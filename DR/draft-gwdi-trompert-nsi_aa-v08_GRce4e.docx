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935C" w14:textId="77777777" w:rsidR="007C6746" w:rsidRPr="0030419E" w:rsidRDefault="007C6746">
      <w:pPr>
        <w:rPr>
          <w:lang w:val="en-GB"/>
        </w:rPr>
      </w:pPr>
    </w:p>
    <w:p w14:paraId="653408FC" w14:textId="496FD69C" w:rsidR="007C6746" w:rsidRPr="0030419E" w:rsidRDefault="00EA25FA" w:rsidP="007C6746">
      <w:pPr>
        <w:pStyle w:val="Title"/>
        <w:jc w:val="center"/>
        <w:rPr>
          <w:lang w:val="en-GB"/>
        </w:rPr>
      </w:pPr>
      <w:r w:rsidRPr="0030419E">
        <w:rPr>
          <w:lang w:val="en-GB"/>
        </w:rPr>
        <w:t xml:space="preserve">NSI Authentication and </w:t>
      </w:r>
      <w:r w:rsidR="004C5B17" w:rsidRPr="0030419E">
        <w:rPr>
          <w:lang w:val="en-GB"/>
        </w:rPr>
        <w:t>Authorization</w:t>
      </w:r>
    </w:p>
    <w:p w14:paraId="352F6429" w14:textId="77777777" w:rsidR="00F30028" w:rsidRDefault="00F30028" w:rsidP="00F30028">
      <w:pPr>
        <w:rPr>
          <w:rFonts w:cs="Arial"/>
          <w:u w:val="single"/>
        </w:rPr>
      </w:pPr>
    </w:p>
    <w:p w14:paraId="7622556E" w14:textId="77777777" w:rsidR="00F30028" w:rsidRDefault="00F30028" w:rsidP="00F30028">
      <w:pPr>
        <w:rPr>
          <w:rFonts w:cs="Arial"/>
          <w:u w:val="single"/>
        </w:rPr>
      </w:pPr>
    </w:p>
    <w:p w14:paraId="6D9BE939" w14:textId="77777777" w:rsidR="00F30028" w:rsidRPr="001652AF" w:rsidRDefault="00F30028" w:rsidP="00F30028">
      <w:pPr>
        <w:rPr>
          <w:rFonts w:cs="Arial"/>
          <w:u w:val="single"/>
        </w:rPr>
      </w:pPr>
      <w:r w:rsidRPr="001652AF">
        <w:rPr>
          <w:rFonts w:cs="Arial"/>
          <w:u w:val="single"/>
        </w:rPr>
        <w:t>Status of This Document</w:t>
      </w:r>
    </w:p>
    <w:p w14:paraId="114F2247" w14:textId="77777777" w:rsidR="00F30028" w:rsidRDefault="00F30028" w:rsidP="00F30028">
      <w:pPr>
        <w:rPr>
          <w:rFonts w:cs="Arial"/>
        </w:rPr>
      </w:pPr>
      <w:r w:rsidRPr="001652AF">
        <w:rPr>
          <w:rFonts w:cs="Arial"/>
        </w:rPr>
        <w:t xml:space="preserve">Grid Forum Document (GFD), Recommendation (R). </w:t>
      </w:r>
    </w:p>
    <w:p w14:paraId="364CE35A" w14:textId="77777777" w:rsidR="00921EBD" w:rsidRPr="001652AF" w:rsidRDefault="00921EBD" w:rsidP="00F30028">
      <w:pPr>
        <w:rPr>
          <w:rFonts w:cs="Arial"/>
        </w:rPr>
      </w:pPr>
    </w:p>
    <w:p w14:paraId="23E2A6EE" w14:textId="1B52BB99" w:rsidR="00F30028" w:rsidRPr="001652AF" w:rsidRDefault="00F30028" w:rsidP="00F30028">
      <w:pPr>
        <w:rPr>
          <w:rFonts w:cs="Arial"/>
        </w:rPr>
      </w:pPr>
      <w:r w:rsidRPr="001652AF">
        <w:rPr>
          <w:rFonts w:cs="Arial"/>
        </w:rPr>
        <w:t>This document should be read in conjunction with OGF GFD.212 Network Service Interface Connection Service, v2.0</w:t>
      </w:r>
      <w:ins w:id="0" w:author="Guy Roberts" w:date="2015-05-08T10:45:00Z">
        <w:r w:rsidR="00181020">
          <w:rPr>
            <w:rFonts w:cs="Arial"/>
          </w:rPr>
          <w:t>.</w:t>
        </w:r>
      </w:ins>
      <w:del w:id="1" w:author="Guy Roberts" w:date="2015-05-08T10:40:00Z">
        <w:r w:rsidRPr="001652AF" w:rsidDel="00181020">
          <w:rPr>
            <w:rFonts w:cs="Arial"/>
          </w:rPr>
          <w:delText>.</w:delText>
        </w:r>
      </w:del>
    </w:p>
    <w:p w14:paraId="492AC796" w14:textId="77777777" w:rsidR="00F30028" w:rsidRPr="001652AF" w:rsidRDefault="00F30028" w:rsidP="00F30028">
      <w:pPr>
        <w:rPr>
          <w:rFonts w:cs="Arial"/>
        </w:rPr>
      </w:pPr>
      <w:bookmarkStart w:id="2" w:name="_GoBack"/>
      <w:bookmarkEnd w:id="2"/>
    </w:p>
    <w:p w14:paraId="09379824" w14:textId="77777777" w:rsidR="00F30028" w:rsidRPr="001652AF" w:rsidRDefault="00F30028" w:rsidP="00F30028">
      <w:pPr>
        <w:rPr>
          <w:rFonts w:cs="Arial"/>
          <w:u w:val="single"/>
        </w:rPr>
      </w:pPr>
      <w:r w:rsidRPr="001652AF">
        <w:rPr>
          <w:rFonts w:cs="Arial"/>
          <w:u w:val="single"/>
        </w:rPr>
        <w:t>Copyright Notice</w:t>
      </w:r>
    </w:p>
    <w:p w14:paraId="34D45DF8" w14:textId="77777777" w:rsidR="00F30028" w:rsidRPr="001652AF" w:rsidRDefault="00F30028" w:rsidP="00F30028">
      <w:pPr>
        <w:rPr>
          <w:rFonts w:cs="Arial"/>
        </w:rPr>
      </w:pPr>
      <w:r w:rsidRPr="001652AF">
        <w:rPr>
          <w:rFonts w:cs="Arial"/>
        </w:rPr>
        <w:t>Copyright © Open Grid Forum (2008-2015). All Rights Reserved.</w:t>
      </w:r>
    </w:p>
    <w:p w14:paraId="5225B21C" w14:textId="77777777" w:rsidR="00F30028" w:rsidRPr="001652AF" w:rsidRDefault="00F30028" w:rsidP="00F30028">
      <w:pPr>
        <w:rPr>
          <w:rFonts w:cs="Arial"/>
        </w:rPr>
      </w:pPr>
    </w:p>
    <w:p w14:paraId="0B2EACCC" w14:textId="77777777" w:rsidR="00F30028" w:rsidRPr="001652AF" w:rsidRDefault="00F30028" w:rsidP="00F30028">
      <w:pPr>
        <w:rPr>
          <w:rFonts w:cs="Arial"/>
          <w:u w:val="single"/>
        </w:rPr>
      </w:pPr>
      <w:r w:rsidRPr="001652AF">
        <w:rPr>
          <w:rFonts w:cs="Arial"/>
          <w:u w:val="single"/>
        </w:rPr>
        <w:t>Trademark</w:t>
      </w:r>
    </w:p>
    <w:p w14:paraId="18A7D2AC" w14:textId="77777777" w:rsidR="00F30028" w:rsidRPr="001652AF" w:rsidRDefault="00F30028" w:rsidP="00F30028">
      <w:pPr>
        <w:rPr>
          <w:rFonts w:cs="Arial"/>
        </w:rPr>
      </w:pPr>
      <w:r w:rsidRPr="001652AF">
        <w:rPr>
          <w:rFonts w:cs="Arial"/>
        </w:rPr>
        <w:t>OGSA is a registered trademark and service mark of the Open Grid Forum.</w:t>
      </w:r>
    </w:p>
    <w:p w14:paraId="7949CBAD" w14:textId="77777777" w:rsidR="00F30028" w:rsidRPr="001652AF" w:rsidRDefault="00F30028" w:rsidP="00F30028">
      <w:pPr>
        <w:rPr>
          <w:rFonts w:cs="Arial"/>
        </w:rPr>
      </w:pPr>
    </w:p>
    <w:p w14:paraId="1F1798B9" w14:textId="77777777" w:rsidR="00F30028" w:rsidRPr="001652AF" w:rsidRDefault="00F30028" w:rsidP="00F30028">
      <w:pPr>
        <w:rPr>
          <w:rFonts w:cs="Arial"/>
          <w:b/>
          <w:u w:val="single"/>
        </w:rPr>
      </w:pPr>
      <w:bookmarkStart w:id="3" w:name="_Toc5010625"/>
      <w:r w:rsidRPr="001652AF">
        <w:rPr>
          <w:rFonts w:cs="Arial"/>
          <w:u w:val="single"/>
        </w:rPr>
        <w:t>Abstract</w:t>
      </w:r>
      <w:bookmarkEnd w:id="3"/>
    </w:p>
    <w:p w14:paraId="674AA1D5" w14:textId="71B9D4D1" w:rsidR="00F30028" w:rsidRPr="001652AF" w:rsidRDefault="00F30028" w:rsidP="00F30028">
      <w:pPr>
        <w:rPr>
          <w:rFonts w:cs="Arial"/>
        </w:rPr>
      </w:pPr>
      <w:r w:rsidRPr="001652AF">
        <w:rPr>
          <w:rFonts w:cs="Arial"/>
        </w:rPr>
        <w:t xml:space="preserve">This document </w:t>
      </w:r>
      <w:r>
        <w:rPr>
          <w:rFonts w:cs="Arial"/>
        </w:rPr>
        <w:t>outlines security requirements placed on Network Service Agents (NSA</w:t>
      </w:r>
      <w:r w:rsidR="004E1CA6">
        <w:rPr>
          <w:rFonts w:cs="Arial"/>
        </w:rPr>
        <w:t xml:space="preserve">) when participating in the </w:t>
      </w:r>
      <w:r w:rsidRPr="001652AF">
        <w:rPr>
          <w:rFonts w:cs="Arial"/>
        </w:rPr>
        <w:t>Network Services Interface (NSI) Connection Service protocol.</w:t>
      </w:r>
      <w:r w:rsidR="000C636E">
        <w:rPr>
          <w:rFonts w:cs="Arial"/>
        </w:rPr>
        <w:t xml:space="preserve">  Also discussed are the impacts of end-user authentication and authorization mechanism on the NSA and the NSI CS protocol through the use of the existing NSI security attributes. </w:t>
      </w:r>
    </w:p>
    <w:p w14:paraId="6B46D5B5" w14:textId="77777777" w:rsidR="007C6746" w:rsidRPr="0030419E" w:rsidRDefault="007C6746" w:rsidP="007C6746">
      <w:pPr>
        <w:pStyle w:val="PreambleHeading1"/>
        <w:rPr>
          <w:lang w:val="en-GB"/>
        </w:rPr>
      </w:pPr>
      <w:bookmarkStart w:id="4" w:name="_Toc292543693"/>
      <w:r w:rsidRPr="0030419E">
        <w:rPr>
          <w:lang w:val="en-GB"/>
        </w:rPr>
        <w:t>Contents</w:t>
      </w:r>
      <w:bookmarkEnd w:id="4"/>
    </w:p>
    <w:p w14:paraId="3A7AB299" w14:textId="77777777" w:rsidR="00B76DFA" w:rsidRDefault="007C6746">
      <w:pPr>
        <w:pStyle w:val="TOC1"/>
        <w:rPr>
          <w:rFonts w:asciiTheme="minorHAnsi" w:eastAsiaTheme="minorEastAsia" w:hAnsiTheme="minorHAnsi" w:cstheme="minorBidi"/>
          <w:noProof/>
          <w:lang w:val="en-CA" w:eastAsia="ja-JP"/>
        </w:rPr>
      </w:pPr>
      <w:r w:rsidRPr="0030419E">
        <w:rPr>
          <w:lang w:val="en-GB"/>
        </w:rPr>
        <w:fldChar w:fldCharType="begin"/>
      </w:r>
      <w:r w:rsidRPr="0030419E">
        <w:rPr>
          <w:lang w:val="en-GB"/>
        </w:rPr>
        <w:instrText xml:space="preserve"> TOC \o "1-2" \h \z \u </w:instrText>
      </w:r>
      <w:r w:rsidRPr="0030419E">
        <w:rPr>
          <w:lang w:val="en-GB"/>
        </w:rPr>
        <w:fldChar w:fldCharType="separate"/>
      </w:r>
      <w:r w:rsidR="00B76DFA" w:rsidRPr="0016684C">
        <w:rPr>
          <w:noProof/>
          <w:lang w:val="en-GB"/>
        </w:rPr>
        <w:t>Contents</w:t>
      </w:r>
      <w:r w:rsidR="00B76DFA">
        <w:rPr>
          <w:noProof/>
        </w:rPr>
        <w:tab/>
      </w:r>
      <w:r w:rsidR="00B76DFA">
        <w:rPr>
          <w:noProof/>
        </w:rPr>
        <w:fldChar w:fldCharType="begin"/>
      </w:r>
      <w:r w:rsidR="00B76DFA">
        <w:rPr>
          <w:noProof/>
        </w:rPr>
        <w:instrText xml:space="preserve"> PAGEREF _Toc292543693 \h </w:instrText>
      </w:r>
      <w:r w:rsidR="00B76DFA">
        <w:rPr>
          <w:noProof/>
        </w:rPr>
      </w:r>
      <w:r w:rsidR="00B76DFA">
        <w:rPr>
          <w:noProof/>
        </w:rPr>
        <w:fldChar w:fldCharType="separate"/>
      </w:r>
      <w:r w:rsidR="00B76DFA">
        <w:rPr>
          <w:noProof/>
        </w:rPr>
        <w:t>1</w:t>
      </w:r>
      <w:r w:rsidR="00B76DFA">
        <w:rPr>
          <w:noProof/>
        </w:rPr>
        <w:fldChar w:fldCharType="end"/>
      </w:r>
    </w:p>
    <w:p w14:paraId="102278D8"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1</w:t>
      </w:r>
      <w:r>
        <w:rPr>
          <w:rFonts w:asciiTheme="minorHAnsi" w:eastAsiaTheme="minorEastAsia" w:hAnsiTheme="minorHAnsi" w:cstheme="minorBidi"/>
          <w:noProof/>
          <w:lang w:val="en-CA" w:eastAsia="ja-JP"/>
        </w:rPr>
        <w:tab/>
      </w:r>
      <w:r w:rsidRPr="0016684C">
        <w:rPr>
          <w:noProof/>
          <w:lang w:val="en-GB"/>
        </w:rPr>
        <w:t>Introduction</w:t>
      </w:r>
      <w:r>
        <w:rPr>
          <w:noProof/>
        </w:rPr>
        <w:tab/>
      </w:r>
      <w:r>
        <w:rPr>
          <w:noProof/>
        </w:rPr>
        <w:fldChar w:fldCharType="begin"/>
      </w:r>
      <w:r>
        <w:rPr>
          <w:noProof/>
        </w:rPr>
        <w:instrText xml:space="preserve"> PAGEREF _Toc292543694 \h </w:instrText>
      </w:r>
      <w:r>
        <w:rPr>
          <w:noProof/>
        </w:rPr>
      </w:r>
      <w:r>
        <w:rPr>
          <w:noProof/>
        </w:rPr>
        <w:fldChar w:fldCharType="separate"/>
      </w:r>
      <w:r>
        <w:rPr>
          <w:noProof/>
        </w:rPr>
        <w:t>2</w:t>
      </w:r>
      <w:r>
        <w:rPr>
          <w:noProof/>
        </w:rPr>
        <w:fldChar w:fldCharType="end"/>
      </w:r>
    </w:p>
    <w:p w14:paraId="1582A11B"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2</w:t>
      </w:r>
      <w:r>
        <w:rPr>
          <w:rFonts w:asciiTheme="minorHAnsi" w:eastAsiaTheme="minorEastAsia" w:hAnsiTheme="minorHAnsi" w:cstheme="minorBidi"/>
          <w:noProof/>
          <w:lang w:val="en-CA" w:eastAsia="ja-JP"/>
        </w:rPr>
        <w:tab/>
      </w:r>
      <w:r w:rsidRPr="0016684C">
        <w:rPr>
          <w:noProof/>
          <w:lang w:val="en-GB"/>
        </w:rPr>
        <w:t>Notational Conventions</w:t>
      </w:r>
      <w:r>
        <w:rPr>
          <w:noProof/>
        </w:rPr>
        <w:tab/>
      </w:r>
      <w:r>
        <w:rPr>
          <w:noProof/>
        </w:rPr>
        <w:fldChar w:fldCharType="begin"/>
      </w:r>
      <w:r>
        <w:rPr>
          <w:noProof/>
        </w:rPr>
        <w:instrText xml:space="preserve"> PAGEREF _Toc292543695 \h </w:instrText>
      </w:r>
      <w:r>
        <w:rPr>
          <w:noProof/>
        </w:rPr>
      </w:r>
      <w:r>
        <w:rPr>
          <w:noProof/>
        </w:rPr>
        <w:fldChar w:fldCharType="separate"/>
      </w:r>
      <w:r>
        <w:rPr>
          <w:noProof/>
        </w:rPr>
        <w:t>2</w:t>
      </w:r>
      <w:r>
        <w:rPr>
          <w:noProof/>
        </w:rPr>
        <w:fldChar w:fldCharType="end"/>
      </w:r>
    </w:p>
    <w:p w14:paraId="4F6B49D9"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3</w:t>
      </w:r>
      <w:r>
        <w:rPr>
          <w:rFonts w:asciiTheme="minorHAnsi" w:eastAsiaTheme="minorEastAsia" w:hAnsiTheme="minorHAnsi" w:cstheme="minorBidi"/>
          <w:noProof/>
          <w:lang w:val="en-CA" w:eastAsia="ja-JP"/>
        </w:rPr>
        <w:tab/>
      </w:r>
      <w:r w:rsidRPr="0016684C">
        <w:rPr>
          <w:noProof/>
          <w:lang w:val="en-GB"/>
        </w:rPr>
        <w:t>Requirements</w:t>
      </w:r>
      <w:r>
        <w:rPr>
          <w:noProof/>
        </w:rPr>
        <w:tab/>
      </w:r>
      <w:r>
        <w:rPr>
          <w:noProof/>
        </w:rPr>
        <w:fldChar w:fldCharType="begin"/>
      </w:r>
      <w:r>
        <w:rPr>
          <w:noProof/>
        </w:rPr>
        <w:instrText xml:space="preserve"> PAGEREF _Toc292543696 \h </w:instrText>
      </w:r>
      <w:r>
        <w:rPr>
          <w:noProof/>
        </w:rPr>
      </w:r>
      <w:r>
        <w:rPr>
          <w:noProof/>
        </w:rPr>
        <w:fldChar w:fldCharType="separate"/>
      </w:r>
      <w:r>
        <w:rPr>
          <w:noProof/>
        </w:rPr>
        <w:t>2</w:t>
      </w:r>
      <w:r>
        <w:rPr>
          <w:noProof/>
        </w:rPr>
        <w:fldChar w:fldCharType="end"/>
      </w:r>
    </w:p>
    <w:p w14:paraId="61FCD6C8"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4</w:t>
      </w:r>
      <w:r>
        <w:rPr>
          <w:rFonts w:asciiTheme="minorHAnsi" w:eastAsiaTheme="minorEastAsia" w:hAnsiTheme="minorHAnsi" w:cstheme="minorBidi"/>
          <w:noProof/>
          <w:lang w:val="en-CA" w:eastAsia="ja-JP"/>
        </w:rPr>
        <w:tab/>
      </w:r>
      <w:r w:rsidRPr="0016684C">
        <w:rPr>
          <w:noProof/>
          <w:lang w:val="en-GB"/>
        </w:rPr>
        <w:t>Foundational Principles</w:t>
      </w:r>
      <w:r>
        <w:rPr>
          <w:noProof/>
        </w:rPr>
        <w:tab/>
      </w:r>
      <w:r>
        <w:rPr>
          <w:noProof/>
        </w:rPr>
        <w:fldChar w:fldCharType="begin"/>
      </w:r>
      <w:r>
        <w:rPr>
          <w:noProof/>
        </w:rPr>
        <w:instrText xml:space="preserve"> PAGEREF _Toc292543697 \h </w:instrText>
      </w:r>
      <w:r>
        <w:rPr>
          <w:noProof/>
        </w:rPr>
      </w:r>
      <w:r>
        <w:rPr>
          <w:noProof/>
        </w:rPr>
        <w:fldChar w:fldCharType="separate"/>
      </w:r>
      <w:r>
        <w:rPr>
          <w:noProof/>
        </w:rPr>
        <w:t>3</w:t>
      </w:r>
      <w:r>
        <w:rPr>
          <w:noProof/>
        </w:rPr>
        <w:fldChar w:fldCharType="end"/>
      </w:r>
    </w:p>
    <w:p w14:paraId="3BC8A567"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5</w:t>
      </w:r>
      <w:r>
        <w:rPr>
          <w:rFonts w:asciiTheme="minorHAnsi" w:eastAsiaTheme="minorEastAsia" w:hAnsiTheme="minorHAnsi" w:cstheme="minorBidi"/>
          <w:noProof/>
          <w:lang w:val="en-CA" w:eastAsia="ja-JP"/>
        </w:rPr>
        <w:tab/>
      </w:r>
      <w:r w:rsidRPr="0016684C">
        <w:rPr>
          <w:noProof/>
          <w:lang w:val="en-GB"/>
        </w:rPr>
        <w:t>Access to the Service Plane</w:t>
      </w:r>
      <w:r>
        <w:rPr>
          <w:noProof/>
        </w:rPr>
        <w:tab/>
      </w:r>
      <w:r>
        <w:rPr>
          <w:noProof/>
        </w:rPr>
        <w:fldChar w:fldCharType="begin"/>
      </w:r>
      <w:r>
        <w:rPr>
          <w:noProof/>
        </w:rPr>
        <w:instrText xml:space="preserve"> PAGEREF _Toc292543698 \h </w:instrText>
      </w:r>
      <w:r>
        <w:rPr>
          <w:noProof/>
        </w:rPr>
      </w:r>
      <w:r>
        <w:rPr>
          <w:noProof/>
        </w:rPr>
        <w:fldChar w:fldCharType="separate"/>
      </w:r>
      <w:r>
        <w:rPr>
          <w:noProof/>
        </w:rPr>
        <w:t>5</w:t>
      </w:r>
      <w:r>
        <w:rPr>
          <w:noProof/>
        </w:rPr>
        <w:fldChar w:fldCharType="end"/>
      </w:r>
    </w:p>
    <w:p w14:paraId="1B7E25BB"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6</w:t>
      </w:r>
      <w:r>
        <w:rPr>
          <w:rFonts w:asciiTheme="minorHAnsi" w:eastAsiaTheme="minorEastAsia" w:hAnsiTheme="minorHAnsi" w:cstheme="minorBidi"/>
          <w:noProof/>
          <w:lang w:val="en-CA" w:eastAsia="ja-JP"/>
        </w:rPr>
        <w:tab/>
      </w:r>
      <w:r w:rsidRPr="0016684C">
        <w:rPr>
          <w:noProof/>
          <w:lang w:val="en-GB"/>
        </w:rPr>
        <w:t>Authorization Policies</w:t>
      </w:r>
      <w:r>
        <w:rPr>
          <w:noProof/>
        </w:rPr>
        <w:tab/>
      </w:r>
      <w:r>
        <w:rPr>
          <w:noProof/>
        </w:rPr>
        <w:fldChar w:fldCharType="begin"/>
      </w:r>
      <w:r>
        <w:rPr>
          <w:noProof/>
        </w:rPr>
        <w:instrText xml:space="preserve"> PAGEREF _Toc292543699 \h </w:instrText>
      </w:r>
      <w:r>
        <w:rPr>
          <w:noProof/>
        </w:rPr>
      </w:r>
      <w:r>
        <w:rPr>
          <w:noProof/>
        </w:rPr>
        <w:fldChar w:fldCharType="separate"/>
      </w:r>
      <w:r>
        <w:rPr>
          <w:noProof/>
        </w:rPr>
        <w:t>7</w:t>
      </w:r>
      <w:r>
        <w:rPr>
          <w:noProof/>
        </w:rPr>
        <w:fldChar w:fldCharType="end"/>
      </w:r>
    </w:p>
    <w:p w14:paraId="517A2B15"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7</w:t>
      </w:r>
      <w:r>
        <w:rPr>
          <w:rFonts w:asciiTheme="minorHAnsi" w:eastAsiaTheme="minorEastAsia" w:hAnsiTheme="minorHAnsi" w:cstheme="minorBidi"/>
          <w:noProof/>
          <w:lang w:val="en-CA" w:eastAsia="ja-JP"/>
        </w:rPr>
        <w:tab/>
      </w:r>
      <w:r w:rsidRPr="0016684C">
        <w:rPr>
          <w:noProof/>
          <w:lang w:val="en-GB"/>
        </w:rPr>
        <w:t>Security Attributes</w:t>
      </w:r>
      <w:r>
        <w:rPr>
          <w:noProof/>
        </w:rPr>
        <w:tab/>
      </w:r>
      <w:r>
        <w:rPr>
          <w:noProof/>
        </w:rPr>
        <w:fldChar w:fldCharType="begin"/>
      </w:r>
      <w:r>
        <w:rPr>
          <w:noProof/>
        </w:rPr>
        <w:instrText xml:space="preserve"> PAGEREF _Toc292543700 \h </w:instrText>
      </w:r>
      <w:r>
        <w:rPr>
          <w:noProof/>
        </w:rPr>
      </w:r>
      <w:r>
        <w:rPr>
          <w:noProof/>
        </w:rPr>
        <w:fldChar w:fldCharType="separate"/>
      </w:r>
      <w:r>
        <w:rPr>
          <w:noProof/>
        </w:rPr>
        <w:t>8</w:t>
      </w:r>
      <w:r>
        <w:rPr>
          <w:noProof/>
        </w:rPr>
        <w:fldChar w:fldCharType="end"/>
      </w:r>
    </w:p>
    <w:p w14:paraId="56D3AEA7" w14:textId="77777777" w:rsidR="00B76DFA" w:rsidRDefault="00B76DFA">
      <w:pPr>
        <w:pStyle w:val="TOC2"/>
        <w:tabs>
          <w:tab w:val="left" w:pos="858"/>
        </w:tabs>
        <w:rPr>
          <w:rFonts w:asciiTheme="minorHAnsi" w:eastAsiaTheme="minorEastAsia" w:hAnsiTheme="minorHAnsi" w:cstheme="minorBidi"/>
          <w:noProof/>
          <w:lang w:val="en-CA" w:eastAsia="ja-JP"/>
        </w:rPr>
      </w:pPr>
      <w:r w:rsidRPr="0016684C">
        <w:rPr>
          <w:noProof/>
          <w:lang w:val="en-GB"/>
        </w:rPr>
        <w:t>7.1</w:t>
      </w:r>
      <w:r>
        <w:rPr>
          <w:rFonts w:asciiTheme="minorHAnsi" w:eastAsiaTheme="minorEastAsia" w:hAnsiTheme="minorHAnsi" w:cstheme="minorBidi"/>
          <w:noProof/>
          <w:lang w:val="en-CA" w:eastAsia="ja-JP"/>
        </w:rPr>
        <w:tab/>
      </w:r>
      <w:r w:rsidRPr="0016684C">
        <w:rPr>
          <w:noProof/>
          <w:lang w:val="en-GB"/>
        </w:rPr>
        <w:t>Originating Identifier</w:t>
      </w:r>
      <w:r>
        <w:rPr>
          <w:noProof/>
        </w:rPr>
        <w:tab/>
      </w:r>
      <w:r>
        <w:rPr>
          <w:noProof/>
        </w:rPr>
        <w:fldChar w:fldCharType="begin"/>
      </w:r>
      <w:r>
        <w:rPr>
          <w:noProof/>
        </w:rPr>
        <w:instrText xml:space="preserve"> PAGEREF _Toc292543701 \h </w:instrText>
      </w:r>
      <w:r>
        <w:rPr>
          <w:noProof/>
        </w:rPr>
      </w:r>
      <w:r>
        <w:rPr>
          <w:noProof/>
        </w:rPr>
        <w:fldChar w:fldCharType="separate"/>
      </w:r>
      <w:r>
        <w:rPr>
          <w:noProof/>
        </w:rPr>
        <w:t>10</w:t>
      </w:r>
      <w:r>
        <w:rPr>
          <w:noProof/>
        </w:rPr>
        <w:fldChar w:fldCharType="end"/>
      </w:r>
    </w:p>
    <w:p w14:paraId="11E01756" w14:textId="77777777" w:rsidR="00B76DFA" w:rsidRDefault="00B76DFA">
      <w:pPr>
        <w:pStyle w:val="TOC2"/>
        <w:tabs>
          <w:tab w:val="left" w:pos="858"/>
        </w:tabs>
        <w:rPr>
          <w:rFonts w:asciiTheme="minorHAnsi" w:eastAsiaTheme="minorEastAsia" w:hAnsiTheme="minorHAnsi" w:cstheme="minorBidi"/>
          <w:noProof/>
          <w:lang w:val="en-CA" w:eastAsia="ja-JP"/>
        </w:rPr>
      </w:pPr>
      <w:r w:rsidRPr="0016684C">
        <w:rPr>
          <w:noProof/>
          <w:lang w:val="en-GB"/>
        </w:rPr>
        <w:t>7.2</w:t>
      </w:r>
      <w:r>
        <w:rPr>
          <w:rFonts w:asciiTheme="minorHAnsi" w:eastAsiaTheme="minorEastAsia" w:hAnsiTheme="minorHAnsi" w:cstheme="minorBidi"/>
          <w:noProof/>
          <w:lang w:val="en-CA" w:eastAsia="ja-JP"/>
        </w:rPr>
        <w:tab/>
      </w:r>
      <w:r w:rsidRPr="0016684C">
        <w:rPr>
          <w:noProof/>
          <w:lang w:val="en-GB"/>
        </w:rPr>
        <w:t>Authorization</w:t>
      </w:r>
      <w:r>
        <w:rPr>
          <w:noProof/>
        </w:rPr>
        <w:tab/>
      </w:r>
      <w:r>
        <w:rPr>
          <w:noProof/>
        </w:rPr>
        <w:fldChar w:fldCharType="begin"/>
      </w:r>
      <w:r>
        <w:rPr>
          <w:noProof/>
        </w:rPr>
        <w:instrText xml:space="preserve"> PAGEREF _Toc292543702 \h </w:instrText>
      </w:r>
      <w:r>
        <w:rPr>
          <w:noProof/>
        </w:rPr>
      </w:r>
      <w:r>
        <w:rPr>
          <w:noProof/>
        </w:rPr>
        <w:fldChar w:fldCharType="separate"/>
      </w:r>
      <w:r>
        <w:rPr>
          <w:noProof/>
        </w:rPr>
        <w:t>12</w:t>
      </w:r>
      <w:r>
        <w:rPr>
          <w:noProof/>
        </w:rPr>
        <w:fldChar w:fldCharType="end"/>
      </w:r>
    </w:p>
    <w:p w14:paraId="5CEBE979"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8</w:t>
      </w:r>
      <w:r>
        <w:rPr>
          <w:rFonts w:asciiTheme="minorHAnsi" w:eastAsiaTheme="minorEastAsia" w:hAnsiTheme="minorHAnsi" w:cstheme="minorBidi"/>
          <w:noProof/>
          <w:lang w:val="en-CA" w:eastAsia="ja-JP"/>
        </w:rPr>
        <w:tab/>
      </w:r>
      <w:r w:rsidRPr="0016684C">
        <w:rPr>
          <w:noProof/>
          <w:lang w:val="en-GB"/>
        </w:rPr>
        <w:t>Security Proxy NSA</w:t>
      </w:r>
      <w:r>
        <w:rPr>
          <w:noProof/>
        </w:rPr>
        <w:tab/>
      </w:r>
      <w:r>
        <w:rPr>
          <w:noProof/>
        </w:rPr>
        <w:fldChar w:fldCharType="begin"/>
      </w:r>
      <w:r>
        <w:rPr>
          <w:noProof/>
        </w:rPr>
        <w:instrText xml:space="preserve"> PAGEREF _Toc292543703 \h </w:instrText>
      </w:r>
      <w:r>
        <w:rPr>
          <w:noProof/>
        </w:rPr>
      </w:r>
      <w:r>
        <w:rPr>
          <w:noProof/>
        </w:rPr>
        <w:fldChar w:fldCharType="separate"/>
      </w:r>
      <w:r>
        <w:rPr>
          <w:noProof/>
        </w:rPr>
        <w:t>21</w:t>
      </w:r>
      <w:r>
        <w:rPr>
          <w:noProof/>
        </w:rPr>
        <w:fldChar w:fldCharType="end"/>
      </w:r>
    </w:p>
    <w:p w14:paraId="6168BFBD" w14:textId="77777777" w:rsidR="00B76DFA" w:rsidRDefault="00B76DFA">
      <w:pPr>
        <w:pStyle w:val="TOC1"/>
        <w:tabs>
          <w:tab w:val="left" w:pos="373"/>
        </w:tabs>
        <w:rPr>
          <w:rFonts w:asciiTheme="minorHAnsi" w:eastAsiaTheme="minorEastAsia" w:hAnsiTheme="minorHAnsi" w:cstheme="minorBidi"/>
          <w:noProof/>
          <w:lang w:val="en-CA" w:eastAsia="ja-JP"/>
        </w:rPr>
      </w:pPr>
      <w:r w:rsidRPr="0016684C">
        <w:rPr>
          <w:noProof/>
          <w:lang w:val="en-GB"/>
        </w:rPr>
        <w:t>9</w:t>
      </w:r>
      <w:r>
        <w:rPr>
          <w:rFonts w:asciiTheme="minorHAnsi" w:eastAsiaTheme="minorEastAsia" w:hAnsiTheme="minorHAnsi" w:cstheme="minorBidi"/>
          <w:noProof/>
          <w:lang w:val="en-CA" w:eastAsia="ja-JP"/>
        </w:rPr>
        <w:tab/>
      </w:r>
      <w:r w:rsidRPr="0016684C">
        <w:rPr>
          <w:noProof/>
          <w:lang w:val="en-GB"/>
        </w:rPr>
        <w:t>Glossary</w:t>
      </w:r>
      <w:r>
        <w:rPr>
          <w:noProof/>
        </w:rPr>
        <w:tab/>
      </w:r>
      <w:r>
        <w:rPr>
          <w:noProof/>
        </w:rPr>
        <w:fldChar w:fldCharType="begin"/>
      </w:r>
      <w:r>
        <w:rPr>
          <w:noProof/>
        </w:rPr>
        <w:instrText xml:space="preserve"> PAGEREF _Toc292543704 \h </w:instrText>
      </w:r>
      <w:r>
        <w:rPr>
          <w:noProof/>
        </w:rPr>
      </w:r>
      <w:r>
        <w:rPr>
          <w:noProof/>
        </w:rPr>
        <w:fldChar w:fldCharType="separate"/>
      </w:r>
      <w:r>
        <w:rPr>
          <w:noProof/>
        </w:rPr>
        <w:t>22</w:t>
      </w:r>
      <w:r>
        <w:rPr>
          <w:noProof/>
        </w:rPr>
        <w:fldChar w:fldCharType="end"/>
      </w:r>
    </w:p>
    <w:p w14:paraId="0A90AE60" w14:textId="77777777" w:rsidR="00B76DFA" w:rsidRDefault="00B76DFA">
      <w:pPr>
        <w:pStyle w:val="TOC1"/>
        <w:tabs>
          <w:tab w:val="left" w:pos="507"/>
        </w:tabs>
        <w:rPr>
          <w:rFonts w:asciiTheme="minorHAnsi" w:eastAsiaTheme="minorEastAsia" w:hAnsiTheme="minorHAnsi" w:cstheme="minorBidi"/>
          <w:noProof/>
          <w:lang w:val="en-CA" w:eastAsia="ja-JP"/>
        </w:rPr>
      </w:pPr>
      <w:r w:rsidRPr="0016684C">
        <w:rPr>
          <w:noProof/>
          <w:lang w:val="en-GB"/>
        </w:rPr>
        <w:t>10</w:t>
      </w:r>
      <w:r>
        <w:rPr>
          <w:rFonts w:asciiTheme="minorHAnsi" w:eastAsiaTheme="minorEastAsia" w:hAnsiTheme="minorHAnsi" w:cstheme="minorBidi"/>
          <w:noProof/>
          <w:lang w:val="en-CA" w:eastAsia="ja-JP"/>
        </w:rPr>
        <w:tab/>
      </w:r>
      <w:r w:rsidRPr="0016684C">
        <w:rPr>
          <w:noProof/>
          <w:lang w:val="en-GB"/>
        </w:rPr>
        <w:t>Contributors</w:t>
      </w:r>
      <w:r>
        <w:rPr>
          <w:noProof/>
        </w:rPr>
        <w:tab/>
      </w:r>
      <w:r>
        <w:rPr>
          <w:noProof/>
        </w:rPr>
        <w:fldChar w:fldCharType="begin"/>
      </w:r>
      <w:r>
        <w:rPr>
          <w:noProof/>
        </w:rPr>
        <w:instrText xml:space="preserve"> PAGEREF _Toc292543705 \h </w:instrText>
      </w:r>
      <w:r>
        <w:rPr>
          <w:noProof/>
        </w:rPr>
      </w:r>
      <w:r>
        <w:rPr>
          <w:noProof/>
        </w:rPr>
        <w:fldChar w:fldCharType="separate"/>
      </w:r>
      <w:r>
        <w:rPr>
          <w:noProof/>
        </w:rPr>
        <w:t>22</w:t>
      </w:r>
      <w:r>
        <w:rPr>
          <w:noProof/>
        </w:rPr>
        <w:fldChar w:fldCharType="end"/>
      </w:r>
    </w:p>
    <w:p w14:paraId="6B7E3DE3" w14:textId="77777777" w:rsidR="00B76DFA" w:rsidRDefault="00B76DFA">
      <w:pPr>
        <w:pStyle w:val="TOC1"/>
        <w:tabs>
          <w:tab w:val="left" w:pos="507"/>
        </w:tabs>
        <w:rPr>
          <w:rFonts w:asciiTheme="minorHAnsi" w:eastAsiaTheme="minorEastAsia" w:hAnsiTheme="minorHAnsi" w:cstheme="minorBidi"/>
          <w:noProof/>
          <w:lang w:val="en-CA" w:eastAsia="ja-JP"/>
        </w:rPr>
      </w:pPr>
      <w:r w:rsidRPr="0016684C">
        <w:rPr>
          <w:noProof/>
          <w:lang w:val="en-GB"/>
        </w:rPr>
        <w:t>11</w:t>
      </w:r>
      <w:r>
        <w:rPr>
          <w:rFonts w:asciiTheme="minorHAnsi" w:eastAsiaTheme="minorEastAsia" w:hAnsiTheme="minorHAnsi" w:cstheme="minorBidi"/>
          <w:noProof/>
          <w:lang w:val="en-CA" w:eastAsia="ja-JP"/>
        </w:rPr>
        <w:tab/>
      </w:r>
      <w:r w:rsidRPr="0016684C">
        <w:rPr>
          <w:noProof/>
          <w:lang w:val="en-GB"/>
        </w:rPr>
        <w:t>Intellectual Property Statement</w:t>
      </w:r>
      <w:r>
        <w:rPr>
          <w:noProof/>
        </w:rPr>
        <w:tab/>
      </w:r>
      <w:r>
        <w:rPr>
          <w:noProof/>
        </w:rPr>
        <w:fldChar w:fldCharType="begin"/>
      </w:r>
      <w:r>
        <w:rPr>
          <w:noProof/>
        </w:rPr>
        <w:instrText xml:space="preserve"> PAGEREF _Toc292543706 \h </w:instrText>
      </w:r>
      <w:r>
        <w:rPr>
          <w:noProof/>
        </w:rPr>
      </w:r>
      <w:r>
        <w:rPr>
          <w:noProof/>
        </w:rPr>
        <w:fldChar w:fldCharType="separate"/>
      </w:r>
      <w:r>
        <w:rPr>
          <w:noProof/>
        </w:rPr>
        <w:t>22</w:t>
      </w:r>
      <w:r>
        <w:rPr>
          <w:noProof/>
        </w:rPr>
        <w:fldChar w:fldCharType="end"/>
      </w:r>
    </w:p>
    <w:p w14:paraId="65192353" w14:textId="77777777" w:rsidR="00B76DFA" w:rsidRDefault="00B76DFA">
      <w:pPr>
        <w:pStyle w:val="TOC1"/>
        <w:tabs>
          <w:tab w:val="left" w:pos="507"/>
        </w:tabs>
        <w:rPr>
          <w:rFonts w:asciiTheme="minorHAnsi" w:eastAsiaTheme="minorEastAsia" w:hAnsiTheme="minorHAnsi" w:cstheme="minorBidi"/>
          <w:noProof/>
          <w:lang w:val="en-CA" w:eastAsia="ja-JP"/>
        </w:rPr>
      </w:pPr>
      <w:r w:rsidRPr="0016684C">
        <w:rPr>
          <w:noProof/>
          <w:lang w:val="en-GB"/>
        </w:rPr>
        <w:t>12</w:t>
      </w:r>
      <w:r>
        <w:rPr>
          <w:rFonts w:asciiTheme="minorHAnsi" w:eastAsiaTheme="minorEastAsia" w:hAnsiTheme="minorHAnsi" w:cstheme="minorBidi"/>
          <w:noProof/>
          <w:lang w:val="en-CA" w:eastAsia="ja-JP"/>
        </w:rPr>
        <w:tab/>
      </w:r>
      <w:r w:rsidRPr="0016684C">
        <w:rPr>
          <w:noProof/>
          <w:lang w:val="en-GB"/>
        </w:rPr>
        <w:t>Disclaimer</w:t>
      </w:r>
      <w:r>
        <w:rPr>
          <w:noProof/>
        </w:rPr>
        <w:tab/>
      </w:r>
      <w:r>
        <w:rPr>
          <w:noProof/>
        </w:rPr>
        <w:fldChar w:fldCharType="begin"/>
      </w:r>
      <w:r>
        <w:rPr>
          <w:noProof/>
        </w:rPr>
        <w:instrText xml:space="preserve"> PAGEREF _Toc292543707 \h </w:instrText>
      </w:r>
      <w:r>
        <w:rPr>
          <w:noProof/>
        </w:rPr>
      </w:r>
      <w:r>
        <w:rPr>
          <w:noProof/>
        </w:rPr>
        <w:fldChar w:fldCharType="separate"/>
      </w:r>
      <w:r>
        <w:rPr>
          <w:noProof/>
        </w:rPr>
        <w:t>23</w:t>
      </w:r>
      <w:r>
        <w:rPr>
          <w:noProof/>
        </w:rPr>
        <w:fldChar w:fldCharType="end"/>
      </w:r>
    </w:p>
    <w:p w14:paraId="106D1CB8" w14:textId="77777777" w:rsidR="00B76DFA" w:rsidRDefault="00B76DFA">
      <w:pPr>
        <w:pStyle w:val="TOC1"/>
        <w:tabs>
          <w:tab w:val="left" w:pos="507"/>
        </w:tabs>
        <w:rPr>
          <w:rFonts w:asciiTheme="minorHAnsi" w:eastAsiaTheme="minorEastAsia" w:hAnsiTheme="minorHAnsi" w:cstheme="minorBidi"/>
          <w:noProof/>
          <w:lang w:val="en-CA" w:eastAsia="ja-JP"/>
        </w:rPr>
      </w:pPr>
      <w:r w:rsidRPr="0016684C">
        <w:rPr>
          <w:noProof/>
          <w:lang w:val="en-GB"/>
        </w:rPr>
        <w:t>13</w:t>
      </w:r>
      <w:r>
        <w:rPr>
          <w:rFonts w:asciiTheme="minorHAnsi" w:eastAsiaTheme="minorEastAsia" w:hAnsiTheme="minorHAnsi" w:cstheme="minorBidi"/>
          <w:noProof/>
          <w:lang w:val="en-CA" w:eastAsia="ja-JP"/>
        </w:rPr>
        <w:tab/>
      </w:r>
      <w:r w:rsidRPr="0016684C">
        <w:rPr>
          <w:noProof/>
          <w:lang w:val="en-GB"/>
        </w:rPr>
        <w:t>Full Copyright Notice</w:t>
      </w:r>
      <w:r>
        <w:rPr>
          <w:noProof/>
        </w:rPr>
        <w:tab/>
      </w:r>
      <w:r>
        <w:rPr>
          <w:noProof/>
        </w:rPr>
        <w:fldChar w:fldCharType="begin"/>
      </w:r>
      <w:r>
        <w:rPr>
          <w:noProof/>
        </w:rPr>
        <w:instrText xml:space="preserve"> PAGEREF _Toc292543708 \h </w:instrText>
      </w:r>
      <w:r>
        <w:rPr>
          <w:noProof/>
        </w:rPr>
      </w:r>
      <w:r>
        <w:rPr>
          <w:noProof/>
        </w:rPr>
        <w:fldChar w:fldCharType="separate"/>
      </w:r>
      <w:r>
        <w:rPr>
          <w:noProof/>
        </w:rPr>
        <w:t>23</w:t>
      </w:r>
      <w:r>
        <w:rPr>
          <w:noProof/>
        </w:rPr>
        <w:fldChar w:fldCharType="end"/>
      </w:r>
    </w:p>
    <w:p w14:paraId="44F37218" w14:textId="77777777" w:rsidR="00B76DFA" w:rsidRDefault="00B76DFA">
      <w:pPr>
        <w:pStyle w:val="TOC1"/>
        <w:tabs>
          <w:tab w:val="left" w:pos="507"/>
        </w:tabs>
        <w:rPr>
          <w:rFonts w:asciiTheme="minorHAnsi" w:eastAsiaTheme="minorEastAsia" w:hAnsiTheme="minorHAnsi" w:cstheme="minorBidi"/>
          <w:noProof/>
          <w:lang w:val="en-CA" w:eastAsia="ja-JP"/>
        </w:rPr>
      </w:pPr>
      <w:r w:rsidRPr="0016684C">
        <w:rPr>
          <w:noProof/>
          <w:lang w:val="en-GB"/>
        </w:rPr>
        <w:t>14</w:t>
      </w:r>
      <w:r>
        <w:rPr>
          <w:rFonts w:asciiTheme="minorHAnsi" w:eastAsiaTheme="minorEastAsia" w:hAnsiTheme="minorHAnsi" w:cstheme="minorBidi"/>
          <w:noProof/>
          <w:lang w:val="en-CA" w:eastAsia="ja-JP"/>
        </w:rPr>
        <w:tab/>
      </w:r>
      <w:r w:rsidRPr="0016684C">
        <w:rPr>
          <w:noProof/>
          <w:lang w:val="en-GB"/>
        </w:rPr>
        <w:t>References</w:t>
      </w:r>
      <w:r>
        <w:rPr>
          <w:noProof/>
        </w:rPr>
        <w:tab/>
      </w:r>
      <w:r>
        <w:rPr>
          <w:noProof/>
        </w:rPr>
        <w:fldChar w:fldCharType="begin"/>
      </w:r>
      <w:r>
        <w:rPr>
          <w:noProof/>
        </w:rPr>
        <w:instrText xml:space="preserve"> PAGEREF _Toc292543709 \h </w:instrText>
      </w:r>
      <w:r>
        <w:rPr>
          <w:noProof/>
        </w:rPr>
      </w:r>
      <w:r>
        <w:rPr>
          <w:noProof/>
        </w:rPr>
        <w:fldChar w:fldCharType="separate"/>
      </w:r>
      <w:r>
        <w:rPr>
          <w:noProof/>
        </w:rPr>
        <w:t>23</w:t>
      </w:r>
      <w:r>
        <w:rPr>
          <w:noProof/>
        </w:rPr>
        <w:fldChar w:fldCharType="end"/>
      </w:r>
    </w:p>
    <w:p w14:paraId="578F5E3A" w14:textId="77777777" w:rsidR="007C6746" w:rsidRPr="0030419E" w:rsidRDefault="007C6746">
      <w:pPr>
        <w:rPr>
          <w:lang w:val="en-GB"/>
        </w:rPr>
        <w:sectPr w:rsidR="007C6746" w:rsidRPr="0030419E" w:rsidSect="00A40042">
          <w:headerReference w:type="default" r:id="rId8"/>
          <w:footerReference w:type="default" r:id="rId9"/>
          <w:headerReference w:type="first" r:id="rId10"/>
          <w:pgSz w:w="12240" w:h="15840"/>
          <w:pgMar w:top="1440" w:right="1800" w:bottom="1440" w:left="1800" w:header="720" w:footer="720" w:gutter="0"/>
          <w:cols w:space="720"/>
          <w:noEndnote/>
          <w:titlePg/>
        </w:sectPr>
      </w:pPr>
      <w:r w:rsidRPr="0030419E">
        <w:rPr>
          <w:lang w:val="en-GB"/>
        </w:rPr>
        <w:fldChar w:fldCharType="end"/>
      </w:r>
    </w:p>
    <w:p w14:paraId="321EB03C" w14:textId="77777777" w:rsidR="007C6746" w:rsidRPr="0030419E" w:rsidRDefault="007C6746" w:rsidP="007C6746">
      <w:pPr>
        <w:pStyle w:val="Heading1"/>
        <w:rPr>
          <w:lang w:val="en-GB"/>
        </w:rPr>
      </w:pPr>
      <w:bookmarkStart w:id="7" w:name="_Ref292378875"/>
      <w:bookmarkStart w:id="8" w:name="_Toc292543694"/>
      <w:r w:rsidRPr="0030419E">
        <w:rPr>
          <w:lang w:val="en-GB"/>
        </w:rPr>
        <w:lastRenderedPageBreak/>
        <w:t>Introduction</w:t>
      </w:r>
      <w:bookmarkEnd w:id="7"/>
      <w:bookmarkEnd w:id="8"/>
    </w:p>
    <w:p w14:paraId="4575D0F5" w14:textId="77777777" w:rsidR="00D63BC2" w:rsidRPr="001652AF" w:rsidRDefault="00D63BC2" w:rsidP="00D63BC2">
      <w:pPr>
        <w:rPr>
          <w:rFonts w:cs="Arial"/>
        </w:rPr>
      </w:pPr>
      <w:r w:rsidRPr="001652AF">
        <w:rPr>
          <w:rFonts w:cs="Arial"/>
        </w:rPr>
        <w:t xml:space="preserve">The Network Services Interface provides an API that allows applications to monitor, control, interrogate, and support network resources that are made available by the provider of the network.  The NSI Connection Service deals specifically with the request and management of network Connections on transport networks.  NSI is inherently agnostic to the technology used in the transport plane.  This technology agnostic approach is built into the NSI topology representation and is supported through the use of Service Definitions. </w:t>
      </w:r>
    </w:p>
    <w:p w14:paraId="53DE1408" w14:textId="77777777" w:rsidR="00D63BC2" w:rsidRPr="001652AF" w:rsidRDefault="00D63BC2" w:rsidP="00D63BC2">
      <w:pPr>
        <w:rPr>
          <w:rFonts w:cs="Arial"/>
        </w:rPr>
      </w:pPr>
    </w:p>
    <w:p w14:paraId="09B34642" w14:textId="2201889D" w:rsidR="00D63BC2" w:rsidRPr="001652AF" w:rsidRDefault="00D63BC2" w:rsidP="00D63BC2">
      <w:pPr>
        <w:rPr>
          <w:rFonts w:cs="Arial"/>
        </w:rPr>
      </w:pPr>
      <w:r w:rsidRPr="001652AF">
        <w:rPr>
          <w:rFonts w:cs="Arial"/>
        </w:rPr>
        <w:t xml:space="preserve">A Connection Service can be requested by any application that has implemented an NSI CS </w:t>
      </w:r>
      <w:ins w:id="9" w:author="Guy Roberts" w:date="2015-05-08T10:43:00Z">
        <w:r w:rsidR="00181020">
          <w:rPr>
            <w:rFonts w:cs="Arial"/>
          </w:rPr>
          <w:t>R</w:t>
        </w:r>
      </w:ins>
      <w:del w:id="10" w:author="Guy Roberts" w:date="2015-05-08T10:43:00Z">
        <w:r w:rsidRPr="001652AF" w:rsidDel="00181020">
          <w:rPr>
            <w:rFonts w:cs="Arial"/>
          </w:rPr>
          <w:delText>r</w:delText>
        </w:r>
      </w:del>
      <w:r w:rsidRPr="001652AF">
        <w:rPr>
          <w:rFonts w:cs="Arial"/>
        </w:rPr>
        <w:t xml:space="preserve">equester </w:t>
      </w:r>
      <w:r w:rsidR="00181020">
        <w:rPr>
          <w:rFonts w:cs="Arial"/>
        </w:rPr>
        <w:t>A</w:t>
      </w:r>
      <w:r w:rsidRPr="001652AF">
        <w:rPr>
          <w:rFonts w:cs="Arial"/>
        </w:rPr>
        <w:t>gent</w:t>
      </w:r>
      <w:r w:rsidR="00181020">
        <w:rPr>
          <w:rFonts w:cs="Arial"/>
        </w:rPr>
        <w:t xml:space="preserve"> </w:t>
      </w:r>
      <w:ins w:id="11" w:author="Guy Roberts" w:date="2015-05-08T10:43:00Z">
        <w:r w:rsidR="00181020">
          <w:rPr>
            <w:rFonts w:cs="Arial"/>
          </w:rPr>
          <w:t>(RA)</w:t>
        </w:r>
      </w:ins>
      <w:r w:rsidRPr="001652AF">
        <w:rPr>
          <w:rFonts w:cs="Arial"/>
        </w:rPr>
        <w:t xml:space="preserve">. Similarly, any network provider who has implemented an NSI </w:t>
      </w:r>
      <w:ins w:id="12" w:author="Guy Roberts" w:date="2015-05-08T10:43:00Z">
        <w:r w:rsidR="00181020">
          <w:rPr>
            <w:rFonts w:cs="Arial"/>
          </w:rPr>
          <w:t>P</w:t>
        </w:r>
      </w:ins>
      <w:del w:id="13" w:author="Guy Roberts" w:date="2015-05-08T10:43:00Z">
        <w:r w:rsidRPr="001652AF" w:rsidDel="00181020">
          <w:rPr>
            <w:rFonts w:cs="Arial"/>
          </w:rPr>
          <w:delText>p</w:delText>
        </w:r>
      </w:del>
      <w:r w:rsidRPr="001652AF">
        <w:rPr>
          <w:rFonts w:cs="Arial"/>
        </w:rPr>
        <w:t xml:space="preserve">rovider </w:t>
      </w:r>
      <w:r w:rsidR="00181020">
        <w:rPr>
          <w:rFonts w:cs="Arial"/>
        </w:rPr>
        <w:t>A</w:t>
      </w:r>
      <w:r w:rsidRPr="001652AF">
        <w:rPr>
          <w:rFonts w:cs="Arial"/>
        </w:rPr>
        <w:t>gent</w:t>
      </w:r>
      <w:r w:rsidR="00181020">
        <w:rPr>
          <w:rFonts w:cs="Arial"/>
        </w:rPr>
        <w:t xml:space="preserve"> </w:t>
      </w:r>
      <w:ins w:id="14" w:author="Guy Roberts" w:date="2015-05-08T10:43:00Z">
        <w:r w:rsidR="00181020">
          <w:rPr>
            <w:rFonts w:cs="Arial"/>
          </w:rPr>
          <w:t>(PA)</w:t>
        </w:r>
      </w:ins>
      <w:r w:rsidRPr="001652AF">
        <w:rPr>
          <w:rFonts w:cs="Arial"/>
        </w:rPr>
        <w:t xml:space="preserve"> can service the request.</w:t>
      </w:r>
    </w:p>
    <w:p w14:paraId="3D9B132A" w14:textId="77777777" w:rsidR="00D63BC2" w:rsidRPr="001652AF" w:rsidRDefault="00D63BC2" w:rsidP="00D63BC2">
      <w:pPr>
        <w:rPr>
          <w:rFonts w:cs="Arial"/>
        </w:rPr>
      </w:pPr>
    </w:p>
    <w:p w14:paraId="013B0D26" w14:textId="77777777" w:rsidR="00D63BC2" w:rsidRPr="001652AF" w:rsidRDefault="00D63BC2" w:rsidP="00D63BC2">
      <w:pPr>
        <w:rPr>
          <w:rFonts w:cs="Arial"/>
        </w:rPr>
      </w:pPr>
      <w:r w:rsidRPr="001652AF">
        <w:rPr>
          <w:rFonts w:cs="Arial"/>
        </w:rPr>
        <w:t>Each service is managed by an exchange of NSI messages between agents. These messages operate using a set of service primitives. Service primitives are the set of instructions that allow the requester to set up and manage a service. Each service request will result in the allocation of a service id for the new service instance.</w:t>
      </w:r>
    </w:p>
    <w:p w14:paraId="51742AF1" w14:textId="77777777" w:rsidR="00D63BC2" w:rsidRPr="001652AF" w:rsidRDefault="00D63BC2" w:rsidP="00D63BC2">
      <w:pPr>
        <w:rPr>
          <w:rFonts w:cs="Arial"/>
        </w:rPr>
      </w:pPr>
    </w:p>
    <w:p w14:paraId="70A04BF8" w14:textId="1DD39E7B" w:rsidR="00D63BC2" w:rsidRPr="001652AF" w:rsidRDefault="00D63BC2" w:rsidP="00D63BC2">
      <w:pPr>
        <w:rPr>
          <w:rFonts w:cs="Arial"/>
        </w:rPr>
      </w:pPr>
      <w:r w:rsidRPr="001652AF">
        <w:rPr>
          <w:rFonts w:cs="Arial"/>
        </w:rPr>
        <w:t xml:space="preserve">This document describes how </w:t>
      </w:r>
      <w:r w:rsidR="008E298A">
        <w:rPr>
          <w:rFonts w:cs="Arial"/>
        </w:rPr>
        <w:t>security</w:t>
      </w:r>
      <w:r w:rsidRPr="001652AF">
        <w:rPr>
          <w:rFonts w:cs="Arial"/>
        </w:rPr>
        <w:t xml:space="preserve"> is applied to the NSI Connection Service and should be read in conjunction with GFD-R</w:t>
      </w:r>
      <w:ins w:id="15" w:author="Guy Roberts" w:date="2015-05-08T10:46:00Z">
        <w:r w:rsidR="00181020">
          <w:rPr>
            <w:rFonts w:cs="Arial"/>
          </w:rPr>
          <w:t>.</w:t>
        </w:r>
      </w:ins>
      <w:del w:id="16" w:author="Guy Roberts" w:date="2015-05-08T10:46:00Z">
        <w:r w:rsidRPr="001652AF" w:rsidDel="00181020">
          <w:rPr>
            <w:rFonts w:cs="Arial"/>
          </w:rPr>
          <w:delText>-</w:delText>
        </w:r>
      </w:del>
      <w:r w:rsidRPr="001652AF">
        <w:rPr>
          <w:rFonts w:cs="Arial"/>
        </w:rPr>
        <w:t>212 Network Service Interface Connection Service version 2.0 [</w:t>
      </w:r>
      <w:r w:rsidR="008E298A">
        <w:rPr>
          <w:rFonts w:cs="Arial"/>
        </w:rPr>
        <w:t>GFD.212]</w:t>
      </w:r>
      <w:ins w:id="17" w:author="Guy Roberts" w:date="2015-05-08T10:45:00Z">
        <w:r w:rsidR="00181020">
          <w:rPr>
            <w:rFonts w:cs="Arial"/>
          </w:rPr>
          <w:t xml:space="preserve">, </w:t>
        </w:r>
      </w:ins>
      <w:del w:id="18" w:author="Guy Roberts" w:date="2015-05-08T10:45:00Z">
        <w:r w:rsidR="008E298A" w:rsidDel="00181020">
          <w:rPr>
            <w:rFonts w:cs="Arial"/>
          </w:rPr>
          <w:delText xml:space="preserve"> and</w:delText>
        </w:r>
        <w:r w:rsidRPr="001652AF" w:rsidDel="00181020">
          <w:rPr>
            <w:rFonts w:cs="Arial"/>
          </w:rPr>
          <w:delText xml:space="preserve"> </w:delText>
        </w:r>
      </w:del>
      <w:r w:rsidRPr="001652AF">
        <w:rPr>
          <w:rFonts w:cs="Arial"/>
        </w:rPr>
        <w:t>Open Grid forum GFD-I</w:t>
      </w:r>
      <w:ins w:id="19" w:author="Guy Roberts" w:date="2015-05-08T10:46:00Z">
        <w:r w:rsidR="00181020">
          <w:rPr>
            <w:rFonts w:cs="Arial"/>
          </w:rPr>
          <w:t>.</w:t>
        </w:r>
      </w:ins>
      <w:del w:id="20" w:author="Guy Roberts" w:date="2015-05-08T10:46:00Z">
        <w:r w:rsidRPr="001652AF" w:rsidDel="00181020">
          <w:rPr>
            <w:rFonts w:cs="Arial"/>
          </w:rPr>
          <w:delText>-</w:delText>
        </w:r>
      </w:del>
      <w:r w:rsidRPr="001652AF">
        <w:rPr>
          <w:rFonts w:cs="Arial"/>
        </w:rPr>
        <w:t>213, Network Services Framework v2.0</w:t>
      </w:r>
      <w:r w:rsidR="008E298A">
        <w:rPr>
          <w:rFonts w:cs="Arial"/>
        </w:rPr>
        <w:t xml:space="preserve"> [GFD.213</w:t>
      </w:r>
      <w:r w:rsidRPr="001652AF">
        <w:rPr>
          <w:rFonts w:cs="Arial"/>
        </w:rPr>
        <w:t>]</w:t>
      </w:r>
      <w:del w:id="21" w:author="Guy Roberts" w:date="2015-05-08T10:45:00Z">
        <w:r w:rsidR="008E298A" w:rsidDel="00181020">
          <w:rPr>
            <w:rFonts w:cs="Arial"/>
          </w:rPr>
          <w:delText>.</w:delText>
        </w:r>
      </w:del>
      <w:ins w:id="22" w:author="Guy Roberts" w:date="2015-05-08T10:45:00Z">
        <w:r w:rsidR="00181020">
          <w:rPr>
            <w:rFonts w:cs="Arial"/>
          </w:rPr>
          <w:t xml:space="preserve"> and OGF GFD</w:t>
        </w:r>
      </w:ins>
      <w:ins w:id="23" w:author="Guy Roberts" w:date="2015-05-08T10:46:00Z">
        <w:r w:rsidR="00181020">
          <w:rPr>
            <w:rFonts w:cs="Arial"/>
          </w:rPr>
          <w:t>-I</w:t>
        </w:r>
      </w:ins>
      <w:ins w:id="24" w:author="Guy Roberts" w:date="2015-05-08T10:45:00Z">
        <w:r w:rsidR="00181020">
          <w:rPr>
            <w:rFonts w:cs="Arial"/>
          </w:rPr>
          <w:t>.217 NSI Signaling and Path Finding [GFD.217</w:t>
        </w:r>
        <w:r w:rsidR="00181020" w:rsidRPr="001652AF">
          <w:rPr>
            <w:rFonts w:cs="Arial"/>
          </w:rPr>
          <w:t>]</w:t>
        </w:r>
        <w:r w:rsidR="00181020">
          <w:rPr>
            <w:rFonts w:cs="Arial"/>
          </w:rPr>
          <w:t>.</w:t>
        </w:r>
      </w:ins>
    </w:p>
    <w:p w14:paraId="1288E99B" w14:textId="11A53F1F" w:rsidR="007C6746" w:rsidRPr="0030419E" w:rsidDel="00C07625" w:rsidRDefault="007C6746" w:rsidP="007C6746">
      <w:pPr>
        <w:pStyle w:val="Heading1"/>
        <w:rPr>
          <w:lang w:val="en-GB"/>
        </w:rPr>
      </w:pPr>
      <w:bookmarkStart w:id="25" w:name="_Toc1403318"/>
      <w:bookmarkStart w:id="26" w:name="_Toc292543695"/>
      <w:r w:rsidRPr="0030419E" w:rsidDel="00C07625">
        <w:rPr>
          <w:lang w:val="en-GB"/>
        </w:rPr>
        <w:t>Notational Conventions</w:t>
      </w:r>
      <w:bookmarkEnd w:id="25"/>
      <w:bookmarkEnd w:id="26"/>
    </w:p>
    <w:p w14:paraId="2ED51BE5" w14:textId="22DEB74A" w:rsidR="00DD0819" w:rsidRDefault="007C6746" w:rsidP="007C6746">
      <w:pPr>
        <w:rPr>
          <w:ins w:id="27" w:author="Guy Roberts" w:date="2015-05-08T11:06:00Z"/>
          <w:lang w:val="en-GB"/>
        </w:rPr>
      </w:pPr>
      <w:del w:id="28" w:author="Guy Roberts" w:date="2015-05-08T11:06:00Z">
        <w:r w:rsidRPr="0030419E" w:rsidDel="00DD0819">
          <w:rPr>
            <w:lang w:val="en-GB"/>
          </w:rPr>
          <w:delText>The key words ‘MUST,” “MUST NOT,” “REQUIRED,” “SHALL,” “SHALL NOT,” “SHOULD,” “SHOULD NOT,” “RECOMMENDED,” “MAY,”  and “OPTIONAL” are to be interpreted as described in RFC 2119 [BRADNER]</w:delText>
        </w:r>
        <w:r w:rsidR="002D2235" w:rsidRPr="0030419E" w:rsidDel="00DD0819">
          <w:rPr>
            <w:lang w:val="en-GB"/>
          </w:rPr>
          <w:delText>,</w:delText>
        </w:r>
        <w:commentRangeStart w:id="29"/>
        <w:r w:rsidR="002D2235" w:rsidRPr="0030419E" w:rsidDel="00DD0819">
          <w:rPr>
            <w:lang w:val="en-GB"/>
          </w:rPr>
          <w:delText xml:space="preserve"> except that the words do not appear in uppercase</w:delText>
        </w:r>
        <w:commentRangeEnd w:id="29"/>
        <w:r w:rsidR="00D20734" w:rsidDel="00DD0819">
          <w:rPr>
            <w:rStyle w:val="CommentReference"/>
          </w:rPr>
          <w:commentReference w:id="29"/>
        </w:r>
        <w:r w:rsidR="002D2235" w:rsidRPr="0030419E" w:rsidDel="00DD0819">
          <w:rPr>
            <w:lang w:val="en-GB"/>
          </w:rPr>
          <w:delText>.</w:delText>
        </w:r>
      </w:del>
    </w:p>
    <w:p w14:paraId="552A60B5" w14:textId="77777777" w:rsidR="00DD0819" w:rsidRDefault="00DD0819" w:rsidP="007C6746">
      <w:pPr>
        <w:rPr>
          <w:ins w:id="30" w:author="Guy Roberts" w:date="2015-05-08T11:06:00Z"/>
          <w:lang w:val="en-GB"/>
        </w:rPr>
      </w:pPr>
    </w:p>
    <w:p w14:paraId="36086DCD" w14:textId="73922F05" w:rsidR="00DD0819" w:rsidRPr="0030419E" w:rsidRDefault="00DD0819" w:rsidP="007C6746">
      <w:pPr>
        <w:rPr>
          <w:lang w:val="en-GB"/>
        </w:rPr>
      </w:pPr>
      <w:ins w:id="31" w:author="Guy Roberts" w:date="2015-05-08T11:06:00Z">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r w:rsidRPr="00DD0819">
          <w:rPr>
            <w:i/>
            <w:rPrChange w:id="32" w:author="Guy Roberts" w:date="2015-05-08T11:07:00Z">
              <w:rPr/>
            </w:rPrChange>
          </w:rPr>
          <w:t>reserveConfirmed</w:t>
        </w:r>
        <w:r>
          <w:t>)</w:t>
        </w:r>
      </w:ins>
    </w:p>
    <w:p w14:paraId="455455E8" w14:textId="0B2E64E2" w:rsidR="007C6746" w:rsidRPr="0030419E" w:rsidRDefault="00FC5648" w:rsidP="00E13654">
      <w:pPr>
        <w:pStyle w:val="Heading1"/>
        <w:rPr>
          <w:lang w:val="en-GB"/>
        </w:rPr>
      </w:pPr>
      <w:bookmarkStart w:id="33" w:name="_Toc292543696"/>
      <w:r w:rsidRPr="0030419E">
        <w:rPr>
          <w:lang w:val="en-GB"/>
        </w:rPr>
        <w:t>Requirements</w:t>
      </w:r>
      <w:bookmarkEnd w:id="33"/>
    </w:p>
    <w:p w14:paraId="71570FC0" w14:textId="147BC24C" w:rsidR="00321456" w:rsidRPr="0030419E" w:rsidDel="00E95C18" w:rsidRDefault="00321456" w:rsidP="00321456">
      <w:pPr>
        <w:rPr>
          <w:del w:id="34" w:author="Guy Roberts" w:date="2015-05-08T10:56:00Z"/>
          <w:lang w:val="en-GB"/>
        </w:rPr>
      </w:pPr>
      <w:del w:id="35" w:author="Guy Roberts" w:date="2015-05-08T10:50:00Z">
        <w:r w:rsidRPr="0030419E" w:rsidDel="00FB2ED8">
          <w:rPr>
            <w:lang w:val="en-GB"/>
          </w:rPr>
          <w:delText xml:space="preserve">Document </w:delText>
        </w:r>
        <w:r w:rsidR="00921EBD" w:rsidDel="00FB2ED8">
          <w:rPr>
            <w:rFonts w:cs="Arial"/>
          </w:rPr>
          <w:delText>[</w:delText>
        </w:r>
        <w:r w:rsidR="00921EBD" w:rsidRPr="001652AF" w:rsidDel="00FB2ED8">
          <w:rPr>
            <w:rFonts w:cs="Arial"/>
          </w:rPr>
          <w:delText>GFD.212</w:delText>
        </w:r>
        <w:r w:rsidR="00921EBD" w:rsidDel="00FB2ED8">
          <w:rPr>
            <w:rFonts w:cs="Arial"/>
          </w:rPr>
          <w:delText>]</w:delText>
        </w:r>
      </w:del>
      <w:del w:id="36" w:author="Guy Roberts" w:date="2015-05-08T10:49:00Z">
        <w:r w:rsidR="00921EBD" w:rsidDel="00FB2ED8">
          <w:rPr>
            <w:rFonts w:cs="Arial"/>
          </w:rPr>
          <w:delText xml:space="preserve"> </w:delText>
        </w:r>
        <w:r w:rsidRPr="0030419E" w:rsidDel="00FB2ED8">
          <w:rPr>
            <w:lang w:val="en-GB"/>
          </w:rPr>
          <w:delText>on the</w:delText>
        </w:r>
      </w:del>
      <w:del w:id="37" w:author="Guy Roberts" w:date="2015-05-08T10:56:00Z">
        <w:r w:rsidRPr="0030419E" w:rsidDel="00E95C18">
          <w:rPr>
            <w:lang w:val="en-GB"/>
          </w:rPr>
          <w:delText xml:space="preserve"> NSI Connection Service 2.0 </w:delText>
        </w:r>
      </w:del>
      <w:del w:id="38" w:author="Guy Roberts" w:date="2015-05-08T10:49:00Z">
        <w:r w:rsidRPr="0030419E" w:rsidDel="00FB2ED8">
          <w:rPr>
            <w:lang w:val="en-GB"/>
          </w:rPr>
          <w:delText xml:space="preserve">only </w:delText>
        </w:r>
      </w:del>
      <w:del w:id="39" w:author="Guy Roberts" w:date="2015-05-08T10:55:00Z">
        <w:r w:rsidRPr="0030419E" w:rsidDel="00E95C18">
          <w:rPr>
            <w:lang w:val="en-GB"/>
          </w:rPr>
          <w:delText>briefly discusses</w:delText>
        </w:r>
      </w:del>
      <w:del w:id="40" w:author="Guy Roberts" w:date="2015-05-08T10:56:00Z">
        <w:r w:rsidRPr="0030419E" w:rsidDel="00E95C18">
          <w:rPr>
            <w:lang w:val="en-GB"/>
          </w:rPr>
          <w:delText xml:space="preserve"> security</w:delText>
        </w:r>
        <w:r w:rsidR="00D822F4" w:rsidRPr="0030419E" w:rsidDel="00E95C18">
          <w:rPr>
            <w:lang w:val="en-GB"/>
          </w:rPr>
          <w:delText>, leav</w:delText>
        </w:r>
      </w:del>
      <w:del w:id="41" w:author="Guy Roberts" w:date="2015-05-08T10:55:00Z">
        <w:r w:rsidR="00D822F4" w:rsidRPr="0030419E" w:rsidDel="00E95C18">
          <w:rPr>
            <w:lang w:val="en-GB"/>
          </w:rPr>
          <w:delText>ing</w:delText>
        </w:r>
      </w:del>
      <w:del w:id="42" w:author="Guy Roberts" w:date="2015-05-08T10:56:00Z">
        <w:r w:rsidR="00D822F4" w:rsidRPr="0030419E" w:rsidDel="00E95C18">
          <w:rPr>
            <w:lang w:val="en-GB"/>
          </w:rPr>
          <w:delText xml:space="preserve"> the formal definition of NSI security as an additional documentation exercise</w:delText>
        </w:r>
        <w:r w:rsidRPr="0030419E" w:rsidDel="00E95C18">
          <w:rPr>
            <w:lang w:val="en-GB"/>
          </w:rPr>
          <w:delText xml:space="preserve">. </w:delText>
        </w:r>
        <w:r w:rsidR="00D822F4" w:rsidRPr="0030419E" w:rsidDel="00E95C18">
          <w:rPr>
            <w:lang w:val="en-GB"/>
          </w:rPr>
          <w:delText xml:space="preserve"> </w:delText>
        </w:r>
        <w:r w:rsidRPr="0030419E" w:rsidDel="00E95C18">
          <w:rPr>
            <w:lang w:val="en-GB"/>
          </w:rPr>
          <w:delText xml:space="preserve">During pilot deployments of the NSI CS 2.0 with multiple international partners the following </w:delText>
        </w:r>
        <w:r w:rsidR="00D822F4" w:rsidRPr="0030419E" w:rsidDel="00E95C18">
          <w:rPr>
            <w:lang w:val="en-GB"/>
          </w:rPr>
          <w:delText>more comprehensive</w:delText>
        </w:r>
        <w:r w:rsidRPr="0030419E" w:rsidDel="00E95C18">
          <w:rPr>
            <w:lang w:val="en-GB"/>
          </w:rPr>
          <w:delText xml:space="preserve"> set of requirements was formulated:</w:delText>
        </w:r>
      </w:del>
    </w:p>
    <w:p w14:paraId="6640BDBD" w14:textId="6AD99FB2" w:rsidR="00321456" w:rsidRDefault="00321456" w:rsidP="00321456">
      <w:pPr>
        <w:rPr>
          <w:ins w:id="43" w:author="Guy Roberts" w:date="2015-05-08T10:57:00Z"/>
          <w:lang w:val="en-GB"/>
        </w:rPr>
      </w:pPr>
      <w:del w:id="44" w:author="Guy Roberts" w:date="2015-05-08T10:56:00Z">
        <w:r w:rsidRPr="0030419E" w:rsidDel="00E95C18">
          <w:rPr>
            <w:lang w:val="en-GB"/>
          </w:rPr>
          <w:delText xml:space="preserve"> </w:delText>
        </w:r>
      </w:del>
    </w:p>
    <w:p w14:paraId="39D05172" w14:textId="34D2D068" w:rsidR="00E95C18" w:rsidRDefault="00E95C18" w:rsidP="00DD0819">
      <w:pPr>
        <w:rPr>
          <w:ins w:id="45" w:author="Guy Roberts" w:date="2015-05-08T11:05:00Z"/>
          <w:lang w:val="en-GB"/>
        </w:rPr>
      </w:pPr>
      <w:ins w:id="46" w:author="Guy Roberts" w:date="2015-05-08T10:57:00Z">
        <w:r>
          <w:rPr>
            <w:lang w:val="en-GB"/>
          </w:rPr>
          <w:t xml:space="preserve">The </w:t>
        </w:r>
      </w:ins>
      <w:ins w:id="47" w:author="Guy Roberts" w:date="2015-05-08T11:00:00Z">
        <w:r w:rsidR="00DD0819" w:rsidRPr="00DD0819">
          <w:rPr>
            <w:lang w:val="en-GB"/>
          </w:rPr>
          <w:t>NSI Connection Service v2.0</w:t>
        </w:r>
      </w:ins>
      <w:ins w:id="48" w:author="Guy Roberts" w:date="2015-05-08T11:07:00Z">
        <w:r w:rsidR="00DD0819">
          <w:rPr>
            <w:lang w:val="en-GB"/>
          </w:rPr>
          <w:t xml:space="preserve"> recommendation</w:t>
        </w:r>
      </w:ins>
      <w:ins w:id="49" w:author="Guy Roberts" w:date="2015-05-08T11:00:00Z">
        <w:r w:rsidR="00DD0819">
          <w:rPr>
            <w:lang w:val="en-GB"/>
          </w:rPr>
          <w:t xml:space="preserve"> [GFD.212]</w:t>
        </w:r>
      </w:ins>
      <w:ins w:id="50" w:author="Guy Roberts" w:date="2015-05-08T11:01:00Z">
        <w:r w:rsidR="00DD0819">
          <w:rPr>
            <w:lang w:val="en-GB"/>
          </w:rPr>
          <w:t xml:space="preserve"> states that NSI s</w:t>
        </w:r>
      </w:ins>
      <w:ins w:id="51" w:author="Guy Roberts" w:date="2015-05-08T11:00:00Z">
        <w:r w:rsidR="00DD0819" w:rsidRPr="00DD0819">
          <w:rPr>
            <w:lang w:val="en-GB"/>
          </w:rPr>
          <w:t>ecurity is achieved using Transport Layer Security (TLS)</w:t>
        </w:r>
      </w:ins>
      <w:ins w:id="52" w:author="Guy Roberts" w:date="2015-05-08T11:01:00Z">
        <w:r w:rsidR="00DD0819">
          <w:rPr>
            <w:lang w:val="en-GB"/>
          </w:rPr>
          <w:t xml:space="preserve"> </w:t>
        </w:r>
      </w:ins>
      <w:ins w:id="53" w:author="Guy Roberts" w:date="2015-05-08T11:00:00Z">
        <w:r w:rsidR="00DD0819" w:rsidRPr="00DD0819">
          <w:rPr>
            <w:lang w:val="en-GB"/>
          </w:rPr>
          <w:t>between NSAs</w:t>
        </w:r>
      </w:ins>
      <w:ins w:id="54" w:author="Guy Roberts" w:date="2015-05-08T11:01:00Z">
        <w:r w:rsidR="00DD0819">
          <w:rPr>
            <w:lang w:val="en-GB"/>
          </w:rPr>
          <w:t>.  In addition</w:t>
        </w:r>
      </w:ins>
      <w:ins w:id="55" w:author="Guy Roberts" w:date="2015-05-08T11:08:00Z">
        <w:r w:rsidR="00DD0819">
          <w:rPr>
            <w:lang w:val="en-GB"/>
          </w:rPr>
          <w:t>,</w:t>
        </w:r>
      </w:ins>
      <w:ins w:id="56" w:author="Guy Roberts" w:date="2015-05-08T11:00:00Z">
        <w:r w:rsidR="00DD0819" w:rsidRPr="00DD0819">
          <w:rPr>
            <w:lang w:val="en-GB"/>
          </w:rPr>
          <w:t xml:space="preserve"> </w:t>
        </w:r>
        <w:commentRangeStart w:id="57"/>
        <w:r w:rsidR="00DD0819" w:rsidRPr="00DD0819">
          <w:rPr>
            <w:lang w:val="en-GB"/>
          </w:rPr>
          <w:t xml:space="preserve">SAML attributes </w:t>
        </w:r>
      </w:ins>
      <w:commentRangeEnd w:id="57"/>
      <w:ins w:id="58" w:author="Guy Roberts" w:date="2015-05-08T11:35:00Z">
        <w:r w:rsidR="008D6F67">
          <w:rPr>
            <w:rStyle w:val="CommentReference"/>
          </w:rPr>
          <w:commentReference w:id="57"/>
        </w:r>
      </w:ins>
      <w:ins w:id="59" w:author="Guy Roberts" w:date="2015-05-08T11:05:00Z">
        <w:r w:rsidR="00DD0819">
          <w:rPr>
            <w:lang w:val="en-GB"/>
          </w:rPr>
          <w:t>are</w:t>
        </w:r>
      </w:ins>
      <w:ins w:id="60" w:author="Guy Roberts" w:date="2015-05-08T11:08:00Z">
        <w:r w:rsidR="00DD0819">
          <w:rPr>
            <w:lang w:val="en-GB"/>
          </w:rPr>
          <w:t xml:space="preserve"> to be</w:t>
        </w:r>
      </w:ins>
      <w:ins w:id="61" w:author="Guy Roberts" w:date="2015-05-08T11:05:00Z">
        <w:r w:rsidR="00DD0819">
          <w:rPr>
            <w:lang w:val="en-GB"/>
          </w:rPr>
          <w:t xml:space="preserve"> used to</w:t>
        </w:r>
      </w:ins>
      <w:ins w:id="62" w:author="Guy Roberts" w:date="2015-05-08T11:00:00Z">
        <w:r w:rsidR="00DD0819" w:rsidRPr="00DD0819">
          <w:rPr>
            <w:lang w:val="en-GB"/>
          </w:rPr>
          <w:t xml:space="preserve"> convey information regarding request authentication</w:t>
        </w:r>
      </w:ins>
      <w:ins w:id="63" w:author="Guy Roberts" w:date="2015-05-08T11:05:00Z">
        <w:r w:rsidR="00DD0819">
          <w:rPr>
            <w:lang w:val="en-GB"/>
          </w:rPr>
          <w:t>.</w:t>
        </w:r>
      </w:ins>
    </w:p>
    <w:p w14:paraId="437EC73B" w14:textId="755DACE7" w:rsidR="00DD0819" w:rsidRDefault="00DD0819" w:rsidP="00DD0819">
      <w:pPr>
        <w:rPr>
          <w:ins w:id="64" w:author="Guy Roberts" w:date="2015-05-08T10:57:00Z"/>
          <w:lang w:val="en-GB"/>
        </w:rPr>
      </w:pPr>
      <w:ins w:id="65" w:author="Guy Roberts" w:date="2015-05-08T11:05:00Z">
        <w:r>
          <w:rPr>
            <w:lang w:val="en-GB"/>
          </w:rPr>
          <w:t xml:space="preserve">This </w:t>
        </w:r>
      </w:ins>
      <w:ins w:id="66" w:author="Guy Roberts" w:date="2015-05-08T11:06:00Z">
        <w:r>
          <w:rPr>
            <w:lang w:val="en-GB"/>
          </w:rPr>
          <w:t xml:space="preserve">OGF recommendation goes into further detail about how to </w:t>
        </w:r>
      </w:ins>
      <w:ins w:id="67" w:author="Guy Roberts" w:date="2015-05-08T11:09:00Z">
        <w:r>
          <w:rPr>
            <w:lang w:val="en-GB"/>
          </w:rPr>
          <w:t xml:space="preserve">apply security to the NSI protocol.  The following security requirements have been derived </w:t>
        </w:r>
      </w:ins>
      <w:ins w:id="68" w:author="Guy Roberts" w:date="2015-05-08T11:10:00Z">
        <w:r>
          <w:rPr>
            <w:lang w:val="en-GB"/>
          </w:rPr>
          <w:t>fr</w:t>
        </w:r>
        <w:r w:rsidR="0049277B">
          <w:rPr>
            <w:lang w:val="en-GB"/>
          </w:rPr>
          <w:t>om the experience gained in during NSI pilot deployments.</w:t>
        </w:r>
      </w:ins>
      <w:ins w:id="69" w:author="Guy Roberts" w:date="2015-05-08T11:06:00Z">
        <w:r>
          <w:rPr>
            <w:lang w:val="en-GB"/>
          </w:rPr>
          <w:t xml:space="preserve"> </w:t>
        </w:r>
      </w:ins>
    </w:p>
    <w:p w14:paraId="07D15DE8" w14:textId="77777777" w:rsidR="00E95C18" w:rsidRPr="0030419E" w:rsidRDefault="00E95C18" w:rsidP="00321456">
      <w:pPr>
        <w:rPr>
          <w:lang w:val="en-GB"/>
        </w:rPr>
      </w:pPr>
    </w:p>
    <w:p w14:paraId="4F707FA5" w14:textId="7A23650B" w:rsidR="007C6746" w:rsidRPr="0030419E" w:rsidRDefault="00EE3ADA" w:rsidP="00FC5648">
      <w:pPr>
        <w:pStyle w:val="ListParagraph"/>
        <w:numPr>
          <w:ilvl w:val="0"/>
          <w:numId w:val="13"/>
        </w:numPr>
        <w:rPr>
          <w:lang w:val="en-GB"/>
        </w:rPr>
      </w:pPr>
      <w:r w:rsidRPr="0030419E">
        <w:rPr>
          <w:lang w:val="en-GB"/>
        </w:rPr>
        <w:t>T</w:t>
      </w:r>
      <w:r w:rsidR="00FC5648" w:rsidRPr="0030419E">
        <w:rPr>
          <w:lang w:val="en-GB"/>
        </w:rPr>
        <w:t xml:space="preserve">he integrity and confidentiality of the messages traveling through the NSI </w:t>
      </w:r>
      <w:r w:rsidR="004D1EE5" w:rsidRPr="0030419E">
        <w:rPr>
          <w:lang w:val="en-GB"/>
        </w:rPr>
        <w:t>Service Plane</w:t>
      </w:r>
      <w:r w:rsidR="00FC5648" w:rsidRPr="0030419E">
        <w:rPr>
          <w:lang w:val="en-GB"/>
        </w:rPr>
        <w:t xml:space="preserve"> MUST be ensured</w:t>
      </w:r>
      <w:r w:rsidRPr="0030419E">
        <w:rPr>
          <w:lang w:val="en-GB"/>
        </w:rPr>
        <w:t>.</w:t>
      </w:r>
    </w:p>
    <w:p w14:paraId="10DAB3C6" w14:textId="7B6C539E"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is REQUIRED that all access to the NSI </w:t>
      </w:r>
      <w:r w:rsidR="004D1EE5" w:rsidRPr="0030419E">
        <w:rPr>
          <w:lang w:val="en-GB"/>
        </w:rPr>
        <w:t>Service Plane</w:t>
      </w:r>
      <w:r w:rsidR="00FC5648" w:rsidRPr="0030419E">
        <w:rPr>
          <w:lang w:val="en-GB"/>
        </w:rPr>
        <w:t xml:space="preserve"> is </w:t>
      </w:r>
      <w:commentRangeStart w:id="70"/>
      <w:r w:rsidR="00D822F4" w:rsidRPr="0030419E">
        <w:rPr>
          <w:lang w:val="en-GB"/>
        </w:rPr>
        <w:t xml:space="preserve">authorized </w:t>
      </w:r>
      <w:commentRangeEnd w:id="70"/>
      <w:r w:rsidR="00D822F4" w:rsidRPr="0030419E">
        <w:rPr>
          <w:rStyle w:val="CommentReference"/>
          <w:lang w:val="en-GB"/>
        </w:rPr>
        <w:commentReference w:id="70"/>
      </w:r>
      <w:r w:rsidR="00D822F4" w:rsidRPr="0030419E">
        <w:rPr>
          <w:lang w:val="en-GB"/>
        </w:rPr>
        <w:t>by the uRA</w:t>
      </w:r>
      <w:r w:rsidRPr="0030419E">
        <w:rPr>
          <w:lang w:val="en-GB"/>
        </w:rPr>
        <w:t>.</w:t>
      </w:r>
    </w:p>
    <w:p w14:paraId="7551A6D1" w14:textId="2D6AFA48" w:rsidR="005C317C" w:rsidRPr="0030419E" w:rsidRDefault="005C317C" w:rsidP="005C29F0">
      <w:pPr>
        <w:pStyle w:val="ListParagraph"/>
        <w:numPr>
          <w:ilvl w:val="0"/>
          <w:numId w:val="13"/>
        </w:numPr>
        <w:rPr>
          <w:lang w:val="en-GB"/>
        </w:rPr>
      </w:pPr>
      <w:r w:rsidRPr="0030419E">
        <w:rPr>
          <w:lang w:val="en-GB"/>
        </w:rPr>
        <w:t xml:space="preserve">It is REQUIRED that access to a network’s </w:t>
      </w:r>
      <w:r w:rsidR="00746428" w:rsidRPr="0030419E">
        <w:rPr>
          <w:lang w:val="en-GB"/>
        </w:rPr>
        <w:t>Transport Plane</w:t>
      </w:r>
      <w:r w:rsidRPr="0030419E">
        <w:rPr>
          <w:lang w:val="en-GB"/>
        </w:rPr>
        <w:t xml:space="preserve"> resources is </w:t>
      </w:r>
      <w:commentRangeStart w:id="71"/>
      <w:r w:rsidRPr="0030419E">
        <w:rPr>
          <w:lang w:val="en-GB"/>
        </w:rPr>
        <w:t xml:space="preserve">authorized </w:t>
      </w:r>
      <w:commentRangeEnd w:id="71"/>
      <w:r w:rsidRPr="0030419E">
        <w:rPr>
          <w:rStyle w:val="CommentReference"/>
          <w:lang w:val="en-GB"/>
        </w:rPr>
        <w:commentReference w:id="71"/>
      </w:r>
      <w:r w:rsidRPr="0030419E">
        <w:rPr>
          <w:lang w:val="en-GB"/>
        </w:rPr>
        <w:t>by the uPA representing that network.</w:t>
      </w:r>
    </w:p>
    <w:p w14:paraId="604A9F51" w14:textId="0F111E40"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MUST be possible to identify the </w:t>
      </w:r>
      <w:ins w:id="72" w:author="Guy Roberts" w:date="2015-05-12T14:58:00Z">
        <w:r w:rsidR="003318EA">
          <w:rPr>
            <w:lang w:val="en-GB"/>
          </w:rPr>
          <w:t>O</w:t>
        </w:r>
      </w:ins>
      <w:del w:id="73" w:author="Guy Roberts" w:date="2015-05-12T14:58:00Z">
        <w:r w:rsidR="00FC5648" w:rsidRPr="0030419E" w:rsidDel="003318EA">
          <w:rPr>
            <w:lang w:val="en-GB"/>
          </w:rPr>
          <w:delText>o</w:delText>
        </w:r>
      </w:del>
      <w:r w:rsidR="00FC5648" w:rsidRPr="0030419E">
        <w:rPr>
          <w:lang w:val="en-GB"/>
        </w:rPr>
        <w:t xml:space="preserve">riginating </w:t>
      </w:r>
      <w:ins w:id="74" w:author="Guy Roberts" w:date="2015-05-12T14:58:00Z">
        <w:r w:rsidR="003318EA">
          <w:rPr>
            <w:lang w:val="en-GB"/>
          </w:rPr>
          <w:t>E</w:t>
        </w:r>
      </w:ins>
      <w:del w:id="75" w:author="Guy Roberts" w:date="2015-05-12T14:58:00Z">
        <w:r w:rsidR="00FC5648" w:rsidRPr="0030419E" w:rsidDel="003318EA">
          <w:rPr>
            <w:lang w:val="en-GB"/>
          </w:rPr>
          <w:delText>e</w:delText>
        </w:r>
      </w:del>
      <w:r w:rsidR="00FC5648" w:rsidRPr="0030419E">
        <w:rPr>
          <w:lang w:val="en-GB"/>
        </w:rPr>
        <w:t xml:space="preserve">ntity </w:t>
      </w:r>
      <w:del w:id="76" w:author="Guy Roberts" w:date="2015-05-12T14:58:00Z">
        <w:r w:rsidR="006965EE" w:rsidRPr="0030419E" w:rsidDel="003318EA">
          <w:rPr>
            <w:lang w:val="en-GB"/>
          </w:rPr>
          <w:delText xml:space="preserve">(man or machine) </w:delText>
        </w:r>
      </w:del>
      <w:r w:rsidR="00FC5648" w:rsidRPr="0030419E">
        <w:rPr>
          <w:lang w:val="en-GB"/>
        </w:rPr>
        <w:t>of a</w:t>
      </w:r>
      <w:r w:rsidRPr="0030419E">
        <w:rPr>
          <w:lang w:val="en-GB"/>
        </w:rPr>
        <w:t xml:space="preserve">n </w:t>
      </w:r>
      <w:r w:rsidR="00FC5648" w:rsidRPr="0030419E">
        <w:rPr>
          <w:lang w:val="en-GB"/>
        </w:rPr>
        <w:t>NSI request</w:t>
      </w:r>
      <w:r w:rsidRPr="0030419E">
        <w:rPr>
          <w:lang w:val="en-GB"/>
        </w:rPr>
        <w:t>.</w:t>
      </w:r>
    </w:p>
    <w:p w14:paraId="3440F1E2" w14:textId="1D9F3265" w:rsidR="00D822F4" w:rsidRPr="0030419E" w:rsidRDefault="00D822F4" w:rsidP="00F805DD">
      <w:pPr>
        <w:pStyle w:val="ListParagraph"/>
        <w:numPr>
          <w:ilvl w:val="0"/>
          <w:numId w:val="13"/>
        </w:numPr>
        <w:rPr>
          <w:lang w:val="en-GB"/>
        </w:rPr>
      </w:pPr>
      <w:r w:rsidRPr="0030419E">
        <w:rPr>
          <w:lang w:val="en-GB"/>
        </w:rPr>
        <w:t xml:space="preserve">It MUST be possible to identify the originating </w:t>
      </w:r>
      <w:r w:rsidR="00AF13CA" w:rsidRPr="0030419E">
        <w:rPr>
          <w:lang w:val="en-GB"/>
        </w:rPr>
        <w:t>uRA</w:t>
      </w:r>
      <w:r w:rsidRPr="0030419E">
        <w:rPr>
          <w:lang w:val="en-GB"/>
        </w:rPr>
        <w:t xml:space="preserve"> of an NSI request.</w:t>
      </w:r>
    </w:p>
    <w:p w14:paraId="2B42AB2F" w14:textId="53C63983" w:rsidR="00F805DD" w:rsidRPr="0030419E" w:rsidRDefault="003F7CE7" w:rsidP="00F805DD">
      <w:pPr>
        <w:pStyle w:val="ListParagraph"/>
        <w:numPr>
          <w:ilvl w:val="0"/>
          <w:numId w:val="13"/>
        </w:numPr>
        <w:rPr>
          <w:lang w:val="en-GB"/>
        </w:rPr>
      </w:pPr>
      <w:r>
        <w:rPr>
          <w:lang w:val="en-GB"/>
        </w:rPr>
        <w:t>Authorization attributes</w:t>
      </w:r>
      <w:r w:rsidR="00321456" w:rsidRPr="0030419E">
        <w:rPr>
          <w:lang w:val="en-GB"/>
        </w:rPr>
        <w:t xml:space="preserve"> MUST be transported transparently over the NSI </w:t>
      </w:r>
      <w:r w:rsidR="004D1EE5" w:rsidRPr="0030419E">
        <w:rPr>
          <w:lang w:val="en-GB"/>
        </w:rPr>
        <w:t>Service Plane</w:t>
      </w:r>
      <w:r w:rsidR="00EE3ADA" w:rsidRPr="0030419E">
        <w:rPr>
          <w:lang w:val="en-GB"/>
        </w:rPr>
        <w:t>.</w:t>
      </w:r>
    </w:p>
    <w:p w14:paraId="6DB0D43C" w14:textId="77777777" w:rsidR="00D822F4" w:rsidRPr="0030419E" w:rsidRDefault="00D822F4" w:rsidP="0030419E">
      <w:pPr>
        <w:pStyle w:val="ListParagraph"/>
        <w:rPr>
          <w:lang w:val="en-GB"/>
        </w:rPr>
      </w:pPr>
    </w:p>
    <w:p w14:paraId="26388374" w14:textId="65D94CB5" w:rsidR="00F805DD" w:rsidRPr="0030419E" w:rsidRDefault="00901AFA" w:rsidP="00F805DD">
      <w:pPr>
        <w:pStyle w:val="Heading1"/>
        <w:rPr>
          <w:lang w:val="en-GB"/>
        </w:rPr>
      </w:pPr>
      <w:bookmarkStart w:id="77" w:name="_Toc292543697"/>
      <w:del w:id="78" w:author="Guy Roberts" w:date="2015-05-08T11:18:00Z">
        <w:r w:rsidRPr="0030419E" w:rsidDel="00F3631C">
          <w:rPr>
            <w:lang w:val="en-GB"/>
          </w:rPr>
          <w:lastRenderedPageBreak/>
          <w:delText xml:space="preserve">Foundational </w:delText>
        </w:r>
      </w:del>
      <w:ins w:id="79" w:author="Guy Roberts" w:date="2015-05-08T11:18:00Z">
        <w:r w:rsidR="00F3631C">
          <w:rPr>
            <w:lang w:val="en-GB"/>
          </w:rPr>
          <w:t>Fundamental Principles of Security in NSI</w:t>
        </w:r>
        <w:r w:rsidR="00F3631C" w:rsidRPr="0030419E">
          <w:rPr>
            <w:lang w:val="en-GB"/>
          </w:rPr>
          <w:t xml:space="preserve"> </w:t>
        </w:r>
      </w:ins>
      <w:del w:id="80" w:author="Guy Roberts" w:date="2015-05-08T11:18:00Z">
        <w:r w:rsidRPr="0030419E" w:rsidDel="00F3631C">
          <w:rPr>
            <w:lang w:val="en-GB"/>
          </w:rPr>
          <w:delText>Principles</w:delText>
        </w:r>
      </w:del>
      <w:bookmarkEnd w:id="77"/>
    </w:p>
    <w:p w14:paraId="48D5AA1F" w14:textId="6E24D2A5" w:rsidR="005C317C" w:rsidRPr="0030419E" w:rsidRDefault="00F805DD" w:rsidP="00F805DD">
      <w:pPr>
        <w:rPr>
          <w:lang w:val="en-GB"/>
        </w:rPr>
      </w:pPr>
      <w:r w:rsidRPr="0030419E">
        <w:rPr>
          <w:lang w:val="en-GB"/>
        </w:rPr>
        <w:t xml:space="preserve">The NSI </w:t>
      </w:r>
      <w:r w:rsidR="004D1EE5" w:rsidRPr="0030419E">
        <w:rPr>
          <w:lang w:val="en-GB"/>
        </w:rPr>
        <w:t>Service Plane</w:t>
      </w:r>
      <w:r w:rsidRPr="0030419E">
        <w:rPr>
          <w:lang w:val="en-GB"/>
        </w:rPr>
        <w:t xml:space="preserve"> consists of a set of NSI Network Service Agents that are allowed to connect to each other</w:t>
      </w:r>
      <w:r w:rsidR="00EE3ADA" w:rsidRPr="0030419E">
        <w:rPr>
          <w:lang w:val="en-GB"/>
        </w:rPr>
        <w:t xml:space="preserve"> through a prearranged administrative agreement</w:t>
      </w:r>
      <w:r w:rsidR="005C317C" w:rsidRPr="0030419E">
        <w:rPr>
          <w:lang w:val="en-GB"/>
        </w:rPr>
        <w:t>; however, t</w:t>
      </w:r>
      <w:r w:rsidR="00EE3ADA" w:rsidRPr="0030419E">
        <w:rPr>
          <w:lang w:val="en-GB"/>
        </w:rPr>
        <w:t>he process for determining this agreement</w:t>
      </w:r>
      <w:r w:rsidR="00E13E12" w:rsidRPr="0030419E">
        <w:rPr>
          <w:lang w:val="en-GB"/>
        </w:rPr>
        <w:t xml:space="preserve"> is a deployment specific issue</w:t>
      </w:r>
      <w:r w:rsidR="005C317C" w:rsidRPr="0030419E">
        <w:rPr>
          <w:lang w:val="en-GB"/>
        </w:rPr>
        <w:t>.</w:t>
      </w:r>
    </w:p>
    <w:p w14:paraId="7A22DDF8" w14:textId="77777777" w:rsidR="005C317C" w:rsidRPr="0030419E" w:rsidRDefault="005C317C" w:rsidP="00F805DD">
      <w:pPr>
        <w:rPr>
          <w:lang w:val="en-GB"/>
        </w:rPr>
      </w:pPr>
    </w:p>
    <w:p w14:paraId="1DB86DD1" w14:textId="497AD98C" w:rsidR="00E13E12" w:rsidRPr="0030419E" w:rsidRDefault="00EE3ADA" w:rsidP="00F805DD">
      <w:pPr>
        <w:rPr>
          <w:lang w:val="en-GB"/>
        </w:rPr>
      </w:pPr>
      <w:r w:rsidRPr="0030419E">
        <w:rPr>
          <w:lang w:val="en-GB"/>
        </w:rPr>
        <w:t xml:space="preserve">NSI </w:t>
      </w:r>
      <w:r w:rsidR="004D1EE5" w:rsidRPr="0030419E">
        <w:rPr>
          <w:lang w:val="en-GB"/>
        </w:rPr>
        <w:t>Service Plane</w:t>
      </w:r>
      <w:r w:rsidR="00F805DD" w:rsidRPr="0030419E">
        <w:rPr>
          <w:lang w:val="en-GB"/>
        </w:rPr>
        <w:t xml:space="preserve"> security is based on transitive trust: I trust my </w:t>
      </w:r>
      <w:r w:rsidR="004E1CA6" w:rsidRPr="005C29F0">
        <w:rPr>
          <w:lang w:val="en-GB"/>
        </w:rPr>
        <w:t>neighbours</w:t>
      </w:r>
      <w:r w:rsidR="00F805DD" w:rsidRPr="0030419E">
        <w:rPr>
          <w:lang w:val="en-GB"/>
        </w:rPr>
        <w:t xml:space="preserve"> and the </w:t>
      </w:r>
      <w:r w:rsidR="004E1CA6" w:rsidRPr="005C29F0">
        <w:rPr>
          <w:lang w:val="en-GB"/>
        </w:rPr>
        <w:t>neighbours</w:t>
      </w:r>
      <w:r w:rsidR="00F805DD" w:rsidRPr="0030419E">
        <w:rPr>
          <w:lang w:val="en-GB"/>
        </w:rPr>
        <w:t xml:space="preserve"> they trust.</w:t>
      </w:r>
      <w:r w:rsidR="00E13E12" w:rsidRPr="0030419E">
        <w:rPr>
          <w:lang w:val="en-GB"/>
        </w:rPr>
        <w:t xml:space="preserve">  As a result, any peering process should take this fact into consideration when adding new peers to the NSI </w:t>
      </w:r>
      <w:r w:rsidR="004D1EE5" w:rsidRPr="0030419E">
        <w:rPr>
          <w:lang w:val="en-GB"/>
        </w:rPr>
        <w:t>Service Plane</w:t>
      </w:r>
      <w:r w:rsidR="00E13E12" w:rsidRPr="0030419E">
        <w:rPr>
          <w:lang w:val="en-GB"/>
        </w:rPr>
        <w:t>.</w:t>
      </w:r>
    </w:p>
    <w:p w14:paraId="50FCBC70" w14:textId="77777777" w:rsidR="00901AFA" w:rsidRPr="0030419E" w:rsidRDefault="00901AFA" w:rsidP="00597BF9">
      <w:pPr>
        <w:rPr>
          <w:lang w:val="en-GB"/>
        </w:rPr>
      </w:pPr>
    </w:p>
    <w:p w14:paraId="26A2ED35" w14:textId="08F8ABF3" w:rsidR="00C130B9" w:rsidRPr="0030419E" w:rsidRDefault="009464DD" w:rsidP="00113BBC">
      <w:pPr>
        <w:rPr>
          <w:lang w:val="en-GB"/>
        </w:rPr>
      </w:pPr>
      <w:r w:rsidRPr="0030419E">
        <w:rPr>
          <w:lang w:val="en-GB"/>
        </w:rPr>
        <w:t>NSI uses Client A</w:t>
      </w:r>
      <w:r w:rsidR="00EE3ADA" w:rsidRPr="0030419E">
        <w:rPr>
          <w:lang w:val="en-GB"/>
        </w:rPr>
        <w:t xml:space="preserve">uthenticated TLS </w:t>
      </w:r>
      <w:r w:rsidRPr="0030419E">
        <w:rPr>
          <w:lang w:val="en-GB"/>
        </w:rPr>
        <w:t>as a transport protocol</w:t>
      </w:r>
      <w:r w:rsidR="00EE3ADA" w:rsidRPr="0030419E">
        <w:rPr>
          <w:lang w:val="en-GB"/>
        </w:rPr>
        <w:t xml:space="preserve"> t</w:t>
      </w:r>
      <w:r w:rsidR="00F805DD" w:rsidRPr="0030419E">
        <w:rPr>
          <w:lang w:val="en-GB"/>
        </w:rPr>
        <w:t xml:space="preserve">o ensure the integrity and confidentiality of the messages traveling through the </w:t>
      </w:r>
      <w:r w:rsidR="004D1EE5" w:rsidRPr="0030419E">
        <w:rPr>
          <w:lang w:val="en-GB"/>
        </w:rPr>
        <w:t>Service Plane</w:t>
      </w:r>
      <w:r w:rsidR="001C34C4" w:rsidRPr="0030419E">
        <w:rPr>
          <w:lang w:val="en-GB"/>
        </w:rPr>
        <w:t>.</w:t>
      </w:r>
      <w:r w:rsidR="00C130B9" w:rsidRPr="0030419E">
        <w:rPr>
          <w:lang w:val="en-GB"/>
        </w:rPr>
        <w:t xml:space="preserve">  Client Authenticated TLS uses X.509 certificates as a mechanism to authenticate the identity of peer NSA during TLS session setup.  This allows an NSA to validate it is communicating with a trusted peer, and that all encrypted communications between the peer NSA and is in fact coming from the expected NSA.</w:t>
      </w:r>
    </w:p>
    <w:p w14:paraId="2D6307D4" w14:textId="77777777" w:rsidR="005C317C" w:rsidRPr="0030419E" w:rsidRDefault="005C317C" w:rsidP="00597BF9">
      <w:pPr>
        <w:rPr>
          <w:lang w:val="en-GB"/>
        </w:rPr>
      </w:pPr>
    </w:p>
    <w:p w14:paraId="74CEF884" w14:textId="45E2D041" w:rsidR="001C34C4" w:rsidRPr="0030419E" w:rsidRDefault="001C34C4" w:rsidP="0030419E">
      <w:pPr>
        <w:ind w:left="360"/>
        <w:rPr>
          <w:i/>
          <w:lang w:val="en-GB"/>
        </w:rPr>
      </w:pPr>
      <w:r w:rsidRPr="0030419E">
        <w:rPr>
          <w:i/>
          <w:lang w:val="en-GB"/>
        </w:rPr>
        <w:t>Peer NSA</w:t>
      </w:r>
      <w:r w:rsidR="005C317C" w:rsidRPr="0030419E">
        <w:rPr>
          <w:i/>
          <w:lang w:val="en-GB"/>
        </w:rPr>
        <w:t xml:space="preserve"> </w:t>
      </w:r>
      <w:r w:rsidRPr="0030419E">
        <w:rPr>
          <w:i/>
          <w:lang w:val="en-GB"/>
        </w:rPr>
        <w:t>MUST</w:t>
      </w:r>
      <w:r w:rsidR="005C317C" w:rsidRPr="0030419E">
        <w:rPr>
          <w:i/>
          <w:lang w:val="en-GB"/>
        </w:rPr>
        <w:t xml:space="preserve"> authenticate each other using </w:t>
      </w:r>
      <w:r w:rsidR="00C130B9" w:rsidRPr="0030419E">
        <w:rPr>
          <w:i/>
          <w:lang w:val="en-GB"/>
        </w:rPr>
        <w:t>Client Authenticated TLS.</w:t>
      </w:r>
    </w:p>
    <w:p w14:paraId="588D250D" w14:textId="77777777" w:rsidR="00C130B9" w:rsidRPr="0030419E" w:rsidRDefault="00C130B9" w:rsidP="0030419E">
      <w:pPr>
        <w:ind w:left="360"/>
        <w:rPr>
          <w:lang w:val="en-GB"/>
        </w:rPr>
      </w:pPr>
    </w:p>
    <w:p w14:paraId="036B5EC0" w14:textId="775AF594" w:rsidR="005C317C" w:rsidRPr="0030419E" w:rsidRDefault="005C317C" w:rsidP="0030419E">
      <w:pPr>
        <w:ind w:left="360"/>
        <w:rPr>
          <w:i/>
          <w:lang w:val="en-GB"/>
        </w:rPr>
      </w:pPr>
      <w:r w:rsidRPr="0030419E">
        <w:rPr>
          <w:i/>
          <w:lang w:val="en-GB"/>
        </w:rPr>
        <w:t xml:space="preserve">All traffic between two peering NSAs </w:t>
      </w:r>
      <w:r w:rsidR="001C34C4" w:rsidRPr="0030419E">
        <w:rPr>
          <w:i/>
          <w:lang w:val="en-GB"/>
        </w:rPr>
        <w:t>MUST</w:t>
      </w:r>
      <w:r w:rsidRPr="0030419E">
        <w:rPr>
          <w:i/>
          <w:lang w:val="en-GB"/>
        </w:rPr>
        <w:t xml:space="preserve"> be encrypted</w:t>
      </w:r>
      <w:r w:rsidR="00C130B9" w:rsidRPr="0030419E">
        <w:rPr>
          <w:i/>
          <w:lang w:val="en-GB"/>
        </w:rPr>
        <w:t xml:space="preserve"> using TLS </w:t>
      </w:r>
      <w:r w:rsidRPr="0030419E">
        <w:rPr>
          <w:i/>
          <w:lang w:val="en-GB"/>
        </w:rPr>
        <w:t>while in transit.</w:t>
      </w:r>
    </w:p>
    <w:p w14:paraId="40C2DFAA" w14:textId="77777777" w:rsidR="005C317C" w:rsidRPr="0030419E" w:rsidRDefault="005C317C" w:rsidP="00597BF9">
      <w:pPr>
        <w:rPr>
          <w:lang w:val="en-GB"/>
        </w:rPr>
      </w:pPr>
    </w:p>
    <w:p w14:paraId="4390F475" w14:textId="7FCC9593" w:rsidR="00597BF9" w:rsidRPr="0030419E" w:rsidRDefault="00597BF9" w:rsidP="005C29F0">
      <w:pPr>
        <w:rPr>
          <w:lang w:val="en-GB"/>
        </w:rPr>
      </w:pPr>
      <w:r w:rsidRPr="0030419E">
        <w:rPr>
          <w:lang w:val="en-GB"/>
        </w:rPr>
        <w:t xml:space="preserve">The mechanism used for NSAs to authenticate each other </w:t>
      </w:r>
      <w:r w:rsidR="00786899" w:rsidRPr="0030419E">
        <w:rPr>
          <w:lang w:val="en-GB"/>
        </w:rPr>
        <w:t xml:space="preserve">via X.509 certificates </w:t>
      </w:r>
      <w:r w:rsidRPr="0030419E">
        <w:rPr>
          <w:lang w:val="en-GB"/>
        </w:rPr>
        <w:t>can differ from</w:t>
      </w:r>
      <w:ins w:id="81" w:author="Guy Roberts" w:date="2015-05-08T11:20:00Z">
        <w:r w:rsidR="005A2B46">
          <w:rPr>
            <w:lang w:val="en-GB"/>
          </w:rPr>
          <w:t xml:space="preserve"> one</w:t>
        </w:r>
      </w:ins>
      <w:r w:rsidRPr="0030419E">
        <w:rPr>
          <w:lang w:val="en-GB"/>
        </w:rPr>
        <w:t xml:space="preserve"> peer to </w:t>
      </w:r>
      <w:del w:id="82" w:author="Guy Roberts" w:date="2015-05-08T11:20:00Z">
        <w:r w:rsidRPr="0030419E" w:rsidDel="005A2B46">
          <w:rPr>
            <w:lang w:val="en-GB"/>
          </w:rPr>
          <w:delText>peer</w:delText>
        </w:r>
      </w:del>
      <w:ins w:id="83" w:author="Guy Roberts" w:date="2015-05-08T11:20:00Z">
        <w:r w:rsidR="005A2B46">
          <w:rPr>
            <w:lang w:val="en-GB"/>
          </w:rPr>
          <w:t>another</w:t>
        </w:r>
      </w:ins>
      <w:r w:rsidRPr="0030419E">
        <w:rPr>
          <w:lang w:val="en-GB"/>
        </w:rPr>
        <w:t xml:space="preserve">. For example, one group of NSAs can agree on the use of a common trusted Certificate Authority, while others will just exchange certificates on a per peer basis. An advantage of this second method is that </w:t>
      </w:r>
      <w:r w:rsidR="008A6CB1" w:rsidRPr="0030419E">
        <w:rPr>
          <w:lang w:val="en-GB"/>
        </w:rPr>
        <w:t>it</w:t>
      </w:r>
      <w:r w:rsidRPr="0030419E">
        <w:rPr>
          <w:lang w:val="en-GB"/>
        </w:rPr>
        <w:t xml:space="preserve"> also allows for self-signed certificates.</w:t>
      </w:r>
    </w:p>
    <w:p w14:paraId="6A589317" w14:textId="77777777" w:rsidR="00F805DD" w:rsidRPr="0030419E" w:rsidRDefault="00F805DD" w:rsidP="00F805DD">
      <w:pPr>
        <w:rPr>
          <w:lang w:val="en-GB"/>
        </w:rPr>
      </w:pPr>
    </w:p>
    <w:p w14:paraId="2593DC89" w14:textId="77777777" w:rsidR="00F805DD" w:rsidRPr="0030419E" w:rsidRDefault="00F805DD" w:rsidP="00F805DD">
      <w:pPr>
        <w:keepNext/>
        <w:jc w:val="center"/>
        <w:rPr>
          <w:lang w:val="en-GB"/>
        </w:rPr>
      </w:pPr>
      <w:r w:rsidRPr="00350386">
        <w:rPr>
          <w:noProof/>
          <w:lang w:val="en-GB" w:eastAsia="en-GB"/>
        </w:rPr>
        <w:drawing>
          <wp:inline distT="0" distB="0" distL="0" distR="0" wp14:anchorId="03B6D6B4" wp14:editId="4B3C1B75">
            <wp:extent cx="2720340" cy="2080260"/>
            <wp:effectExtent l="0" t="0" r="0" b="0"/>
            <wp:docPr id="2" name="Picture 2"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340" cy="20802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5C38ACB6" w14:textId="6D16CA2D" w:rsidR="00F805DD" w:rsidRPr="0030419E" w:rsidRDefault="00F805DD" w:rsidP="00F805DD">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59248B">
        <w:rPr>
          <w:noProof/>
          <w:lang w:val="en-GB"/>
        </w:rPr>
        <w:t>1</w:t>
      </w:r>
      <w:r w:rsidR="00D822F4" w:rsidRPr="0030419E">
        <w:rPr>
          <w:noProof/>
          <w:lang w:val="en-GB"/>
        </w:rPr>
        <w:fldChar w:fldCharType="end"/>
      </w:r>
      <w:r w:rsidR="00EE3ADA" w:rsidRPr="0030419E">
        <w:rPr>
          <w:lang w:val="en-GB"/>
        </w:rPr>
        <w:t xml:space="preserve"> - </w:t>
      </w:r>
      <w:r w:rsidRPr="0030419E">
        <w:rPr>
          <w:lang w:val="en-GB"/>
        </w:rPr>
        <w:t>2-WAY TLS</w:t>
      </w:r>
      <w:r w:rsidR="00EE3ADA" w:rsidRPr="0030419E">
        <w:rPr>
          <w:lang w:val="en-GB"/>
        </w:rPr>
        <w:t xml:space="preserve"> between peer NSA.</w:t>
      </w:r>
    </w:p>
    <w:p w14:paraId="0D2AFA04" w14:textId="77777777" w:rsidR="00F805DD" w:rsidRPr="0030419E" w:rsidRDefault="00F805DD" w:rsidP="00F805DD">
      <w:pPr>
        <w:rPr>
          <w:lang w:val="en-GB"/>
        </w:rPr>
      </w:pPr>
    </w:p>
    <w:p w14:paraId="775E07FC" w14:textId="1E571C0F" w:rsidR="00C130B9" w:rsidRPr="0030419E" w:rsidRDefault="00C50307" w:rsidP="0030419E">
      <w:pPr>
        <w:spacing w:after="160" w:line="259" w:lineRule="auto"/>
        <w:rPr>
          <w:rFonts w:eastAsia="MS PGothic"/>
          <w:lang w:val="en-GB"/>
        </w:rPr>
      </w:pPr>
      <w:r w:rsidRPr="0030419E">
        <w:rPr>
          <w:lang w:val="en-GB"/>
        </w:rPr>
        <w:t xml:space="preserve">Additional </w:t>
      </w:r>
      <w:r w:rsidR="00C35E09" w:rsidRPr="0030419E">
        <w:rPr>
          <w:lang w:val="en-GB"/>
        </w:rPr>
        <w:t xml:space="preserve">certificate access control </w:t>
      </w:r>
      <w:r w:rsidRPr="0030419E">
        <w:rPr>
          <w:lang w:val="en-GB"/>
        </w:rPr>
        <w:t>check</w:t>
      </w:r>
      <w:r w:rsidR="00597BF9" w:rsidRPr="0030419E">
        <w:rPr>
          <w:lang w:val="en-GB"/>
        </w:rPr>
        <w:t>s</w:t>
      </w:r>
      <w:r w:rsidRPr="0030419E">
        <w:rPr>
          <w:lang w:val="en-GB"/>
        </w:rPr>
        <w:t xml:space="preserve"> between peering NSAs </w:t>
      </w:r>
      <w:r w:rsidR="00C130B9" w:rsidRPr="0030419E">
        <w:rPr>
          <w:lang w:val="en-GB"/>
        </w:rPr>
        <w:t xml:space="preserve">can </w:t>
      </w:r>
      <w:r w:rsidRPr="0030419E">
        <w:rPr>
          <w:lang w:val="en-GB"/>
        </w:rPr>
        <w:t xml:space="preserve">be implemented </w:t>
      </w:r>
      <w:r w:rsidR="00597BF9" w:rsidRPr="0030419E">
        <w:rPr>
          <w:lang w:val="en-GB"/>
        </w:rPr>
        <w:t>such as</w:t>
      </w:r>
      <w:r w:rsidR="00C35E09" w:rsidRPr="0030419E">
        <w:rPr>
          <w:lang w:val="en-GB"/>
        </w:rPr>
        <w:t xml:space="preserve"> hostname verification, and subject </w:t>
      </w:r>
      <w:commentRangeStart w:id="84"/>
      <w:r w:rsidR="00786899" w:rsidRPr="0030419E">
        <w:rPr>
          <w:lang w:val="en-GB"/>
        </w:rPr>
        <w:t>DN</w:t>
      </w:r>
      <w:r w:rsidR="00C35E09" w:rsidRPr="0030419E">
        <w:rPr>
          <w:lang w:val="en-GB"/>
        </w:rPr>
        <w:t xml:space="preserve"> </w:t>
      </w:r>
      <w:commentRangeEnd w:id="84"/>
      <w:r w:rsidR="00097AAD">
        <w:rPr>
          <w:rStyle w:val="CommentReference"/>
        </w:rPr>
        <w:commentReference w:id="84"/>
      </w:r>
      <w:r w:rsidR="00C35E09" w:rsidRPr="0030419E">
        <w:rPr>
          <w:lang w:val="en-GB"/>
        </w:rPr>
        <w:t>verification of the peer.</w:t>
      </w:r>
      <w:r w:rsidR="00786899" w:rsidRPr="0030419E">
        <w:rPr>
          <w:lang w:val="en-GB"/>
        </w:rPr>
        <w:t xml:space="preserve">  In this case </w:t>
      </w:r>
      <w:r w:rsidR="00786899" w:rsidRPr="0030419E">
        <w:rPr>
          <w:rFonts w:eastAsia="MS PGothic"/>
          <w:lang w:val="en-GB"/>
        </w:rPr>
        <w:t>the Subject DN of the authenticated certificate is verified against Subject DN that was exchanged beforehand to uniquely identify the remote NSA and authorize the peering</w:t>
      </w:r>
      <w:r w:rsidR="007B294A" w:rsidRPr="0030419E">
        <w:rPr>
          <w:rFonts w:eastAsia="MS PGothic"/>
          <w:lang w:val="en-GB"/>
        </w:rPr>
        <w:t>.</w:t>
      </w:r>
    </w:p>
    <w:p w14:paraId="5FCAAD41" w14:textId="77777777" w:rsidR="00C130B9" w:rsidRPr="0030419E" w:rsidRDefault="00C130B9" w:rsidP="00C130B9">
      <w:pPr>
        <w:ind w:left="360"/>
        <w:rPr>
          <w:i/>
          <w:lang w:val="en-GB"/>
        </w:rPr>
      </w:pPr>
    </w:p>
    <w:p w14:paraId="7D658A39" w14:textId="6CC6228C" w:rsidR="00C130B9" w:rsidRPr="0030419E" w:rsidDel="00F27284" w:rsidRDefault="00C130B9" w:rsidP="00C130B9">
      <w:pPr>
        <w:ind w:left="360"/>
        <w:rPr>
          <w:del w:id="85" w:author="Guy Roberts" w:date="2015-05-08T11:56:00Z"/>
          <w:i/>
          <w:lang w:val="en-GB"/>
        </w:rPr>
      </w:pPr>
      <w:del w:id="86" w:author="Guy Roberts" w:date="2015-05-08T11:56:00Z">
        <w:r w:rsidRPr="0030419E" w:rsidDel="00F27284">
          <w:rPr>
            <w:i/>
            <w:lang w:val="en-GB"/>
          </w:rPr>
          <w:delText xml:space="preserve">An NSA MUST authorize a peer NSA’s access to the Service </w:delText>
        </w:r>
        <w:commentRangeStart w:id="87"/>
        <w:r w:rsidRPr="0030419E" w:rsidDel="00F27284">
          <w:rPr>
            <w:i/>
            <w:lang w:val="en-GB"/>
          </w:rPr>
          <w:delText>Plane</w:delText>
        </w:r>
      </w:del>
      <w:commentRangeEnd w:id="87"/>
      <w:r w:rsidR="00F27284">
        <w:rPr>
          <w:rStyle w:val="CommentReference"/>
        </w:rPr>
        <w:commentReference w:id="87"/>
      </w:r>
      <w:del w:id="88" w:author="Guy Roberts" w:date="2015-05-08T11:56:00Z">
        <w:r w:rsidRPr="0030419E" w:rsidDel="00F27284">
          <w:rPr>
            <w:i/>
            <w:lang w:val="en-GB"/>
          </w:rPr>
          <w:delText>.</w:delText>
        </w:r>
      </w:del>
    </w:p>
    <w:p w14:paraId="1400E389" w14:textId="329D15AA" w:rsidR="00F27284" w:rsidRPr="0030419E" w:rsidRDefault="00F27284" w:rsidP="00F27284">
      <w:pPr>
        <w:ind w:left="360"/>
        <w:rPr>
          <w:ins w:id="89" w:author="Guy Roberts" w:date="2015-05-08T11:54:00Z"/>
          <w:i/>
          <w:lang w:val="en-GB"/>
        </w:rPr>
      </w:pPr>
      <w:ins w:id="90" w:author="Guy Roberts" w:date="2015-05-08T11:54:00Z">
        <w:r w:rsidRPr="0030419E">
          <w:rPr>
            <w:i/>
            <w:lang w:val="en-GB"/>
          </w:rPr>
          <w:t>An NSA MUST</w:t>
        </w:r>
      </w:ins>
      <w:ins w:id="91" w:author="Guy Roberts" w:date="2015-05-08T11:57:00Z">
        <w:r>
          <w:rPr>
            <w:i/>
            <w:lang w:val="en-GB"/>
          </w:rPr>
          <w:t xml:space="preserve"> individually</w:t>
        </w:r>
      </w:ins>
      <w:ins w:id="92" w:author="Guy Roberts" w:date="2015-05-08T11:54:00Z">
        <w:r w:rsidRPr="0030419E">
          <w:rPr>
            <w:i/>
            <w:lang w:val="en-GB"/>
          </w:rPr>
          <w:t xml:space="preserve"> authorize </w:t>
        </w:r>
      </w:ins>
      <w:ins w:id="93" w:author="Guy Roberts" w:date="2015-05-08T11:56:00Z">
        <w:r>
          <w:rPr>
            <w:i/>
            <w:lang w:val="en-GB"/>
          </w:rPr>
          <w:t>each</w:t>
        </w:r>
      </w:ins>
      <w:ins w:id="94" w:author="Guy Roberts" w:date="2015-05-08T11:55:00Z">
        <w:r>
          <w:rPr>
            <w:i/>
            <w:lang w:val="en-GB"/>
          </w:rPr>
          <w:t xml:space="preserve"> peer, </w:t>
        </w:r>
      </w:ins>
      <w:ins w:id="95" w:author="Guy Roberts" w:date="2015-05-08T11:56:00Z">
        <w:r>
          <w:rPr>
            <w:i/>
            <w:lang w:val="en-GB"/>
          </w:rPr>
          <w:t xml:space="preserve">before </w:t>
        </w:r>
      </w:ins>
      <w:ins w:id="96" w:author="Guy Roberts" w:date="2015-05-08T11:57:00Z">
        <w:r>
          <w:rPr>
            <w:i/>
            <w:lang w:val="en-GB"/>
          </w:rPr>
          <w:t>allowing</w:t>
        </w:r>
      </w:ins>
      <w:ins w:id="97" w:author="Guy Roberts" w:date="2015-05-08T11:56:00Z">
        <w:r>
          <w:rPr>
            <w:i/>
            <w:lang w:val="en-GB"/>
          </w:rPr>
          <w:t xml:space="preserve"> them</w:t>
        </w:r>
      </w:ins>
      <w:ins w:id="98" w:author="Guy Roberts" w:date="2015-05-08T11:55:00Z">
        <w:r>
          <w:rPr>
            <w:i/>
            <w:lang w:val="en-GB"/>
          </w:rPr>
          <w:t xml:space="preserve"> </w:t>
        </w:r>
      </w:ins>
      <w:ins w:id="99" w:author="Guy Roberts" w:date="2015-05-08T11:54:00Z">
        <w:r>
          <w:rPr>
            <w:i/>
            <w:lang w:val="en-GB"/>
          </w:rPr>
          <w:t>access to the</w:t>
        </w:r>
        <w:r w:rsidRPr="0030419E">
          <w:rPr>
            <w:i/>
            <w:lang w:val="en-GB"/>
          </w:rPr>
          <w:t xml:space="preserve"> Service Plane</w:t>
        </w:r>
        <w:r>
          <w:rPr>
            <w:i/>
            <w:lang w:val="en-GB"/>
          </w:rPr>
          <w:t>.</w:t>
        </w:r>
      </w:ins>
    </w:p>
    <w:p w14:paraId="6D653C64" w14:textId="77777777" w:rsidR="00C130B9" w:rsidRPr="0030419E" w:rsidRDefault="00C130B9" w:rsidP="0030419E">
      <w:pPr>
        <w:spacing w:after="160" w:line="259" w:lineRule="auto"/>
        <w:rPr>
          <w:rFonts w:eastAsia="MS PGothic"/>
          <w:lang w:val="en-GB"/>
        </w:rPr>
      </w:pPr>
    </w:p>
    <w:p w14:paraId="36A13B52" w14:textId="7A95AF69" w:rsidR="007B294A" w:rsidRPr="0030419E" w:rsidRDefault="007B294A" w:rsidP="007B294A">
      <w:pPr>
        <w:rPr>
          <w:lang w:val="en-GB"/>
        </w:rPr>
      </w:pPr>
      <w:r w:rsidRPr="0030419E">
        <w:rPr>
          <w:lang w:val="en-GB"/>
        </w:rPr>
        <w:t>In addition to Client Authenticated TLS, each NSA type has a specific security obligation to the Service Plane:</w:t>
      </w:r>
    </w:p>
    <w:p w14:paraId="626D801E" w14:textId="77777777" w:rsidR="007B294A" w:rsidRPr="0030419E" w:rsidRDefault="007B294A" w:rsidP="007B294A">
      <w:pPr>
        <w:rPr>
          <w:lang w:val="en-GB"/>
        </w:rPr>
      </w:pPr>
    </w:p>
    <w:p w14:paraId="1DD8FC1B" w14:textId="2696BCB9" w:rsidR="007B294A" w:rsidRPr="0030419E" w:rsidRDefault="007B294A" w:rsidP="007B294A">
      <w:pPr>
        <w:pStyle w:val="ListParagraph"/>
        <w:numPr>
          <w:ilvl w:val="0"/>
          <w:numId w:val="21"/>
        </w:numPr>
        <w:spacing w:after="160" w:line="259" w:lineRule="auto"/>
        <w:rPr>
          <w:lang w:val="en-GB"/>
        </w:rPr>
      </w:pPr>
      <w:r w:rsidRPr="0030419E">
        <w:rPr>
          <w:rFonts w:eastAsia="MS PGothic"/>
          <w:lang w:val="en-GB"/>
        </w:rPr>
        <w:t xml:space="preserve">An Aggregator </w:t>
      </w:r>
      <w:del w:id="100" w:author="Guy Roberts" w:date="2015-05-12T15:12:00Z">
        <w:r w:rsidRPr="0030419E" w:rsidDel="00214C9D">
          <w:rPr>
            <w:rFonts w:eastAsia="MS PGothic"/>
            <w:lang w:val="en-GB"/>
          </w:rPr>
          <w:delText xml:space="preserve">NSA </w:delText>
        </w:r>
      </w:del>
      <w:r w:rsidRPr="0030419E">
        <w:rPr>
          <w:rFonts w:eastAsia="MS PGothic"/>
          <w:lang w:val="en-GB"/>
        </w:rPr>
        <w:t xml:space="preserve">is contractually obligated to accept NSI messages from peers </w:t>
      </w:r>
      <w:del w:id="101" w:author="Guy Roberts" w:date="2015-05-08T12:59:00Z">
        <w:r w:rsidRPr="0030419E" w:rsidDel="00113BBC">
          <w:rPr>
            <w:rFonts w:eastAsia="MS PGothic"/>
            <w:lang w:val="en-GB"/>
          </w:rPr>
          <w:delText>(possibly rejecting due to</w:delText>
        </w:r>
      </w:del>
      <w:ins w:id="102" w:author="Guy Roberts" w:date="2015-05-08T12:59:00Z">
        <w:r w:rsidR="00113BBC">
          <w:rPr>
            <w:rFonts w:eastAsia="MS PGothic"/>
            <w:lang w:val="en-GB"/>
          </w:rPr>
          <w:t>subject to NSI</w:t>
        </w:r>
      </w:ins>
      <w:r w:rsidRPr="0030419E">
        <w:rPr>
          <w:rFonts w:eastAsia="MS PGothic"/>
          <w:lang w:val="en-GB"/>
        </w:rPr>
        <w:t xml:space="preserve"> polic</w:t>
      </w:r>
      <w:ins w:id="103" w:author="Guy Roberts" w:date="2015-05-08T12:59:00Z">
        <w:r w:rsidR="00113BBC">
          <w:rPr>
            <w:rFonts w:eastAsia="MS PGothic"/>
            <w:lang w:val="en-GB"/>
          </w:rPr>
          <w:t>y</w:t>
        </w:r>
      </w:ins>
      <w:del w:id="104" w:author="Guy Roberts" w:date="2015-05-08T12:59:00Z">
        <w:r w:rsidRPr="0030419E" w:rsidDel="00113BBC">
          <w:rPr>
            <w:rFonts w:eastAsia="MS PGothic"/>
            <w:lang w:val="en-GB"/>
          </w:rPr>
          <w:delText>ies)</w:delText>
        </w:r>
      </w:del>
      <w:ins w:id="105" w:author="Guy Roberts" w:date="2015-05-08T12:59:00Z">
        <w:r w:rsidR="00113BBC" w:rsidRPr="00113BBC">
          <w:rPr>
            <w:rFonts w:cs="Arial"/>
          </w:rPr>
          <w:t xml:space="preserve"> </w:t>
        </w:r>
        <w:r w:rsidR="00113BBC">
          <w:rPr>
            <w:rFonts w:cs="Arial"/>
          </w:rPr>
          <w:t>[NSI Policy]</w:t>
        </w:r>
      </w:ins>
      <w:r w:rsidRPr="0030419E">
        <w:rPr>
          <w:rFonts w:eastAsia="MS PGothic"/>
          <w:lang w:val="en-GB"/>
        </w:rPr>
        <w:t>, perform path computation if needed</w:t>
      </w:r>
      <w:ins w:id="106" w:author="Guy Roberts" w:date="2015-05-08T13:00:00Z">
        <w:r w:rsidR="00113BBC">
          <w:rPr>
            <w:rFonts w:eastAsia="MS PGothic"/>
            <w:lang w:val="en-GB"/>
          </w:rPr>
          <w:t xml:space="preserve"> </w:t>
        </w:r>
        <w:r w:rsidR="00113BBC">
          <w:rPr>
            <w:rFonts w:cs="Arial"/>
          </w:rPr>
          <w:t>[GFD.213</w:t>
        </w:r>
        <w:r w:rsidR="00113BBC" w:rsidRPr="001652AF">
          <w:rPr>
            <w:rFonts w:cs="Arial"/>
          </w:rPr>
          <w:t>]</w:t>
        </w:r>
      </w:ins>
      <w:r w:rsidRPr="0030419E">
        <w:rPr>
          <w:rFonts w:eastAsia="MS PGothic"/>
          <w:lang w:val="en-GB"/>
        </w:rPr>
        <w:t>, and propagate messages to peers along a path to the target uPA or uRA depending on direction of message.</w:t>
      </w:r>
    </w:p>
    <w:p w14:paraId="284C5F4B" w14:textId="64281781" w:rsidR="007B294A" w:rsidRPr="0030419E" w:rsidRDefault="007B294A" w:rsidP="007B294A">
      <w:pPr>
        <w:pStyle w:val="ListParagraph"/>
        <w:numPr>
          <w:ilvl w:val="0"/>
          <w:numId w:val="21"/>
        </w:numPr>
        <w:rPr>
          <w:lang w:val="en-GB"/>
        </w:rPr>
      </w:pPr>
      <w:r w:rsidRPr="0030419E">
        <w:rPr>
          <w:lang w:val="en-GB"/>
        </w:rPr>
        <w:t xml:space="preserve">A uRA </w:t>
      </w:r>
      <w:del w:id="107" w:author="Guy Roberts" w:date="2015-05-12T15:12:00Z">
        <w:r w:rsidRPr="0030419E" w:rsidDel="00214C9D">
          <w:rPr>
            <w:lang w:val="en-GB"/>
          </w:rPr>
          <w:delText xml:space="preserve">NSA </w:delText>
        </w:r>
      </w:del>
      <w:r w:rsidRPr="0030419E">
        <w:rPr>
          <w:lang w:val="en-GB"/>
        </w:rPr>
        <w:t>is contractually obligated to determine the identity of the requesting user and authorize that user’s access to the Service Plane.  The uRA does not authorize a user’s access to network resources.</w:t>
      </w:r>
    </w:p>
    <w:p w14:paraId="14F07EAA" w14:textId="77777777" w:rsidR="007B294A" w:rsidRPr="0030419E" w:rsidRDefault="007B294A" w:rsidP="007B294A">
      <w:pPr>
        <w:rPr>
          <w:lang w:val="en-GB"/>
        </w:rPr>
      </w:pPr>
    </w:p>
    <w:p w14:paraId="6937FEFF" w14:textId="711AA772" w:rsidR="007B294A" w:rsidRPr="0030419E" w:rsidRDefault="007B294A" w:rsidP="007B294A">
      <w:pPr>
        <w:pStyle w:val="ListParagraph"/>
        <w:numPr>
          <w:ilvl w:val="0"/>
          <w:numId w:val="21"/>
        </w:numPr>
        <w:rPr>
          <w:lang w:val="en-GB"/>
        </w:rPr>
      </w:pPr>
      <w:r w:rsidRPr="0030419E">
        <w:rPr>
          <w:lang w:val="en-GB"/>
        </w:rPr>
        <w:t xml:space="preserve">A uPA </w:t>
      </w:r>
      <w:del w:id="108" w:author="Guy Roberts" w:date="2015-05-12T15:12:00Z">
        <w:r w:rsidRPr="0030419E" w:rsidDel="00214C9D">
          <w:rPr>
            <w:lang w:val="en-GB"/>
          </w:rPr>
          <w:delText xml:space="preserve">NSA </w:delText>
        </w:r>
      </w:del>
      <w:r w:rsidRPr="0030419E">
        <w:rPr>
          <w:lang w:val="en-GB"/>
        </w:rPr>
        <w:t>is contractually obligated to authorize a user’s access to Transport Plane resources in its associated network.</w:t>
      </w:r>
    </w:p>
    <w:p w14:paraId="243E622B" w14:textId="77777777" w:rsidR="007B294A" w:rsidRPr="0030419E" w:rsidRDefault="007B294A" w:rsidP="007B294A">
      <w:pPr>
        <w:rPr>
          <w:lang w:val="en-GB"/>
        </w:rPr>
      </w:pPr>
    </w:p>
    <w:p w14:paraId="0848C3D2" w14:textId="53FDCC7C" w:rsidR="007B294A" w:rsidRPr="0030419E" w:rsidRDefault="007B294A" w:rsidP="007B294A">
      <w:pPr>
        <w:rPr>
          <w:lang w:val="en-GB"/>
        </w:rPr>
      </w:pPr>
      <w:r w:rsidRPr="0030419E">
        <w:rPr>
          <w:lang w:val="en-GB"/>
        </w:rPr>
        <w:t xml:space="preserve">How the uRA and uPA authorize a user’s access is a deployment </w:t>
      </w:r>
      <w:del w:id="109" w:author="Guy Roberts" w:date="2015-05-08T13:01:00Z">
        <w:r w:rsidRPr="0030419E" w:rsidDel="00073164">
          <w:rPr>
            <w:lang w:val="en-GB"/>
          </w:rPr>
          <w:delText xml:space="preserve">time </w:delText>
        </w:r>
      </w:del>
      <w:r w:rsidRPr="0030419E">
        <w:rPr>
          <w:lang w:val="en-GB"/>
        </w:rPr>
        <w:t>decision and</w:t>
      </w:r>
      <w:ins w:id="110" w:author="Guy Roberts" w:date="2015-05-12T15:12:00Z">
        <w:r w:rsidR="00214C9D">
          <w:rPr>
            <w:lang w:val="en-GB"/>
          </w:rPr>
          <w:t xml:space="preserve"> is</w:t>
        </w:r>
      </w:ins>
      <w:r w:rsidRPr="0030419E">
        <w:rPr>
          <w:lang w:val="en-GB"/>
        </w:rPr>
        <w:t xml:space="preserve"> out of </w:t>
      </w:r>
      <w:del w:id="111" w:author="Guy Roberts" w:date="2015-05-12T15:13:00Z">
        <w:r w:rsidRPr="0030419E" w:rsidDel="00214C9D">
          <w:rPr>
            <w:lang w:val="en-GB"/>
          </w:rPr>
          <w:delText xml:space="preserve">the </w:delText>
        </w:r>
      </w:del>
      <w:r w:rsidRPr="0030419E">
        <w:rPr>
          <w:lang w:val="en-GB"/>
        </w:rPr>
        <w:t>scope of the NSI protocol.</w:t>
      </w:r>
      <w:r w:rsidR="00E96432" w:rsidRPr="0030419E">
        <w:rPr>
          <w:lang w:val="en-GB"/>
        </w:rPr>
        <w:t xml:space="preserve"> </w:t>
      </w:r>
      <w:r w:rsidR="00E96432" w:rsidRPr="0030419E">
        <w:rPr>
          <w:lang w:val="en-GB"/>
        </w:rPr>
        <w:fldChar w:fldCharType="begin"/>
      </w:r>
      <w:r w:rsidR="00E96432" w:rsidRPr="0030419E">
        <w:rPr>
          <w:lang w:val="en-GB"/>
        </w:rPr>
        <w:instrText xml:space="preserve"> REF _Ref291774121 \h </w:instrText>
      </w:r>
      <w:r w:rsidR="00E96432" w:rsidRPr="0030419E">
        <w:rPr>
          <w:lang w:val="en-GB"/>
        </w:rPr>
      </w:r>
      <w:r w:rsidR="00E96432" w:rsidRPr="0030419E">
        <w:rPr>
          <w:lang w:val="en-GB"/>
        </w:rPr>
        <w:fldChar w:fldCharType="separate"/>
      </w:r>
      <w:r w:rsidR="00E96432" w:rsidRPr="0030419E">
        <w:rPr>
          <w:lang w:val="en-GB"/>
        </w:rPr>
        <w:t xml:space="preserve">Figure </w:t>
      </w:r>
      <w:r w:rsidR="00E96432" w:rsidRPr="0030419E">
        <w:rPr>
          <w:noProof/>
          <w:lang w:val="en-GB"/>
        </w:rPr>
        <w:t>2</w:t>
      </w:r>
      <w:r w:rsidR="00E96432" w:rsidRPr="0030419E">
        <w:rPr>
          <w:lang w:val="en-GB"/>
        </w:rPr>
        <w:fldChar w:fldCharType="end"/>
      </w:r>
      <w:r w:rsidR="00E96432" w:rsidRPr="0030419E">
        <w:rPr>
          <w:lang w:val="en-GB"/>
        </w:rPr>
        <w:t xml:space="preserve"> below illustrates these security concepts.</w:t>
      </w:r>
    </w:p>
    <w:p w14:paraId="035CB565" w14:textId="77777777" w:rsidR="007B294A" w:rsidRPr="0030419E" w:rsidRDefault="007B294A" w:rsidP="00786899">
      <w:pPr>
        <w:spacing w:after="160" w:line="259" w:lineRule="auto"/>
        <w:rPr>
          <w:rFonts w:eastAsia="MS PGothic"/>
          <w:lang w:val="en-GB"/>
        </w:rPr>
      </w:pPr>
    </w:p>
    <w:p w14:paraId="31A66A94" w14:textId="74473CE8" w:rsidR="00786899" w:rsidRPr="0030419E" w:rsidRDefault="00786899" w:rsidP="00786899">
      <w:pPr>
        <w:spacing w:after="160" w:line="259" w:lineRule="auto"/>
        <w:rPr>
          <w:lang w:val="en-GB"/>
        </w:rPr>
      </w:pPr>
      <w:commentRangeStart w:id="112"/>
      <w:r w:rsidRPr="0030419E">
        <w:rPr>
          <w:rFonts w:eastAsia="MS PGothic"/>
          <w:noProof/>
          <w:lang w:val="en-GB" w:eastAsia="en-GB"/>
        </w:rPr>
        <w:drawing>
          <wp:inline distT="0" distB="0" distL="0" distR="0" wp14:anchorId="04A4643F" wp14:editId="77939850">
            <wp:extent cx="5486400" cy="3200400"/>
            <wp:effectExtent l="0" t="0" r="0" b="0"/>
            <wp:docPr id="1" name="Picture 1"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commentRangeEnd w:id="112"/>
      <w:r w:rsidR="00CF6230">
        <w:rPr>
          <w:rStyle w:val="CommentReference"/>
        </w:rPr>
        <w:commentReference w:id="112"/>
      </w:r>
    </w:p>
    <w:p w14:paraId="0045282F" w14:textId="3D946290" w:rsidR="00C50307" w:rsidRPr="0030419E" w:rsidRDefault="00E96432" w:rsidP="0030419E">
      <w:pPr>
        <w:pStyle w:val="Caption"/>
        <w:rPr>
          <w:lang w:val="en-GB"/>
        </w:rPr>
      </w:pPr>
      <w:bookmarkStart w:id="113" w:name="_Ref291774121"/>
      <w:bookmarkStart w:id="114" w:name="_Ref291774116"/>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59248B">
        <w:rPr>
          <w:noProof/>
          <w:lang w:val="en-GB"/>
        </w:rPr>
        <w:t>2</w:t>
      </w:r>
      <w:r w:rsidRPr="0030419E">
        <w:rPr>
          <w:lang w:val="en-GB"/>
        </w:rPr>
        <w:fldChar w:fldCharType="end"/>
      </w:r>
      <w:bookmarkEnd w:id="113"/>
      <w:r w:rsidRPr="0030419E">
        <w:rPr>
          <w:lang w:val="en-GB"/>
        </w:rPr>
        <w:t xml:space="preserve"> – Security in the Service Plane.</w:t>
      </w:r>
      <w:bookmarkEnd w:id="114"/>
    </w:p>
    <w:p w14:paraId="58A48796" w14:textId="08EED2BC" w:rsidR="00F805DD" w:rsidRPr="0030419E" w:rsidRDefault="00C50307" w:rsidP="00F805DD">
      <w:pPr>
        <w:rPr>
          <w:lang w:val="en-GB"/>
        </w:rPr>
      </w:pPr>
      <w:r w:rsidRPr="0030419E">
        <w:rPr>
          <w:lang w:val="en-GB"/>
        </w:rPr>
        <w:t>A group of NSAs that</w:t>
      </w:r>
      <w:ins w:id="115" w:author="Guy Roberts" w:date="2015-05-08T13:01:00Z">
        <w:r w:rsidR="00073164">
          <w:rPr>
            <w:lang w:val="en-GB"/>
          </w:rPr>
          <w:t xml:space="preserve"> </w:t>
        </w:r>
      </w:ins>
      <w:ins w:id="116" w:author="Guy Roberts" w:date="2015-05-12T15:22:00Z">
        <w:r w:rsidR="00CF6230">
          <w:rPr>
            <w:lang w:val="en-GB"/>
          </w:rPr>
          <w:t>together</w:t>
        </w:r>
      </w:ins>
      <w:r w:rsidRPr="0030419E">
        <w:rPr>
          <w:lang w:val="en-GB"/>
        </w:rPr>
        <w:t xml:space="preserve"> form a </w:t>
      </w:r>
      <w:r w:rsidR="004D1EE5" w:rsidRPr="0030419E">
        <w:rPr>
          <w:lang w:val="en-GB"/>
        </w:rPr>
        <w:t>Service Plane</w:t>
      </w:r>
      <w:r w:rsidRPr="0030419E">
        <w:rPr>
          <w:lang w:val="en-GB"/>
        </w:rPr>
        <w:t xml:space="preserve"> will be self-regulating. Misbehaving NSAs will be called to account by the community, and in the worst case such a NSA will be removed from the </w:t>
      </w:r>
      <w:r w:rsidR="004D1EE5" w:rsidRPr="0030419E">
        <w:rPr>
          <w:lang w:val="en-GB"/>
        </w:rPr>
        <w:t>Service Plane</w:t>
      </w:r>
      <w:r w:rsidRPr="0030419E">
        <w:rPr>
          <w:lang w:val="en-GB"/>
        </w:rPr>
        <w:t>.</w:t>
      </w:r>
      <w:r w:rsidR="00786899" w:rsidRPr="0030419E">
        <w:rPr>
          <w:lang w:val="en-GB"/>
        </w:rPr>
        <w:t xml:space="preserve">  </w:t>
      </w:r>
      <w:r w:rsidR="00786899" w:rsidRPr="0030419E">
        <w:rPr>
          <w:rFonts w:eastAsia="MS PGothic"/>
          <w:lang w:val="en-GB"/>
        </w:rPr>
        <w:t>There are no automated mechanisms for removing an NSA deemed to be “misbehaving”.</w:t>
      </w:r>
    </w:p>
    <w:p w14:paraId="3E965157" w14:textId="17E9A415" w:rsidR="00C50307" w:rsidRPr="0030419E" w:rsidRDefault="00C50307" w:rsidP="00C50307">
      <w:pPr>
        <w:pStyle w:val="Heading1"/>
        <w:rPr>
          <w:lang w:val="en-GB"/>
        </w:rPr>
      </w:pPr>
      <w:bookmarkStart w:id="117" w:name="_Toc292543698"/>
      <w:r w:rsidRPr="0030419E">
        <w:rPr>
          <w:lang w:val="en-GB"/>
        </w:rPr>
        <w:t xml:space="preserve">Access to the </w:t>
      </w:r>
      <w:r w:rsidR="004D1EE5" w:rsidRPr="0030419E">
        <w:rPr>
          <w:lang w:val="en-GB"/>
        </w:rPr>
        <w:t>Service Plane</w:t>
      </w:r>
      <w:bookmarkEnd w:id="117"/>
    </w:p>
    <w:p w14:paraId="2900C76B" w14:textId="445F5C1C" w:rsidR="00FB6B54" w:rsidRPr="0030419E" w:rsidRDefault="00D70BDC" w:rsidP="0030419E">
      <w:pPr>
        <w:rPr>
          <w:lang w:val="en-GB"/>
        </w:rPr>
      </w:pPr>
      <w:r w:rsidRPr="0030419E">
        <w:rPr>
          <w:lang w:val="en-GB"/>
        </w:rPr>
        <w:t>A</w:t>
      </w:r>
      <w:r w:rsidR="00FB6B54" w:rsidRPr="0030419E">
        <w:rPr>
          <w:lang w:val="en-GB"/>
        </w:rPr>
        <w:t>n</w:t>
      </w:r>
      <w:r w:rsidRPr="0030419E">
        <w:rPr>
          <w:lang w:val="en-GB"/>
        </w:rPr>
        <w:t xml:space="preserve"> NSI </w:t>
      </w:r>
      <w:r w:rsidR="00FB6B54" w:rsidRPr="0030419E">
        <w:rPr>
          <w:lang w:val="en-GB"/>
        </w:rPr>
        <w:t xml:space="preserve">Connection Service </w:t>
      </w:r>
      <w:r w:rsidRPr="0030419E">
        <w:rPr>
          <w:lang w:val="en-GB"/>
        </w:rPr>
        <w:t xml:space="preserve">request is any RA to PA Connection Service message as listed in table 2 of </w:t>
      </w:r>
      <w:del w:id="118" w:author="Guy Roberts" w:date="2015-05-08T13:02:00Z">
        <w:r w:rsidRPr="0030419E" w:rsidDel="00073164">
          <w:rPr>
            <w:lang w:val="en-GB"/>
          </w:rPr>
          <w:delText>GFD-R-P.212</w:delText>
        </w:r>
      </w:del>
      <w:ins w:id="119" w:author="Guy Roberts" w:date="2015-05-08T13:02:00Z">
        <w:r w:rsidR="00073164">
          <w:rPr>
            <w:lang w:val="en-GB"/>
          </w:rPr>
          <w:t>the NSI Connection Service v2.0</w:t>
        </w:r>
      </w:ins>
      <w:ins w:id="120" w:author="Guy Roberts" w:date="2015-05-08T13:01:00Z">
        <w:r w:rsidR="00073164">
          <w:rPr>
            <w:lang w:val="en-GB"/>
          </w:rPr>
          <w:t xml:space="preserve"> [GFD.212]</w:t>
        </w:r>
      </w:ins>
      <w:r w:rsidRPr="0030419E">
        <w:rPr>
          <w:lang w:val="en-GB"/>
        </w:rPr>
        <w:t>.</w:t>
      </w:r>
      <w:r w:rsidR="00FB6B54" w:rsidRPr="0030419E">
        <w:rPr>
          <w:lang w:val="en-GB"/>
        </w:rPr>
        <w:t xml:space="preserve">  </w:t>
      </w:r>
      <w:r w:rsidR="00BF0626" w:rsidRPr="0030419E">
        <w:rPr>
          <w:lang w:val="en-GB"/>
        </w:rPr>
        <w:t xml:space="preserve">An Ultimate Requester Agent (uRA) is a Requester Agent </w:t>
      </w:r>
      <w:del w:id="121" w:author="Guy Roberts" w:date="2015-05-12T14:36:00Z">
        <w:r w:rsidR="00BF0626" w:rsidRPr="0030419E" w:rsidDel="00B51581">
          <w:rPr>
            <w:lang w:val="en-GB"/>
          </w:rPr>
          <w:delText xml:space="preserve">NSA </w:delText>
        </w:r>
      </w:del>
      <w:r w:rsidR="00BF0626" w:rsidRPr="0030419E">
        <w:rPr>
          <w:lang w:val="en-GB"/>
        </w:rPr>
        <w:t xml:space="preserve">that is the originator of a Connection Service </w:t>
      </w:r>
      <w:r w:rsidR="00FB6B54" w:rsidRPr="0030419E">
        <w:rPr>
          <w:lang w:val="en-GB"/>
        </w:rPr>
        <w:t>request, and r</w:t>
      </w:r>
      <w:r w:rsidR="00BF0626" w:rsidRPr="0030419E">
        <w:rPr>
          <w:lang w:val="en-GB"/>
        </w:rPr>
        <w:t>esponsible for providing users/applications access to NSI connection services.</w:t>
      </w:r>
      <w:r w:rsidR="00FB6B54" w:rsidRPr="0030419E">
        <w:rPr>
          <w:lang w:val="en-GB"/>
        </w:rPr>
        <w:t xml:space="preserve">  </w:t>
      </w:r>
      <w:del w:id="122" w:author="Guy Roberts" w:date="2015-05-08T13:03:00Z">
        <w:r w:rsidR="00FB6B54" w:rsidRPr="0030419E" w:rsidDel="00073164">
          <w:rPr>
            <w:lang w:val="en-GB"/>
          </w:rPr>
          <w:delText>They are the</w:delText>
        </w:r>
      </w:del>
      <w:ins w:id="123" w:author="Guy Roberts" w:date="2015-05-08T13:03:00Z">
        <w:r w:rsidR="00073164">
          <w:rPr>
            <w:lang w:val="en-GB"/>
          </w:rPr>
          <w:t>The uRA is the</w:t>
        </w:r>
      </w:ins>
      <w:r w:rsidR="00FB6B54" w:rsidRPr="0030419E">
        <w:rPr>
          <w:lang w:val="en-GB"/>
        </w:rPr>
        <w:t xml:space="preserve"> source of NSI Connection Service messages </w:t>
      </w:r>
      <w:del w:id="124" w:author="Guy Roberts" w:date="2015-05-12T14:37:00Z">
        <w:r w:rsidR="00FB6B54" w:rsidRPr="0030419E" w:rsidDel="00B51581">
          <w:rPr>
            <w:lang w:val="en-GB"/>
          </w:rPr>
          <w:delText xml:space="preserve">into </w:delText>
        </w:r>
      </w:del>
      <w:ins w:id="125" w:author="Guy Roberts" w:date="2015-05-12T14:37:00Z">
        <w:r w:rsidR="00B51581">
          <w:rPr>
            <w:lang w:val="en-GB"/>
          </w:rPr>
          <w:t>in</w:t>
        </w:r>
        <w:r w:rsidR="00B51581" w:rsidRPr="0030419E">
          <w:rPr>
            <w:lang w:val="en-GB"/>
          </w:rPr>
          <w:t xml:space="preserve"> </w:t>
        </w:r>
      </w:ins>
      <w:r w:rsidR="00FB6B54" w:rsidRPr="0030419E">
        <w:rPr>
          <w:lang w:val="en-GB"/>
        </w:rPr>
        <w:t>the Service Plane, initiating messaging at the root of the tree or start of the chain, hence the</w:t>
      </w:r>
      <w:ins w:id="126" w:author="Guy Roberts" w:date="2015-05-12T14:37:00Z">
        <w:r w:rsidR="00B51581">
          <w:rPr>
            <w:lang w:val="en-GB"/>
          </w:rPr>
          <w:t xml:space="preserve"> </w:t>
        </w:r>
      </w:ins>
      <w:ins w:id="127" w:author="Guy Roberts" w:date="2015-05-12T14:38:00Z">
        <w:r w:rsidR="00B51581">
          <w:rPr>
            <w:lang w:val="en-GB"/>
          </w:rPr>
          <w:t>designation of</w:t>
        </w:r>
      </w:ins>
      <w:r w:rsidR="00FB6B54" w:rsidRPr="0030419E">
        <w:rPr>
          <w:lang w:val="en-GB"/>
        </w:rPr>
        <w:t xml:space="preserve"> “Ultimate” requester agent.</w:t>
      </w:r>
    </w:p>
    <w:p w14:paraId="5348CD77" w14:textId="7BD51A72" w:rsidR="00BF0626" w:rsidRPr="0030419E" w:rsidRDefault="00BF0626" w:rsidP="0030419E">
      <w:pPr>
        <w:rPr>
          <w:lang w:val="en-GB"/>
        </w:rPr>
      </w:pPr>
    </w:p>
    <w:p w14:paraId="74196232" w14:textId="6CDF79FD" w:rsidR="003F5BF6" w:rsidRPr="0030419E" w:rsidRDefault="00FB6B54" w:rsidP="00FB6B54">
      <w:pPr>
        <w:rPr>
          <w:lang w:val="en-GB"/>
        </w:rPr>
      </w:pPr>
      <w:r w:rsidRPr="0030419E">
        <w:rPr>
          <w:lang w:val="en-GB"/>
        </w:rPr>
        <w:lastRenderedPageBreak/>
        <w:t>The uRA is responsible for establishing the identity of the</w:t>
      </w:r>
      <w:ins w:id="128" w:author="Guy Roberts" w:date="2015-05-12T14:59:00Z">
        <w:r w:rsidR="003318EA">
          <w:rPr>
            <w:lang w:val="en-GB"/>
          </w:rPr>
          <w:t xml:space="preserve"> Originating Entity </w:t>
        </w:r>
      </w:ins>
      <w:del w:id="129" w:author="Guy Roberts" w:date="2015-05-12T14:59:00Z">
        <w:r w:rsidRPr="0030419E" w:rsidDel="003318EA">
          <w:rPr>
            <w:lang w:val="en-GB"/>
          </w:rPr>
          <w:delText xml:space="preserve"> entity (</w:delText>
        </w:r>
        <w:r w:rsidR="00A436ED" w:rsidRPr="0030419E" w:rsidDel="003318EA">
          <w:rPr>
            <w:lang w:val="en-GB"/>
          </w:rPr>
          <w:delText>end user</w:delText>
        </w:r>
        <w:r w:rsidRPr="0030419E" w:rsidDel="003318EA">
          <w:rPr>
            <w:lang w:val="en-GB"/>
          </w:rPr>
          <w:delText xml:space="preserve"> or machine)</w:delText>
        </w:r>
        <w:r w:rsidR="00A436ED" w:rsidRPr="0030419E" w:rsidDel="003318EA">
          <w:rPr>
            <w:lang w:val="en-GB"/>
          </w:rPr>
          <w:delText xml:space="preserve"> </w:delText>
        </w:r>
      </w:del>
      <w:del w:id="130" w:author="Guy Roberts" w:date="2015-05-12T14:39:00Z">
        <w:r w:rsidR="00A436ED" w:rsidRPr="0030419E" w:rsidDel="00B51581">
          <w:rPr>
            <w:lang w:val="en-GB"/>
          </w:rPr>
          <w:delText xml:space="preserve">requesting </w:delText>
        </w:r>
      </w:del>
      <w:ins w:id="131" w:author="Guy Roberts" w:date="2015-05-12T14:39:00Z">
        <w:r w:rsidR="00B51581">
          <w:rPr>
            <w:lang w:val="en-GB"/>
          </w:rPr>
          <w:t>that has requested</w:t>
        </w:r>
        <w:r w:rsidR="00B51581" w:rsidRPr="0030419E">
          <w:rPr>
            <w:lang w:val="en-GB"/>
          </w:rPr>
          <w:t xml:space="preserve"> </w:t>
        </w:r>
      </w:ins>
      <w:r w:rsidR="00A436ED" w:rsidRPr="0030419E">
        <w:rPr>
          <w:lang w:val="en-GB"/>
        </w:rPr>
        <w:t xml:space="preserve">access to the </w:t>
      </w:r>
      <w:r w:rsidRPr="0030419E">
        <w:rPr>
          <w:lang w:val="en-GB"/>
        </w:rPr>
        <w:t>NSI Connection Services.  How</w:t>
      </w:r>
      <w:r w:rsidR="00A436ED" w:rsidRPr="0030419E">
        <w:rPr>
          <w:lang w:val="en-GB"/>
        </w:rPr>
        <w:t xml:space="preserve"> this</w:t>
      </w:r>
      <w:r w:rsidRPr="0030419E">
        <w:rPr>
          <w:lang w:val="en-GB"/>
        </w:rPr>
        <w:t xml:space="preserve"> identity is established is a local matter (TLS client authentication, </w:t>
      </w:r>
      <w:r w:rsidR="00A436ED" w:rsidRPr="0030419E">
        <w:rPr>
          <w:lang w:val="en-GB"/>
        </w:rPr>
        <w:t xml:space="preserve">authentication through </w:t>
      </w:r>
      <w:r w:rsidR="003F5BF6" w:rsidRPr="0030419E">
        <w:rPr>
          <w:lang w:val="en-GB"/>
        </w:rPr>
        <w:t>Identity Provider</w:t>
      </w:r>
      <w:r w:rsidRPr="0030419E">
        <w:rPr>
          <w:lang w:val="en-GB"/>
        </w:rPr>
        <w:t xml:space="preserve">, local user accounts, </w:t>
      </w:r>
      <w:r w:rsidR="00A436ED" w:rsidRPr="0030419E">
        <w:rPr>
          <w:lang w:val="en-GB"/>
        </w:rPr>
        <w:t xml:space="preserve">access tokens, </w:t>
      </w:r>
      <w:r w:rsidRPr="0030419E">
        <w:rPr>
          <w:lang w:val="en-GB"/>
        </w:rPr>
        <w:t>etc.).</w:t>
      </w:r>
    </w:p>
    <w:p w14:paraId="7C442573" w14:textId="77777777" w:rsidR="003F5BF6" w:rsidRPr="0030419E" w:rsidRDefault="003F5BF6" w:rsidP="00FB6B54">
      <w:pPr>
        <w:rPr>
          <w:lang w:val="en-GB"/>
        </w:rPr>
      </w:pPr>
    </w:p>
    <w:p w14:paraId="5DE2C0A1" w14:textId="6C9A3416" w:rsidR="003F5BF6" w:rsidRPr="0030419E" w:rsidRDefault="003F5BF6" w:rsidP="0030419E">
      <w:pPr>
        <w:ind w:left="720"/>
        <w:rPr>
          <w:i/>
          <w:lang w:val="en-GB"/>
        </w:rPr>
      </w:pPr>
      <w:r w:rsidRPr="0030419E">
        <w:rPr>
          <w:i/>
          <w:lang w:val="en-GB"/>
        </w:rPr>
        <w:t xml:space="preserve">The uRA MUST determine the identity of the </w:t>
      </w:r>
      <w:del w:id="132" w:author="Guy Roberts" w:date="2015-05-12T14:59:00Z">
        <w:r w:rsidRPr="0030419E" w:rsidDel="003318EA">
          <w:rPr>
            <w:i/>
            <w:lang w:val="en-GB"/>
          </w:rPr>
          <w:delText xml:space="preserve">requesting </w:delText>
        </w:r>
      </w:del>
      <w:ins w:id="133" w:author="Guy Roberts" w:date="2015-05-12T14:59:00Z">
        <w:r w:rsidR="003318EA">
          <w:rPr>
            <w:i/>
            <w:lang w:val="en-GB"/>
          </w:rPr>
          <w:t>Originating Entity</w:t>
        </w:r>
      </w:ins>
      <w:del w:id="134" w:author="Guy Roberts" w:date="2015-05-12T14:59:00Z">
        <w:r w:rsidRPr="0030419E" w:rsidDel="003318EA">
          <w:rPr>
            <w:i/>
            <w:lang w:val="en-GB"/>
          </w:rPr>
          <w:delText>entity</w:delText>
        </w:r>
      </w:del>
      <w:r w:rsidRPr="0030419E">
        <w:rPr>
          <w:i/>
          <w:lang w:val="en-GB"/>
        </w:rPr>
        <w:t>.</w:t>
      </w:r>
    </w:p>
    <w:p w14:paraId="5D5DB67E" w14:textId="77777777" w:rsidR="003F5BF6" w:rsidRPr="0030419E" w:rsidRDefault="003F5BF6" w:rsidP="00FB6B54">
      <w:pPr>
        <w:rPr>
          <w:lang w:val="en-GB"/>
        </w:rPr>
      </w:pPr>
    </w:p>
    <w:p w14:paraId="661DFD47" w14:textId="7AB0D704" w:rsidR="00FB6B54" w:rsidRPr="0030419E" w:rsidRDefault="003F5BF6" w:rsidP="00FB6B54">
      <w:pPr>
        <w:rPr>
          <w:lang w:val="en-GB"/>
        </w:rPr>
      </w:pPr>
      <w:r w:rsidRPr="0030419E">
        <w:rPr>
          <w:lang w:val="en-GB"/>
        </w:rPr>
        <w:t xml:space="preserve">The uRA is also responsible for authorizing the </w:t>
      </w:r>
      <w:ins w:id="135" w:author="Guy Roberts" w:date="2015-05-12T14:59:00Z">
        <w:r w:rsidR="003318EA">
          <w:rPr>
            <w:lang w:val="en-GB"/>
          </w:rPr>
          <w:t>Originating Entity’s</w:t>
        </w:r>
      </w:ins>
      <w:del w:id="136" w:author="Guy Roberts" w:date="2015-05-12T14:59:00Z">
        <w:r w:rsidRPr="0030419E" w:rsidDel="003318EA">
          <w:rPr>
            <w:lang w:val="en-GB"/>
          </w:rPr>
          <w:delText>entity’s</w:delText>
        </w:r>
      </w:del>
      <w:r w:rsidRPr="0030419E">
        <w:rPr>
          <w:lang w:val="en-GB"/>
        </w:rPr>
        <w:t xml:space="preserve"> access to the Service Plane after having established </w:t>
      </w:r>
      <w:del w:id="137" w:author="Guy Roberts" w:date="2015-05-12T14:39:00Z">
        <w:r w:rsidRPr="0030419E" w:rsidDel="00B51581">
          <w:rPr>
            <w:lang w:val="en-GB"/>
          </w:rPr>
          <w:delText>the entity’s</w:delText>
        </w:r>
      </w:del>
      <w:ins w:id="138" w:author="Guy Roberts" w:date="2015-05-12T14:39:00Z">
        <w:r w:rsidR="00B51581">
          <w:rPr>
            <w:lang w:val="en-GB"/>
          </w:rPr>
          <w:t>its</w:t>
        </w:r>
      </w:ins>
      <w:r w:rsidRPr="0030419E">
        <w:rPr>
          <w:lang w:val="en-GB"/>
        </w:rPr>
        <w:t xml:space="preserve"> identity.  How the uRA authorizes a user is a local matter, and may be something as simple as providing access if the </w:t>
      </w:r>
      <w:del w:id="139" w:author="Guy Roberts" w:date="2015-05-12T14:41:00Z">
        <w:r w:rsidRPr="0030419E" w:rsidDel="00B51581">
          <w:rPr>
            <w:lang w:val="en-GB"/>
          </w:rPr>
          <w:delText xml:space="preserve">user’s </w:delText>
        </w:r>
      </w:del>
      <w:ins w:id="140" w:author="Guy Roberts" w:date="2015-05-12T14:41:00Z">
        <w:r w:rsidR="00B51581" w:rsidRPr="0030419E">
          <w:rPr>
            <w:lang w:val="en-GB"/>
          </w:rPr>
          <w:t xml:space="preserve"> </w:t>
        </w:r>
      </w:ins>
      <w:r w:rsidRPr="0030419E">
        <w:rPr>
          <w:lang w:val="en-GB"/>
        </w:rPr>
        <w:t>identity</w:t>
      </w:r>
      <w:ins w:id="141" w:author="Guy Roberts" w:date="2015-05-12T14:42:00Z">
        <w:r w:rsidR="00B51581">
          <w:rPr>
            <w:lang w:val="en-GB"/>
          </w:rPr>
          <w:t xml:space="preserve"> of the </w:t>
        </w:r>
      </w:ins>
      <w:ins w:id="142" w:author="Guy Roberts" w:date="2015-05-12T15:00:00Z">
        <w:r w:rsidR="003318EA">
          <w:rPr>
            <w:lang w:val="en-GB"/>
          </w:rPr>
          <w:t>Originating Entity</w:t>
        </w:r>
      </w:ins>
      <w:r w:rsidRPr="0030419E">
        <w:rPr>
          <w:lang w:val="en-GB"/>
        </w:rPr>
        <w:t xml:space="preserve"> can be established (open policy) or something more restrictive based on an authorization server (restrictive policy).</w:t>
      </w:r>
    </w:p>
    <w:p w14:paraId="03E16EEC" w14:textId="77777777" w:rsidR="003F5BF6" w:rsidRPr="0030419E" w:rsidRDefault="003F5BF6" w:rsidP="0030419E">
      <w:pPr>
        <w:ind w:left="720"/>
        <w:rPr>
          <w:i/>
          <w:lang w:val="en-GB"/>
        </w:rPr>
      </w:pPr>
    </w:p>
    <w:p w14:paraId="4C798C44" w14:textId="3064B950" w:rsidR="003F5BF6" w:rsidRPr="00B51581" w:rsidRDefault="003F5BF6" w:rsidP="0030419E">
      <w:pPr>
        <w:ind w:left="720"/>
        <w:rPr>
          <w:i/>
          <w:lang w:val="en-GB"/>
          <w:rPrChange w:id="143" w:author="Guy Roberts" w:date="2015-05-12T14:40:00Z">
            <w:rPr>
              <w:lang w:val="en-GB"/>
            </w:rPr>
          </w:rPrChange>
        </w:rPr>
      </w:pPr>
      <w:r w:rsidRPr="00B51581">
        <w:rPr>
          <w:i/>
          <w:lang w:val="en-GB"/>
        </w:rPr>
        <w:t xml:space="preserve">The uRA MUST </w:t>
      </w:r>
      <w:r w:rsidRPr="00B51581">
        <w:rPr>
          <w:i/>
          <w:lang w:val="en-GB"/>
          <w:rPrChange w:id="144" w:author="Guy Roberts" w:date="2015-05-12T14:40:00Z">
            <w:rPr>
              <w:lang w:val="en-GB"/>
            </w:rPr>
          </w:rPrChange>
        </w:rPr>
        <w:t xml:space="preserve">authorize </w:t>
      </w:r>
      <w:del w:id="145" w:author="Guy Roberts" w:date="2015-05-12T14:42:00Z">
        <w:r w:rsidRPr="00B51581" w:rsidDel="00B51581">
          <w:rPr>
            <w:i/>
            <w:lang w:val="en-GB"/>
            <w:rPrChange w:id="146" w:author="Guy Roberts" w:date="2015-05-12T14:40:00Z">
              <w:rPr>
                <w:lang w:val="en-GB"/>
              </w:rPr>
            </w:rPrChange>
          </w:rPr>
          <w:delText xml:space="preserve">the entity’s </w:delText>
        </w:r>
      </w:del>
      <w:r w:rsidRPr="00B51581">
        <w:rPr>
          <w:i/>
          <w:lang w:val="en-GB"/>
          <w:rPrChange w:id="147" w:author="Guy Roberts" w:date="2015-05-12T14:40:00Z">
            <w:rPr>
              <w:lang w:val="en-GB"/>
            </w:rPr>
          </w:rPrChange>
        </w:rPr>
        <w:t>access to the Service Plane</w:t>
      </w:r>
      <w:ins w:id="148" w:author="Guy Roberts" w:date="2015-05-12T14:42:00Z">
        <w:r w:rsidR="00B51581">
          <w:rPr>
            <w:i/>
            <w:lang w:val="en-GB"/>
          </w:rPr>
          <w:t xml:space="preserve"> </w:t>
        </w:r>
      </w:ins>
      <w:ins w:id="149" w:author="Guy Roberts" w:date="2015-05-12T14:43:00Z">
        <w:r w:rsidR="00B51581">
          <w:rPr>
            <w:i/>
            <w:lang w:val="en-GB"/>
          </w:rPr>
          <w:t>by</w:t>
        </w:r>
      </w:ins>
      <w:ins w:id="150" w:author="Guy Roberts" w:date="2015-05-12T14:42:00Z">
        <w:r w:rsidR="00B51581">
          <w:rPr>
            <w:i/>
            <w:lang w:val="en-GB"/>
          </w:rPr>
          <w:t xml:space="preserve"> </w:t>
        </w:r>
      </w:ins>
      <w:ins w:id="151" w:author="Guy Roberts" w:date="2015-05-12T14:43:00Z">
        <w:r w:rsidR="00B51581">
          <w:rPr>
            <w:i/>
            <w:lang w:val="en-GB"/>
          </w:rPr>
          <w:t>the</w:t>
        </w:r>
      </w:ins>
      <w:ins w:id="152" w:author="Guy Roberts" w:date="2015-05-12T14:42:00Z">
        <w:r w:rsidR="00B51581">
          <w:rPr>
            <w:i/>
            <w:lang w:val="en-GB"/>
          </w:rPr>
          <w:t xml:space="preserve"> </w:t>
        </w:r>
      </w:ins>
      <w:del w:id="153" w:author="Guy Roberts" w:date="2015-05-12T14:42:00Z">
        <w:r w:rsidRPr="00B51581" w:rsidDel="00B51581">
          <w:rPr>
            <w:i/>
            <w:lang w:val="en-GB"/>
            <w:rPrChange w:id="154" w:author="Guy Roberts" w:date="2015-05-12T14:40:00Z">
              <w:rPr>
                <w:lang w:val="en-GB"/>
              </w:rPr>
            </w:rPrChange>
          </w:rPr>
          <w:delText>.</w:delText>
        </w:r>
      </w:del>
      <w:ins w:id="155" w:author="Guy Roberts" w:date="2015-05-12T15:00:00Z">
        <w:r w:rsidR="003318EA">
          <w:rPr>
            <w:i/>
            <w:lang w:val="en-GB"/>
          </w:rPr>
          <w:t>Originating Entity.</w:t>
        </w:r>
      </w:ins>
    </w:p>
    <w:p w14:paraId="0C07995C" w14:textId="77777777" w:rsidR="003F5BF6" w:rsidRPr="0030419E" w:rsidRDefault="003F5BF6" w:rsidP="0030419E">
      <w:pPr>
        <w:ind w:left="720"/>
        <w:rPr>
          <w:i/>
          <w:lang w:val="en-GB"/>
        </w:rPr>
      </w:pPr>
    </w:p>
    <w:p w14:paraId="59B3A246" w14:textId="53028C5B" w:rsidR="008A2FC4" w:rsidRPr="0030419E" w:rsidRDefault="008A2FC4" w:rsidP="005C29F0">
      <w:pPr>
        <w:rPr>
          <w:lang w:val="en-GB"/>
        </w:rPr>
      </w:pPr>
      <w:r w:rsidRPr="0030419E">
        <w:rPr>
          <w:lang w:val="en-GB"/>
        </w:rPr>
        <w:t>T</w:t>
      </w:r>
      <w:r w:rsidR="006A1C49" w:rsidRPr="0030419E">
        <w:rPr>
          <w:lang w:val="en-GB"/>
        </w:rPr>
        <w:t>he uRA is also responsible for t</w:t>
      </w:r>
      <w:r w:rsidRPr="0030419E">
        <w:rPr>
          <w:lang w:val="en-GB"/>
        </w:rPr>
        <w:t>raceability of requests for the purpose of security auditing</w:t>
      </w:r>
      <w:r w:rsidR="00293AAB" w:rsidRPr="0030419E">
        <w:rPr>
          <w:lang w:val="en-GB"/>
        </w:rPr>
        <w:t xml:space="preserve"> by other NSA within the network involved in a specific </w:t>
      </w:r>
      <w:ins w:id="156" w:author="Guy Roberts" w:date="2015-05-12T14:44:00Z">
        <w:r w:rsidR="00B51581">
          <w:rPr>
            <w:lang w:val="en-GB"/>
          </w:rPr>
          <w:t>C</w:t>
        </w:r>
      </w:ins>
      <w:del w:id="157" w:author="Guy Roberts" w:date="2015-05-12T14:44:00Z">
        <w:r w:rsidR="00293AAB" w:rsidRPr="0030419E" w:rsidDel="00B51581">
          <w:rPr>
            <w:lang w:val="en-GB"/>
          </w:rPr>
          <w:delText>c</w:delText>
        </w:r>
      </w:del>
      <w:r w:rsidR="00293AAB" w:rsidRPr="0030419E">
        <w:rPr>
          <w:lang w:val="en-GB"/>
        </w:rPr>
        <w:t xml:space="preserve">onnection </w:t>
      </w:r>
      <w:ins w:id="158" w:author="Guy Roberts" w:date="2015-05-12T14:44:00Z">
        <w:r w:rsidR="00B51581">
          <w:rPr>
            <w:lang w:val="en-GB"/>
          </w:rPr>
          <w:t>S</w:t>
        </w:r>
      </w:ins>
      <w:del w:id="159" w:author="Guy Roberts" w:date="2015-05-12T14:44:00Z">
        <w:r w:rsidR="00293AAB" w:rsidRPr="0030419E" w:rsidDel="00B51581">
          <w:rPr>
            <w:lang w:val="en-GB"/>
          </w:rPr>
          <w:delText>s</w:delText>
        </w:r>
      </w:del>
      <w:r w:rsidR="00293AAB" w:rsidRPr="0030419E">
        <w:rPr>
          <w:lang w:val="en-GB"/>
        </w:rPr>
        <w:t>ervice instance.</w:t>
      </w:r>
    </w:p>
    <w:p w14:paraId="6C41C38D" w14:textId="1CF7ED47" w:rsidR="003F5BF6" w:rsidRPr="0030419E" w:rsidRDefault="003F5BF6">
      <w:pPr>
        <w:rPr>
          <w:lang w:val="en-GB"/>
        </w:rPr>
      </w:pPr>
      <w:r w:rsidRPr="0030419E">
        <w:rPr>
          <w:lang w:val="en-GB"/>
        </w:rPr>
        <w:t xml:space="preserve">The </w:t>
      </w:r>
      <w:r w:rsidR="00143099" w:rsidRPr="0030419E">
        <w:rPr>
          <w:lang w:val="en-GB"/>
        </w:rPr>
        <w:t xml:space="preserve">reference to the </w:t>
      </w:r>
      <w:del w:id="160" w:author="Guy Roberts" w:date="2015-05-12T14:44:00Z">
        <w:r w:rsidR="00143099" w:rsidRPr="0030419E" w:rsidDel="00B51581">
          <w:rPr>
            <w:lang w:val="en-GB"/>
          </w:rPr>
          <w:delText xml:space="preserve">originating </w:delText>
        </w:r>
      </w:del>
      <w:del w:id="161" w:author="Guy Roberts" w:date="2015-05-12T15:00:00Z">
        <w:r w:rsidR="00143099" w:rsidRPr="0030419E" w:rsidDel="003318EA">
          <w:rPr>
            <w:lang w:val="en-GB"/>
          </w:rPr>
          <w:delText>entity’s</w:delText>
        </w:r>
      </w:del>
      <w:ins w:id="162" w:author="Guy Roberts" w:date="2015-05-12T15:00:00Z">
        <w:r w:rsidR="003318EA">
          <w:rPr>
            <w:lang w:val="en-GB"/>
          </w:rPr>
          <w:t>Originating Entity’s</w:t>
        </w:r>
      </w:ins>
      <w:r w:rsidR="00143099" w:rsidRPr="0030419E">
        <w:rPr>
          <w:lang w:val="en-GB"/>
        </w:rPr>
        <w:t xml:space="preserve"> </w:t>
      </w:r>
      <w:r w:rsidRPr="0030419E">
        <w:rPr>
          <w:lang w:val="en-GB"/>
        </w:rPr>
        <w:t>identity information is added to the NSI message header</w:t>
      </w:r>
      <w:r w:rsidR="00143099" w:rsidRPr="0030419E">
        <w:rPr>
          <w:lang w:val="en-GB"/>
        </w:rPr>
        <w:t>, along with the NSA identifier of the uRA,</w:t>
      </w:r>
      <w:r w:rsidR="003C0ADD" w:rsidRPr="0030419E">
        <w:rPr>
          <w:lang w:val="en-GB"/>
        </w:rPr>
        <w:t xml:space="preserve"> and sent to all peer PA participating in</w:t>
      </w:r>
      <w:r w:rsidRPr="0030419E">
        <w:rPr>
          <w:lang w:val="en-GB"/>
        </w:rPr>
        <w:t xml:space="preserve"> </w:t>
      </w:r>
      <w:r w:rsidR="003C0ADD" w:rsidRPr="0030419E">
        <w:rPr>
          <w:lang w:val="en-GB"/>
        </w:rPr>
        <w:t xml:space="preserve">the Connection Service request.  The </w:t>
      </w:r>
      <w:del w:id="163" w:author="Guy Roberts" w:date="2015-05-12T14:44:00Z">
        <w:r w:rsidR="003C0ADD" w:rsidRPr="0030419E" w:rsidDel="00B51581">
          <w:rPr>
            <w:lang w:val="en-GB"/>
          </w:rPr>
          <w:delText xml:space="preserve">originating </w:delText>
        </w:r>
      </w:del>
      <w:r w:rsidR="003C0ADD" w:rsidRPr="0030419E">
        <w:rPr>
          <w:lang w:val="en-GB"/>
        </w:rPr>
        <w:t xml:space="preserve">uRA must maintain a local audit log of the originating reference and the </w:t>
      </w:r>
      <w:r w:rsidRPr="0030419E">
        <w:rPr>
          <w:lang w:val="en-GB"/>
        </w:rPr>
        <w:t>NSI message for future reference.</w:t>
      </w:r>
    </w:p>
    <w:p w14:paraId="0F2DB45A" w14:textId="77777777" w:rsidR="003F5BF6" w:rsidRPr="0030419E" w:rsidRDefault="003F5BF6" w:rsidP="0030419E">
      <w:pPr>
        <w:ind w:left="720"/>
        <w:rPr>
          <w:lang w:val="en-GB"/>
        </w:rPr>
      </w:pPr>
    </w:p>
    <w:p w14:paraId="3B866C64" w14:textId="77777777" w:rsidR="00A65D50" w:rsidRDefault="00A65D50" w:rsidP="00A65D50">
      <w:pPr>
        <w:ind w:left="720"/>
        <w:rPr>
          <w:ins w:id="164" w:author="Guy Roberts" w:date="2015-05-12T14:47:00Z"/>
          <w:i/>
          <w:lang w:val="en-GB"/>
        </w:rPr>
      </w:pPr>
      <w:moveToRangeStart w:id="165" w:author="Guy Roberts" w:date="2015-05-12T14:47:00Z" w:name="move419205366"/>
      <w:moveTo w:id="166" w:author="Guy Roberts" w:date="2015-05-12T14:47:00Z">
        <w:r w:rsidRPr="0030419E">
          <w:rPr>
            <w:i/>
            <w:lang w:val="en-GB"/>
          </w:rPr>
          <w:t>The uRA MUST populate each NSI Connection Service message with its unique NSA identifier.</w:t>
        </w:r>
      </w:moveTo>
    </w:p>
    <w:p w14:paraId="2EF90488" w14:textId="77777777" w:rsidR="00A65D50" w:rsidRPr="0030419E" w:rsidRDefault="00A65D50" w:rsidP="00A65D50">
      <w:pPr>
        <w:ind w:left="720"/>
        <w:rPr>
          <w:i/>
          <w:lang w:val="en-GB"/>
        </w:rPr>
      </w:pPr>
    </w:p>
    <w:moveToRangeEnd w:id="165"/>
    <w:p w14:paraId="10439109" w14:textId="61D34813" w:rsidR="00FB6B54" w:rsidRPr="0030419E" w:rsidRDefault="00FB6B54" w:rsidP="0030419E">
      <w:pPr>
        <w:ind w:left="720"/>
        <w:rPr>
          <w:i/>
          <w:lang w:val="en-GB"/>
        </w:rPr>
      </w:pPr>
      <w:r w:rsidRPr="0030419E">
        <w:rPr>
          <w:i/>
          <w:lang w:val="en-GB"/>
        </w:rPr>
        <w:t xml:space="preserve">The uRA MUST populate each NSI Connection Service message with a reference to the </w:t>
      </w:r>
      <w:del w:id="167" w:author="Guy Roberts" w:date="2015-05-12T15:01:00Z">
        <w:r w:rsidRPr="0030419E" w:rsidDel="003318EA">
          <w:rPr>
            <w:i/>
            <w:lang w:val="en-GB"/>
          </w:rPr>
          <w:delText>requesting entity’s</w:delText>
        </w:r>
      </w:del>
      <w:ins w:id="168" w:author="Guy Roberts" w:date="2015-05-12T15:01:00Z">
        <w:r w:rsidR="003318EA">
          <w:rPr>
            <w:i/>
            <w:lang w:val="en-GB"/>
          </w:rPr>
          <w:t>Originating Entity’s</w:t>
        </w:r>
      </w:ins>
      <w:r w:rsidRPr="0030419E">
        <w:rPr>
          <w:i/>
          <w:lang w:val="en-GB"/>
        </w:rPr>
        <w:t xml:space="preserve"> identity.</w:t>
      </w:r>
    </w:p>
    <w:p w14:paraId="5486A0C7" w14:textId="77777777" w:rsidR="00082DA8" w:rsidRPr="0030419E" w:rsidRDefault="00082DA8" w:rsidP="0030419E">
      <w:pPr>
        <w:ind w:left="720"/>
        <w:rPr>
          <w:i/>
          <w:lang w:val="en-GB"/>
        </w:rPr>
      </w:pPr>
    </w:p>
    <w:p w14:paraId="4BD2C58A" w14:textId="480869EB" w:rsidR="00082DA8" w:rsidRPr="0030419E" w:rsidDel="00A65D50" w:rsidRDefault="00082DA8" w:rsidP="0030419E">
      <w:pPr>
        <w:ind w:left="720"/>
        <w:rPr>
          <w:i/>
          <w:lang w:val="en-GB"/>
        </w:rPr>
      </w:pPr>
      <w:moveFromRangeStart w:id="169" w:author="Guy Roberts" w:date="2015-05-12T14:47:00Z" w:name="move419205366"/>
      <w:moveFrom w:id="170" w:author="Guy Roberts" w:date="2015-05-12T14:47:00Z">
        <w:r w:rsidRPr="0030419E" w:rsidDel="00A65D50">
          <w:rPr>
            <w:i/>
            <w:lang w:val="en-GB"/>
          </w:rPr>
          <w:t>The uRA MUST populate each NSI Connection Service message with its unique NSA identifier.</w:t>
        </w:r>
      </w:moveFrom>
    </w:p>
    <w:moveFromRangeEnd w:id="169"/>
    <w:p w14:paraId="52DA5081" w14:textId="178F8654" w:rsidR="00BF0626" w:rsidRPr="0030419E" w:rsidRDefault="00BF0626" w:rsidP="00BF0626">
      <w:pPr>
        <w:rPr>
          <w:lang w:val="en-GB"/>
        </w:rPr>
      </w:pPr>
    </w:p>
    <w:p w14:paraId="4E2C3D9A" w14:textId="473D7DBB" w:rsidR="003F5BF6" w:rsidRPr="0030419E" w:rsidRDefault="003F5BF6" w:rsidP="0030419E">
      <w:pPr>
        <w:spacing w:after="160"/>
        <w:ind w:left="720"/>
        <w:rPr>
          <w:rFonts w:eastAsia="MS PGothic"/>
          <w:i/>
          <w:lang w:val="en-GB"/>
        </w:rPr>
      </w:pPr>
      <w:r w:rsidRPr="0030419E">
        <w:rPr>
          <w:i/>
          <w:lang w:val="en-GB"/>
        </w:rPr>
        <w:t xml:space="preserve">It </w:t>
      </w:r>
      <w:r w:rsidR="00DB6005" w:rsidRPr="0030419E">
        <w:rPr>
          <w:i/>
          <w:lang w:val="en-GB"/>
        </w:rPr>
        <w:t>MUST</w:t>
      </w:r>
      <w:r w:rsidRPr="0030419E">
        <w:rPr>
          <w:rFonts w:eastAsia="MS PGothic"/>
          <w:i/>
          <w:lang w:val="en-GB"/>
        </w:rPr>
        <w:t xml:space="preserve"> be possible for an NSA in the network to back trace this identity reference to the </w:t>
      </w:r>
      <w:r w:rsidR="00C943C5" w:rsidRPr="0030419E">
        <w:rPr>
          <w:rFonts w:eastAsia="MS PGothic"/>
          <w:i/>
          <w:lang w:val="en-GB"/>
        </w:rPr>
        <w:t xml:space="preserve">originating uRA of the </w:t>
      </w:r>
      <w:r w:rsidR="00DB6005" w:rsidRPr="0030419E">
        <w:rPr>
          <w:i/>
          <w:lang w:val="en-GB"/>
        </w:rPr>
        <w:t>Connection Service request</w:t>
      </w:r>
      <w:r w:rsidR="00C943C5" w:rsidRPr="0030419E">
        <w:rPr>
          <w:rFonts w:eastAsia="MS PGothic"/>
          <w:i/>
          <w:lang w:val="en-GB"/>
        </w:rPr>
        <w:t xml:space="preserve">, and resolve the reference to the identity of the </w:t>
      </w:r>
      <w:ins w:id="171" w:author="Guy Roberts" w:date="2015-05-12T15:01:00Z">
        <w:r w:rsidR="003318EA">
          <w:rPr>
            <w:rFonts w:eastAsia="MS PGothic"/>
            <w:i/>
            <w:lang w:val="en-GB"/>
          </w:rPr>
          <w:t>O</w:t>
        </w:r>
      </w:ins>
      <w:del w:id="172" w:author="Guy Roberts" w:date="2015-05-12T15:01:00Z">
        <w:r w:rsidR="00C943C5" w:rsidRPr="0030419E" w:rsidDel="003318EA">
          <w:rPr>
            <w:rFonts w:eastAsia="MS PGothic"/>
            <w:i/>
            <w:lang w:val="en-GB"/>
          </w:rPr>
          <w:delText>o</w:delText>
        </w:r>
      </w:del>
      <w:r w:rsidR="00C943C5" w:rsidRPr="0030419E">
        <w:rPr>
          <w:rFonts w:eastAsia="MS PGothic"/>
          <w:i/>
          <w:lang w:val="en-GB"/>
        </w:rPr>
        <w:t xml:space="preserve">riginating </w:t>
      </w:r>
      <w:ins w:id="173" w:author="Guy Roberts" w:date="2015-05-12T15:01:00Z">
        <w:r w:rsidR="003318EA">
          <w:rPr>
            <w:rFonts w:eastAsia="MS PGothic"/>
            <w:i/>
            <w:lang w:val="en-GB"/>
          </w:rPr>
          <w:t>E</w:t>
        </w:r>
      </w:ins>
      <w:del w:id="174" w:author="Guy Roberts" w:date="2015-05-12T15:01:00Z">
        <w:r w:rsidR="00C943C5" w:rsidRPr="0030419E" w:rsidDel="003318EA">
          <w:rPr>
            <w:rFonts w:eastAsia="MS PGothic"/>
            <w:i/>
            <w:lang w:val="en-GB"/>
          </w:rPr>
          <w:delText>e</w:delText>
        </w:r>
      </w:del>
      <w:r w:rsidR="00C943C5" w:rsidRPr="0030419E">
        <w:rPr>
          <w:rFonts w:eastAsia="MS PGothic"/>
          <w:i/>
          <w:lang w:val="en-GB"/>
        </w:rPr>
        <w:t>ntity.</w:t>
      </w:r>
    </w:p>
    <w:p w14:paraId="57338EA3" w14:textId="1D9FADCE" w:rsidR="00C50307" w:rsidRPr="0030419E" w:rsidRDefault="00C50307" w:rsidP="00C50307">
      <w:pPr>
        <w:rPr>
          <w:lang w:val="en-GB"/>
        </w:rPr>
      </w:pPr>
    </w:p>
    <w:p w14:paraId="305AEC62" w14:textId="05FA6714" w:rsidR="00C50307" w:rsidRPr="0030419E" w:rsidRDefault="00C50307" w:rsidP="00C50307">
      <w:pPr>
        <w:rPr>
          <w:lang w:val="en-GB"/>
        </w:rPr>
      </w:pPr>
      <w:r w:rsidRPr="0030419E">
        <w:rPr>
          <w:lang w:val="en-GB"/>
        </w:rPr>
        <w:t>Any NSA can authenticat</w:t>
      </w:r>
      <w:r w:rsidR="00D70BDC" w:rsidRPr="0030419E">
        <w:rPr>
          <w:lang w:val="en-GB"/>
        </w:rPr>
        <w:t>e a</w:t>
      </w:r>
      <w:ins w:id="175" w:author="Guy Roberts" w:date="2015-05-12T14:51:00Z">
        <w:r w:rsidR="00A65D50">
          <w:rPr>
            <w:lang w:val="en-GB"/>
          </w:rPr>
          <w:t xml:space="preserve"> </w:t>
        </w:r>
      </w:ins>
      <w:ins w:id="176" w:author="Guy Roberts" w:date="2015-05-12T15:01:00Z">
        <w:r w:rsidR="003318EA">
          <w:rPr>
            <w:lang w:val="en-GB"/>
          </w:rPr>
          <w:t>Originating Entity</w:t>
        </w:r>
      </w:ins>
      <w:del w:id="177" w:author="Guy Roberts" w:date="2015-05-12T14:51:00Z">
        <w:r w:rsidR="00D70BDC" w:rsidRPr="0030419E" w:rsidDel="00A65D50">
          <w:rPr>
            <w:lang w:val="en-GB"/>
          </w:rPr>
          <w:delText>n</w:delText>
        </w:r>
      </w:del>
      <w:del w:id="178" w:author="Guy Roberts" w:date="2015-05-12T15:01:00Z">
        <w:r w:rsidR="00D70BDC" w:rsidRPr="0030419E" w:rsidDel="003318EA">
          <w:rPr>
            <w:lang w:val="en-GB"/>
          </w:rPr>
          <w:delText xml:space="preserve"> entity</w:delText>
        </w:r>
      </w:del>
      <w:r w:rsidRPr="0030419E">
        <w:rPr>
          <w:lang w:val="en-GB"/>
        </w:rPr>
        <w:t xml:space="preserve"> as long as </w:t>
      </w:r>
      <w:r w:rsidR="00D70BDC" w:rsidRPr="0030419E">
        <w:rPr>
          <w:lang w:val="en-GB"/>
        </w:rPr>
        <w:t>this NSA</w:t>
      </w:r>
      <w:r w:rsidRPr="0030419E">
        <w:rPr>
          <w:lang w:val="en-GB"/>
        </w:rPr>
        <w:t xml:space="preserve"> is </w:t>
      </w:r>
      <w:r w:rsidR="00D70BDC" w:rsidRPr="0030419E">
        <w:rPr>
          <w:lang w:val="en-GB"/>
        </w:rPr>
        <w:t xml:space="preserve">a </w:t>
      </w:r>
      <w:r w:rsidRPr="0030419E">
        <w:rPr>
          <w:lang w:val="en-GB"/>
        </w:rPr>
        <w:t xml:space="preserve">part of a secure NSI </w:t>
      </w:r>
      <w:r w:rsidR="004D1EE5" w:rsidRPr="0030419E">
        <w:rPr>
          <w:lang w:val="en-GB"/>
        </w:rPr>
        <w:t>Service Plane</w:t>
      </w:r>
      <w:r w:rsidRPr="0030419E">
        <w:rPr>
          <w:lang w:val="en-GB"/>
        </w:rPr>
        <w:t xml:space="preserve"> as describe </w:t>
      </w:r>
      <w:r w:rsidR="00D70BDC" w:rsidRPr="0030419E">
        <w:rPr>
          <w:lang w:val="en-GB"/>
        </w:rPr>
        <w:t>earlier in this document</w:t>
      </w:r>
      <w:r w:rsidRPr="0030419E">
        <w:rPr>
          <w:lang w:val="en-GB"/>
        </w:rPr>
        <w:t>. This includes authentication done by user applications that have a</w:t>
      </w:r>
      <w:r w:rsidR="0076671B" w:rsidRPr="0030419E">
        <w:rPr>
          <w:lang w:val="en-GB"/>
        </w:rPr>
        <w:t>n integrated</w:t>
      </w:r>
      <w:r w:rsidRPr="0030419E">
        <w:rPr>
          <w:lang w:val="en-GB"/>
        </w:rPr>
        <w:t xml:space="preserve"> NSA</w:t>
      </w:r>
      <w:r w:rsidR="0076671B" w:rsidRPr="0030419E">
        <w:rPr>
          <w:lang w:val="en-GB"/>
        </w:rPr>
        <w:t>.</w:t>
      </w:r>
    </w:p>
    <w:p w14:paraId="217138E9" w14:textId="77777777" w:rsidR="00C50307" w:rsidRPr="0030419E" w:rsidRDefault="00C50307" w:rsidP="00C50307">
      <w:pPr>
        <w:rPr>
          <w:lang w:val="en-GB"/>
        </w:rPr>
      </w:pPr>
    </w:p>
    <w:p w14:paraId="7D5692D7" w14:textId="77777777" w:rsidR="00C116EF" w:rsidRPr="0030419E" w:rsidRDefault="00C50307" w:rsidP="00C50307">
      <w:pPr>
        <w:pStyle w:val="Caption"/>
        <w:rPr>
          <w:lang w:val="en-GB"/>
        </w:rPr>
      </w:pPr>
      <w:commentRangeStart w:id="179"/>
      <w:r w:rsidRPr="00350386">
        <w:rPr>
          <w:noProof/>
          <w:lang w:val="en-GB" w:eastAsia="en-GB"/>
        </w:rPr>
        <w:drawing>
          <wp:inline distT="0" distB="0" distL="0" distR="0" wp14:anchorId="18127D5B" wp14:editId="185FC4EF">
            <wp:extent cx="4511040" cy="1524000"/>
            <wp:effectExtent l="0" t="0" r="10160" b="0"/>
            <wp:docPr id="33" name="Picture 33" descr="Macintosh HD:Users:hanst:Documents:NSI AA - v04 - 20140617 - Hans Trompert - SURFnet - Control Plane Acc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nst:Documents:NSI AA - v04 - 20140617 - Hans Trompert - SURFnet - Control Plane Acces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1524000"/>
                    </a:xfrm>
                    <a:prstGeom prst="rect">
                      <a:avLst/>
                    </a:prstGeom>
                    <a:noFill/>
                    <a:ln>
                      <a:noFill/>
                    </a:ln>
                  </pic:spPr>
                </pic:pic>
              </a:graphicData>
            </a:graphic>
          </wp:inline>
        </w:drawing>
      </w:r>
      <w:commentRangeEnd w:id="179"/>
      <w:r w:rsidR="00CF6230">
        <w:rPr>
          <w:rStyle w:val="CommentReference"/>
        </w:rPr>
        <w:commentReference w:id="179"/>
      </w:r>
    </w:p>
    <w:p w14:paraId="0FA11332" w14:textId="2C4B08E7" w:rsidR="00C50307" w:rsidRPr="0030419E" w:rsidRDefault="00C50307" w:rsidP="00C50307">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59248B">
        <w:rPr>
          <w:noProof/>
          <w:lang w:val="en-GB"/>
        </w:rPr>
        <w:t>3</w:t>
      </w:r>
      <w:r w:rsidR="00D822F4" w:rsidRPr="0030419E">
        <w:rPr>
          <w:noProof/>
          <w:lang w:val="en-GB"/>
        </w:rPr>
        <w:fldChar w:fldCharType="end"/>
      </w:r>
      <w:r w:rsidR="0076671B" w:rsidRPr="0030419E">
        <w:rPr>
          <w:lang w:val="en-GB"/>
        </w:rPr>
        <w:t xml:space="preserve"> -</w:t>
      </w:r>
      <w:r w:rsidRPr="0030419E">
        <w:rPr>
          <w:lang w:val="en-GB"/>
        </w:rPr>
        <w:t xml:space="preserve"> </w:t>
      </w:r>
      <w:r w:rsidR="00C116EF" w:rsidRPr="0030419E">
        <w:rPr>
          <w:lang w:val="en-GB"/>
        </w:rPr>
        <w:t>Authenticated</w:t>
      </w:r>
      <w:r w:rsidRPr="0030419E">
        <w:rPr>
          <w:lang w:val="en-GB"/>
        </w:rPr>
        <w:t xml:space="preserve"> access to </w:t>
      </w:r>
      <w:r w:rsidR="004D1EE5" w:rsidRPr="0030419E">
        <w:rPr>
          <w:lang w:val="en-GB"/>
        </w:rPr>
        <w:t>Service Plane</w:t>
      </w:r>
      <w:r w:rsidR="0076671B" w:rsidRPr="0030419E">
        <w:rPr>
          <w:lang w:val="en-GB"/>
        </w:rPr>
        <w:t>.</w:t>
      </w:r>
    </w:p>
    <w:p w14:paraId="60FD201B" w14:textId="77777777" w:rsidR="00C116EF" w:rsidRPr="0030419E" w:rsidRDefault="00C116EF" w:rsidP="00C116EF">
      <w:pPr>
        <w:rPr>
          <w:lang w:val="en-GB"/>
        </w:rPr>
      </w:pPr>
    </w:p>
    <w:p w14:paraId="1CB7CB75" w14:textId="400BFF47" w:rsidR="004E3EBB" w:rsidRPr="0030419E" w:rsidRDefault="00C116EF" w:rsidP="00C116EF">
      <w:pPr>
        <w:rPr>
          <w:lang w:val="en-GB"/>
        </w:rPr>
      </w:pPr>
      <w:r w:rsidRPr="0030419E">
        <w:rPr>
          <w:lang w:val="en-GB"/>
        </w:rPr>
        <w:lastRenderedPageBreak/>
        <w:t xml:space="preserve">It is not </w:t>
      </w:r>
      <w:r w:rsidR="00A436ED" w:rsidRPr="0030419E">
        <w:rPr>
          <w:lang w:val="en-GB"/>
        </w:rPr>
        <w:t xml:space="preserve">required </w:t>
      </w:r>
      <w:r w:rsidRPr="0030419E">
        <w:rPr>
          <w:lang w:val="en-GB"/>
        </w:rPr>
        <w:t xml:space="preserve">that </w:t>
      </w:r>
      <w:r w:rsidR="00A436ED" w:rsidRPr="0030419E">
        <w:rPr>
          <w:lang w:val="en-GB"/>
        </w:rPr>
        <w:t xml:space="preserve">every NSA along the Service Plane path of an NSI message flow be able to directly determine the </w:t>
      </w:r>
      <w:del w:id="180" w:author="Guy Roberts" w:date="2015-05-12T15:01:00Z">
        <w:r w:rsidR="00A436ED" w:rsidRPr="0030419E" w:rsidDel="003318EA">
          <w:rPr>
            <w:lang w:val="en-GB"/>
          </w:rPr>
          <w:delText>requesting entity’s</w:delText>
        </w:r>
      </w:del>
      <w:ins w:id="181" w:author="Guy Roberts" w:date="2015-05-12T15:01:00Z">
        <w:r w:rsidR="003318EA">
          <w:rPr>
            <w:lang w:val="en-GB"/>
          </w:rPr>
          <w:t>Originating Entity’s</w:t>
        </w:r>
      </w:ins>
      <w:r w:rsidR="00A436ED" w:rsidRPr="0030419E">
        <w:rPr>
          <w:lang w:val="en-GB"/>
        </w:rPr>
        <w:t xml:space="preserve"> identity, however, it must be possible to </w:t>
      </w:r>
      <w:r w:rsidR="00CD454A" w:rsidRPr="0030419E">
        <w:rPr>
          <w:lang w:val="en-GB"/>
        </w:rPr>
        <w:t xml:space="preserve">trace the </w:t>
      </w:r>
      <w:r w:rsidR="00A436ED" w:rsidRPr="0030419E">
        <w:rPr>
          <w:lang w:val="en-GB"/>
        </w:rPr>
        <w:t>request back to the originating NSA</w:t>
      </w:r>
      <w:r w:rsidR="00CD454A" w:rsidRPr="0030419E">
        <w:rPr>
          <w:lang w:val="en-GB"/>
        </w:rPr>
        <w:t xml:space="preserve">, and from this NSA resolve the true identity of the </w:t>
      </w:r>
      <w:del w:id="182" w:author="Guy Roberts" w:date="2015-05-12T15:02:00Z">
        <w:r w:rsidR="00CD454A" w:rsidRPr="0030419E" w:rsidDel="003318EA">
          <w:rPr>
            <w:lang w:val="en-GB"/>
          </w:rPr>
          <w:delText>entity</w:delText>
        </w:r>
      </w:del>
      <w:ins w:id="183" w:author="Guy Roberts" w:date="2015-05-12T15:02:00Z">
        <w:r w:rsidR="003318EA">
          <w:rPr>
            <w:lang w:val="en-GB"/>
          </w:rPr>
          <w:t>Originating Entity</w:t>
        </w:r>
      </w:ins>
      <w:r w:rsidR="00CD454A" w:rsidRPr="0030419E">
        <w:rPr>
          <w:lang w:val="en-GB"/>
        </w:rPr>
        <w:t xml:space="preserve">.  </w:t>
      </w:r>
      <w:r w:rsidR="00E545EF" w:rsidRPr="0030419E">
        <w:rPr>
          <w:lang w:val="en-GB"/>
        </w:rPr>
        <w:t xml:space="preserve">This will </w:t>
      </w:r>
      <w:del w:id="184" w:author="Guy Roberts" w:date="2015-05-12T15:25:00Z">
        <w:r w:rsidR="00E545EF" w:rsidRPr="0030419E" w:rsidDel="00CF6230">
          <w:rPr>
            <w:lang w:val="en-GB"/>
          </w:rPr>
          <w:delText>allow for it to</w:delText>
        </w:r>
      </w:del>
      <w:ins w:id="185" w:author="Guy Roberts" w:date="2015-05-12T15:25:00Z">
        <w:r w:rsidR="00CF6230">
          <w:rPr>
            <w:lang w:val="en-GB"/>
          </w:rPr>
          <w:t>ensure that it is</w:t>
        </w:r>
      </w:ins>
      <w:r w:rsidR="00E545EF" w:rsidRPr="0030419E">
        <w:rPr>
          <w:lang w:val="en-GB"/>
        </w:rPr>
        <w:t xml:space="preserve"> </w:t>
      </w:r>
      <w:r w:rsidRPr="0030419E">
        <w:rPr>
          <w:lang w:val="en-GB"/>
        </w:rPr>
        <w:t xml:space="preserve">always </w:t>
      </w:r>
      <w:r w:rsidR="00E545EF" w:rsidRPr="0030419E">
        <w:rPr>
          <w:lang w:val="en-GB"/>
        </w:rPr>
        <w:t xml:space="preserve">be </w:t>
      </w:r>
      <w:r w:rsidRPr="0030419E">
        <w:rPr>
          <w:lang w:val="en-GB"/>
        </w:rPr>
        <w:t xml:space="preserve">possible to </w:t>
      </w:r>
      <w:r w:rsidR="00D70BDC" w:rsidRPr="0030419E">
        <w:rPr>
          <w:lang w:val="en-GB"/>
        </w:rPr>
        <w:t>reach the</w:t>
      </w:r>
      <w:r w:rsidRPr="0030419E">
        <w:rPr>
          <w:lang w:val="en-GB"/>
        </w:rPr>
        <w:t xml:space="preserve"> </w:t>
      </w:r>
      <w:del w:id="186" w:author="Guy Roberts" w:date="2015-05-12T15:02:00Z">
        <w:r w:rsidRPr="0030419E" w:rsidDel="003318EA">
          <w:rPr>
            <w:lang w:val="en-GB"/>
          </w:rPr>
          <w:delText>o</w:delText>
        </w:r>
      </w:del>
      <w:ins w:id="187" w:author="Guy Roberts" w:date="2015-05-12T15:02:00Z">
        <w:r w:rsidR="003318EA">
          <w:rPr>
            <w:lang w:val="en-GB"/>
          </w:rPr>
          <w:t>O</w:t>
        </w:r>
      </w:ins>
      <w:r w:rsidRPr="0030419E">
        <w:rPr>
          <w:lang w:val="en-GB"/>
        </w:rPr>
        <w:t xml:space="preserve">riginating </w:t>
      </w:r>
      <w:ins w:id="188" w:author="Guy Roberts" w:date="2015-05-12T15:02:00Z">
        <w:r w:rsidR="003318EA">
          <w:rPr>
            <w:lang w:val="en-GB"/>
          </w:rPr>
          <w:t>E</w:t>
        </w:r>
      </w:ins>
      <w:del w:id="189" w:author="Guy Roberts" w:date="2015-05-12T15:02:00Z">
        <w:r w:rsidR="00D70BDC" w:rsidRPr="0030419E" w:rsidDel="003318EA">
          <w:rPr>
            <w:lang w:val="en-GB"/>
          </w:rPr>
          <w:delText>e</w:delText>
        </w:r>
      </w:del>
      <w:r w:rsidR="00D70BDC" w:rsidRPr="0030419E">
        <w:rPr>
          <w:lang w:val="en-GB"/>
        </w:rPr>
        <w:t>ntity and hold it accountable</w:t>
      </w:r>
      <w:r w:rsidR="00E545EF" w:rsidRPr="0030419E">
        <w:rPr>
          <w:lang w:val="en-GB"/>
        </w:rPr>
        <w:t xml:space="preserve"> even though that </w:t>
      </w:r>
      <w:ins w:id="190" w:author="Guy Roberts" w:date="2015-05-12T15:02:00Z">
        <w:r w:rsidR="003318EA">
          <w:rPr>
            <w:lang w:val="en-GB"/>
          </w:rPr>
          <w:t>O</w:t>
        </w:r>
      </w:ins>
      <w:del w:id="191" w:author="Guy Roberts" w:date="2015-05-12T15:02:00Z">
        <w:r w:rsidR="00E545EF" w:rsidRPr="0030419E" w:rsidDel="003318EA">
          <w:rPr>
            <w:lang w:val="en-GB"/>
          </w:rPr>
          <w:delText>o</w:delText>
        </w:r>
      </w:del>
      <w:r w:rsidR="00E545EF" w:rsidRPr="0030419E">
        <w:rPr>
          <w:lang w:val="en-GB"/>
        </w:rPr>
        <w:t xml:space="preserve">riginating </w:t>
      </w:r>
      <w:ins w:id="192" w:author="Guy Roberts" w:date="2015-05-12T15:02:00Z">
        <w:r w:rsidR="003318EA">
          <w:rPr>
            <w:lang w:val="en-GB"/>
          </w:rPr>
          <w:t>E</w:t>
        </w:r>
      </w:ins>
      <w:del w:id="193" w:author="Guy Roberts" w:date="2015-05-12T15:02:00Z">
        <w:r w:rsidR="00E545EF" w:rsidRPr="0030419E" w:rsidDel="003318EA">
          <w:rPr>
            <w:lang w:val="en-GB"/>
          </w:rPr>
          <w:delText>e</w:delText>
        </w:r>
      </w:del>
      <w:r w:rsidR="00E545EF" w:rsidRPr="0030419E">
        <w:rPr>
          <w:lang w:val="en-GB"/>
        </w:rPr>
        <w:t xml:space="preserve">ntity may not be identifiable at each NSA in the </w:t>
      </w:r>
      <w:r w:rsidR="004D1EE5" w:rsidRPr="0030419E">
        <w:rPr>
          <w:lang w:val="en-GB"/>
        </w:rPr>
        <w:t>Service Plane</w:t>
      </w:r>
      <w:r w:rsidR="004E3EBB" w:rsidRPr="0030419E">
        <w:rPr>
          <w:lang w:val="en-GB"/>
        </w:rPr>
        <w:t>.</w:t>
      </w:r>
    </w:p>
    <w:p w14:paraId="2702DF7E" w14:textId="77777777" w:rsidR="004E3EBB" w:rsidRPr="0030419E" w:rsidRDefault="004E3EBB" w:rsidP="00C116EF">
      <w:pPr>
        <w:rPr>
          <w:lang w:val="en-GB"/>
        </w:rPr>
      </w:pPr>
    </w:p>
    <w:p w14:paraId="69C58FD6" w14:textId="7A9CC436" w:rsidR="00C116EF" w:rsidRPr="0030419E" w:rsidRDefault="00C116EF" w:rsidP="00C116EF">
      <w:pPr>
        <w:rPr>
          <w:lang w:val="en-GB"/>
        </w:rPr>
      </w:pPr>
      <w:r w:rsidRPr="0030419E">
        <w:rPr>
          <w:lang w:val="en-GB"/>
        </w:rPr>
        <w:t xml:space="preserve">If any NSA along the </w:t>
      </w:r>
      <w:r w:rsidR="004D1EE5" w:rsidRPr="0030419E">
        <w:rPr>
          <w:lang w:val="en-GB"/>
        </w:rPr>
        <w:t>Service Plane</w:t>
      </w:r>
      <w:r w:rsidRPr="0030419E">
        <w:rPr>
          <w:lang w:val="en-GB"/>
        </w:rPr>
        <w:t xml:space="preserve"> path wants to hide the identity found in the NSI message header it is allowed to replace it with its own identity information and therewith take all responsibility for that message </w:t>
      </w:r>
      <w:del w:id="194" w:author="Guy Roberts" w:date="2015-05-12T15:25:00Z">
        <w:r w:rsidRPr="0030419E" w:rsidDel="00CF6230">
          <w:rPr>
            <w:lang w:val="en-GB"/>
          </w:rPr>
          <w:delText xml:space="preserve">when </w:delText>
        </w:r>
      </w:del>
      <w:ins w:id="195" w:author="Guy Roberts" w:date="2015-05-12T15:25:00Z">
        <w:r w:rsidR="00CF6230">
          <w:rPr>
            <w:lang w:val="en-GB"/>
          </w:rPr>
          <w:t>as</w:t>
        </w:r>
        <w:r w:rsidR="00CF6230" w:rsidRPr="0030419E">
          <w:rPr>
            <w:lang w:val="en-GB"/>
          </w:rPr>
          <w:t xml:space="preserve"> </w:t>
        </w:r>
      </w:ins>
      <w:r w:rsidRPr="0030419E">
        <w:rPr>
          <w:lang w:val="en-GB"/>
        </w:rPr>
        <w:t xml:space="preserve">it </w:t>
      </w:r>
      <w:r w:rsidR="004E3EBB" w:rsidRPr="0030419E">
        <w:rPr>
          <w:lang w:val="en-GB"/>
        </w:rPr>
        <w:t xml:space="preserve">travels </w:t>
      </w:r>
      <w:r w:rsidRPr="0030419E">
        <w:rPr>
          <w:lang w:val="en-GB"/>
        </w:rPr>
        <w:t xml:space="preserve">further </w:t>
      </w:r>
      <w:del w:id="196" w:author="Guy Roberts" w:date="2015-05-12T15:26:00Z">
        <w:r w:rsidR="004E3EBB" w:rsidRPr="0030419E" w:rsidDel="00CF6230">
          <w:rPr>
            <w:lang w:val="en-GB"/>
          </w:rPr>
          <w:delText xml:space="preserve">along </w:delText>
        </w:r>
      </w:del>
      <w:ins w:id="197" w:author="Guy Roberts" w:date="2015-05-12T15:26:00Z">
        <w:r w:rsidR="00CF6230">
          <w:rPr>
            <w:lang w:val="en-GB"/>
          </w:rPr>
          <w:t>through</w:t>
        </w:r>
        <w:r w:rsidR="00CF6230" w:rsidRPr="0030419E">
          <w:rPr>
            <w:lang w:val="en-GB"/>
          </w:rPr>
          <w:t xml:space="preserve"> </w:t>
        </w:r>
      </w:ins>
      <w:r w:rsidRPr="0030419E">
        <w:rPr>
          <w:lang w:val="en-GB"/>
        </w:rPr>
        <w:t xml:space="preserve">the </w:t>
      </w:r>
      <w:r w:rsidR="004D1EE5" w:rsidRPr="0030419E">
        <w:rPr>
          <w:lang w:val="en-GB"/>
        </w:rPr>
        <w:t>Service Plane</w:t>
      </w:r>
      <w:r w:rsidRPr="0030419E">
        <w:rPr>
          <w:lang w:val="en-GB"/>
        </w:rPr>
        <w:t>.</w:t>
      </w:r>
      <w:r w:rsidR="004E3EBB" w:rsidRPr="0030419E">
        <w:rPr>
          <w:lang w:val="en-GB"/>
        </w:rPr>
        <w:t xml:space="preserve"> The NSA is allowed to rewrite the NSI message header to make it look like </w:t>
      </w:r>
      <w:del w:id="198" w:author="Guy Roberts" w:date="2015-05-12T15:26:00Z">
        <w:r w:rsidR="004E3EBB" w:rsidRPr="0030419E" w:rsidDel="00CF6230">
          <w:rPr>
            <w:lang w:val="en-GB"/>
          </w:rPr>
          <w:delText xml:space="preserve">he </w:delText>
        </w:r>
      </w:del>
      <w:ins w:id="199" w:author="Guy Roberts" w:date="2015-05-12T15:26:00Z">
        <w:r w:rsidR="00CF6230">
          <w:rPr>
            <w:lang w:val="en-GB"/>
          </w:rPr>
          <w:t>that NSA</w:t>
        </w:r>
        <w:r w:rsidR="00CF6230" w:rsidRPr="0030419E">
          <w:rPr>
            <w:lang w:val="en-GB"/>
          </w:rPr>
          <w:t xml:space="preserve"> </w:t>
        </w:r>
      </w:ins>
      <w:r w:rsidR="004E3EBB" w:rsidRPr="0030419E">
        <w:rPr>
          <w:lang w:val="en-GB"/>
        </w:rPr>
        <w:t>is the originating NSA.</w:t>
      </w:r>
    </w:p>
    <w:p w14:paraId="30E696D0" w14:textId="77777777" w:rsidR="00C943C5" w:rsidRPr="0030419E" w:rsidRDefault="00C943C5" w:rsidP="00C116EF">
      <w:pPr>
        <w:rPr>
          <w:lang w:val="en-GB"/>
        </w:rPr>
      </w:pPr>
    </w:p>
    <w:p w14:paraId="193470F9" w14:textId="5FB1138B" w:rsidR="00C943C5" w:rsidRPr="0030419E" w:rsidRDefault="00C943C5" w:rsidP="0030419E">
      <w:pPr>
        <w:ind w:left="432"/>
        <w:rPr>
          <w:i/>
          <w:lang w:val="en-GB"/>
        </w:rPr>
      </w:pPr>
      <w:r w:rsidRPr="0030419E">
        <w:rPr>
          <w:i/>
          <w:lang w:val="en-GB"/>
        </w:rPr>
        <w:t xml:space="preserve">An intermediate NSA in an NSI Connection Service message flow MAY replace the </w:t>
      </w:r>
      <w:del w:id="200" w:author="Guy Roberts" w:date="2015-05-12T15:02:00Z">
        <w:r w:rsidRPr="0030419E" w:rsidDel="003318EA">
          <w:rPr>
            <w:i/>
            <w:lang w:val="en-GB"/>
          </w:rPr>
          <w:delText>requesting entity’s</w:delText>
        </w:r>
      </w:del>
      <w:ins w:id="201" w:author="Guy Roberts" w:date="2015-05-12T15:02:00Z">
        <w:r w:rsidR="003318EA">
          <w:rPr>
            <w:i/>
            <w:lang w:val="en-GB"/>
          </w:rPr>
          <w:t>Originating Entity’s</w:t>
        </w:r>
      </w:ins>
      <w:r w:rsidRPr="0030419E">
        <w:rPr>
          <w:i/>
          <w:lang w:val="en-GB"/>
        </w:rPr>
        <w:t xml:space="preserve"> identity</w:t>
      </w:r>
      <w:r w:rsidR="003E2B9C" w:rsidRPr="0030419E">
        <w:rPr>
          <w:i/>
          <w:lang w:val="en-GB"/>
        </w:rPr>
        <w:t xml:space="preserve"> reference</w:t>
      </w:r>
      <w:r w:rsidRPr="0030419E">
        <w:rPr>
          <w:i/>
          <w:lang w:val="en-GB"/>
        </w:rPr>
        <w:t xml:space="preserve"> with another identity reference only if this new entity is willing to accept responsibility for the Connection Service request.</w:t>
      </w:r>
    </w:p>
    <w:p w14:paraId="66D54EAC" w14:textId="77777777" w:rsidR="00C943C5" w:rsidRPr="0030419E" w:rsidRDefault="00C943C5" w:rsidP="0030419E">
      <w:pPr>
        <w:ind w:left="432"/>
        <w:rPr>
          <w:i/>
          <w:lang w:val="en-GB"/>
        </w:rPr>
      </w:pPr>
    </w:p>
    <w:p w14:paraId="09885708" w14:textId="6B20539C" w:rsidR="003E2B9C" w:rsidRPr="0030419E" w:rsidRDefault="00C27896" w:rsidP="0030419E">
      <w:pPr>
        <w:ind w:left="432"/>
        <w:rPr>
          <w:i/>
          <w:lang w:val="en-GB"/>
        </w:rPr>
      </w:pPr>
      <w:r w:rsidRPr="0030419E">
        <w:rPr>
          <w:i/>
          <w:lang w:val="en-GB"/>
        </w:rPr>
        <w:t xml:space="preserve">An intermediate NSA in an NSI Connection Service message flow MAY replace the </w:t>
      </w:r>
      <w:del w:id="202" w:author="Guy Roberts" w:date="2015-05-12T15:27:00Z">
        <w:r w:rsidRPr="0030419E" w:rsidDel="00CF6230">
          <w:rPr>
            <w:i/>
            <w:lang w:val="en-GB"/>
          </w:rPr>
          <w:delText xml:space="preserve">originating </w:delText>
        </w:r>
      </w:del>
      <w:r w:rsidRPr="0030419E">
        <w:rPr>
          <w:i/>
          <w:lang w:val="en-GB"/>
        </w:rPr>
        <w:t>uRA’s NSA identifier with its own only if it is willing to accept responsibility as the source of the Connection Service request, including all message audit requirements.</w:t>
      </w:r>
    </w:p>
    <w:p w14:paraId="27356A77" w14:textId="7C2D5A9D" w:rsidR="002F46A3" w:rsidRPr="0030419E" w:rsidRDefault="004E3EBB" w:rsidP="004E3EBB">
      <w:pPr>
        <w:pStyle w:val="Heading1"/>
        <w:rPr>
          <w:lang w:val="en-GB"/>
        </w:rPr>
      </w:pPr>
      <w:bookmarkStart w:id="203" w:name="_Ref292378479"/>
      <w:bookmarkStart w:id="204" w:name="_Ref292378494"/>
      <w:bookmarkStart w:id="205" w:name="_Toc292543699"/>
      <w:r w:rsidRPr="0030419E">
        <w:rPr>
          <w:lang w:val="en-GB"/>
        </w:rPr>
        <w:t>Authorization Policies</w:t>
      </w:r>
      <w:bookmarkEnd w:id="203"/>
      <w:bookmarkEnd w:id="204"/>
      <w:bookmarkEnd w:id="205"/>
    </w:p>
    <w:p w14:paraId="75696111" w14:textId="536DA868" w:rsidR="00B714B0" w:rsidRPr="00B714B0" w:rsidRDefault="002F46A3" w:rsidP="0030419E">
      <w:pPr>
        <w:rPr>
          <w:lang w:val="en-CA"/>
        </w:rPr>
      </w:pPr>
      <w:r w:rsidRPr="0030419E">
        <w:rPr>
          <w:lang w:val="en-GB"/>
        </w:rPr>
        <w:t xml:space="preserve">Every NSA is allowed to authorize NSI request messages and reject messages that do not comply to that NSA’s policies. Authorization decisions are based on policies that are stored </w:t>
      </w:r>
      <w:r w:rsidR="00517E82">
        <w:rPr>
          <w:lang w:val="en-GB"/>
        </w:rPr>
        <w:t>with</w:t>
      </w:r>
      <w:r w:rsidRPr="0030419E">
        <w:rPr>
          <w:lang w:val="en-GB"/>
        </w:rPr>
        <w:t>in a policy database. Such a policy database can either be local to the NSA or part of an authentication and authorization infrastructure where polices apply to a set of NSA. Depending on the deployment a combination of local and/or, possible multiple, remote policy sources can be used to authorize NSI requests. How authorization policies are administrated is deployment specific.</w:t>
      </w:r>
    </w:p>
    <w:p w14:paraId="239A8807" w14:textId="77777777" w:rsidR="009C4D34" w:rsidRPr="0030419E" w:rsidRDefault="009C4D34" w:rsidP="004E3EBB">
      <w:pPr>
        <w:rPr>
          <w:lang w:val="en-GB"/>
        </w:rPr>
      </w:pPr>
    </w:p>
    <w:p w14:paraId="2580463F" w14:textId="2330DF00" w:rsidR="00F4467E" w:rsidRDefault="007A686D" w:rsidP="004E3EBB">
      <w:pPr>
        <w:rPr>
          <w:lang w:val="en-GB"/>
        </w:rPr>
      </w:pPr>
      <w:r w:rsidRPr="0030419E">
        <w:rPr>
          <w:lang w:val="en-GB"/>
        </w:rPr>
        <w:t>All RA to PA Connection Service message</w:t>
      </w:r>
      <w:r w:rsidR="009E24A1" w:rsidRPr="0030419E">
        <w:rPr>
          <w:lang w:val="en-GB"/>
        </w:rPr>
        <w:t>s</w:t>
      </w:r>
      <w:r w:rsidRPr="0030419E">
        <w:rPr>
          <w:lang w:val="en-GB"/>
        </w:rPr>
        <w:t xml:space="preserve"> listed in table 2 of </w:t>
      </w:r>
      <w:r w:rsidR="00517E82">
        <w:rPr>
          <w:lang w:val="en-GB"/>
        </w:rPr>
        <w:t>[</w:t>
      </w:r>
      <w:r w:rsidRPr="0030419E">
        <w:rPr>
          <w:lang w:val="en-GB"/>
        </w:rPr>
        <w:t>GFD.212</w:t>
      </w:r>
      <w:r w:rsidR="00517E82">
        <w:rPr>
          <w:lang w:val="en-GB"/>
        </w:rPr>
        <w:t>]</w:t>
      </w:r>
      <w:r w:rsidRPr="0030419E">
        <w:rPr>
          <w:lang w:val="en-GB"/>
        </w:rPr>
        <w:t xml:space="preserve"> </w:t>
      </w:r>
      <w:r w:rsidR="00B714B0">
        <w:rPr>
          <w:lang w:val="en-GB"/>
        </w:rPr>
        <w:t>must</w:t>
      </w:r>
      <w:r w:rsidR="00B714B0" w:rsidRPr="0030419E">
        <w:rPr>
          <w:lang w:val="en-GB"/>
        </w:rPr>
        <w:t xml:space="preserve"> </w:t>
      </w:r>
      <w:r w:rsidRPr="0030419E">
        <w:rPr>
          <w:lang w:val="en-GB"/>
        </w:rPr>
        <w:t>be authorized</w:t>
      </w:r>
      <w:r w:rsidR="009E24A1" w:rsidRPr="0030419E">
        <w:rPr>
          <w:lang w:val="en-GB"/>
        </w:rPr>
        <w:t xml:space="preserve"> according to policy</w:t>
      </w:r>
      <w:r w:rsidRPr="0030419E">
        <w:rPr>
          <w:lang w:val="en-GB"/>
        </w:rPr>
        <w:t>.</w:t>
      </w:r>
      <w:r w:rsidR="009E24A1" w:rsidRPr="0030419E">
        <w:rPr>
          <w:lang w:val="en-GB"/>
        </w:rPr>
        <w:t xml:space="preserve"> There may be one policy for all messages, different policies for sets of messages, or even a per message policy. </w:t>
      </w:r>
      <w:r w:rsidR="00F4467E" w:rsidRPr="0030419E">
        <w:rPr>
          <w:lang w:val="en-GB"/>
        </w:rPr>
        <w:t>For example</w:t>
      </w:r>
      <w:r w:rsidR="00C269D6" w:rsidRPr="0030419E">
        <w:rPr>
          <w:lang w:val="en-GB"/>
        </w:rPr>
        <w:t>,</w:t>
      </w:r>
      <w:r w:rsidR="00F4467E" w:rsidRPr="0030419E">
        <w:rPr>
          <w:lang w:val="en-GB"/>
        </w:rPr>
        <w:t xml:space="preserve"> this </w:t>
      </w:r>
      <w:del w:id="206" w:author="Guy Roberts" w:date="2015-05-13T11:16:00Z">
        <w:r w:rsidR="00F4467E" w:rsidRPr="0030419E" w:rsidDel="009F292A">
          <w:rPr>
            <w:lang w:val="en-GB"/>
          </w:rPr>
          <w:delText>allows</w:delText>
        </w:r>
        <w:r w:rsidR="009E24A1" w:rsidRPr="0030419E" w:rsidDel="009F292A">
          <w:rPr>
            <w:lang w:val="en-GB"/>
          </w:rPr>
          <w:delText xml:space="preserve"> </w:delText>
        </w:r>
      </w:del>
      <w:ins w:id="207" w:author="Guy Roberts" w:date="2015-05-13T11:16:00Z">
        <w:r w:rsidR="009F292A">
          <w:rPr>
            <w:lang w:val="en-GB"/>
          </w:rPr>
          <w:t>supports</w:t>
        </w:r>
        <w:r w:rsidR="009F292A" w:rsidRPr="0030419E">
          <w:rPr>
            <w:lang w:val="en-GB"/>
          </w:rPr>
          <w:t xml:space="preserve"> </w:t>
        </w:r>
      </w:ins>
      <w:del w:id="208" w:author="Guy Roberts" w:date="2015-05-13T11:16:00Z">
        <w:r w:rsidR="009E24A1" w:rsidRPr="0030419E" w:rsidDel="009F292A">
          <w:rPr>
            <w:lang w:val="en-GB"/>
          </w:rPr>
          <w:delText xml:space="preserve">for </w:delText>
        </w:r>
      </w:del>
      <w:r w:rsidR="009E24A1" w:rsidRPr="0030419E">
        <w:rPr>
          <w:lang w:val="en-GB"/>
        </w:rPr>
        <w:t xml:space="preserve">scenarios where a particular user is allowed to create a reservation, everybody that belongs to the same user group can query and modify but not terminate that reservation, and an administrator is allowed all actions including </w:t>
      </w:r>
      <w:r w:rsidR="00F4467E" w:rsidRPr="0030419E">
        <w:rPr>
          <w:lang w:val="en-GB"/>
        </w:rPr>
        <w:t xml:space="preserve">termination of </w:t>
      </w:r>
      <w:r w:rsidR="009E24A1" w:rsidRPr="0030419E">
        <w:rPr>
          <w:lang w:val="en-GB"/>
        </w:rPr>
        <w:t xml:space="preserve">the reservation. </w:t>
      </w:r>
      <w:del w:id="209" w:author="Guy Roberts" w:date="2015-05-13T11:16:00Z">
        <w:r w:rsidR="009E24A1" w:rsidRPr="0030419E" w:rsidDel="009F292A">
          <w:rPr>
            <w:lang w:val="en-GB"/>
          </w:rPr>
          <w:delText xml:space="preserve">Please note that </w:delText>
        </w:r>
      </w:del>
      <w:del w:id="210" w:author="Guy Roberts" w:date="2015-05-12T15:34:00Z">
        <w:r w:rsidR="00F4467E" w:rsidRPr="0030419E" w:rsidDel="00B7725F">
          <w:rPr>
            <w:lang w:val="en-GB"/>
          </w:rPr>
          <w:delText>`</w:delText>
        </w:r>
      </w:del>
      <w:del w:id="211" w:author="Guy Roberts" w:date="2015-05-13T11:16:00Z">
        <w:r w:rsidR="00F4467E" w:rsidRPr="0030419E" w:rsidDel="009F292A">
          <w:rPr>
            <w:lang w:val="en-GB"/>
          </w:rPr>
          <w:delText>a</w:delText>
        </w:r>
      </w:del>
      <w:del w:id="212" w:author="Guy Roberts" w:date="2015-05-13T11:17:00Z">
        <w:r w:rsidR="00F4467E" w:rsidRPr="0030419E" w:rsidDel="009F292A">
          <w:rPr>
            <w:lang w:val="en-GB"/>
          </w:rPr>
          <w:delText>llow everything’ is a policy as well.</w:delText>
        </w:r>
      </w:del>
      <w:ins w:id="213" w:author="Guy Roberts" w:date="2015-05-13T11:17:00Z">
        <w:r w:rsidR="009F292A">
          <w:rPr>
            <w:lang w:val="en-GB"/>
          </w:rPr>
          <w:t>A policy such as ‘allow everything</w:t>
        </w:r>
      </w:ins>
      <w:ins w:id="214" w:author="Guy Roberts" w:date="2015-05-13T11:18:00Z">
        <w:r w:rsidR="009F292A">
          <w:rPr>
            <w:lang w:val="en-GB"/>
          </w:rPr>
          <w:t>’ is a valid policy and can be adopted by providers wishing to constrain usage.</w:t>
        </w:r>
      </w:ins>
    </w:p>
    <w:p w14:paraId="4932469D" w14:textId="77777777" w:rsidR="00B714B0" w:rsidRDefault="00B714B0" w:rsidP="004E3EBB">
      <w:pPr>
        <w:rPr>
          <w:lang w:val="en-GB"/>
        </w:rPr>
      </w:pPr>
    </w:p>
    <w:p w14:paraId="28CBC356" w14:textId="753F180F" w:rsidR="00B714B0" w:rsidRPr="0030419E" w:rsidRDefault="00B714B0" w:rsidP="0030419E">
      <w:pPr>
        <w:ind w:left="720"/>
        <w:rPr>
          <w:i/>
          <w:lang w:val="en-GB"/>
        </w:rPr>
      </w:pPr>
      <w:r w:rsidRPr="005C29F0">
        <w:rPr>
          <w:i/>
          <w:lang w:val="en-GB"/>
        </w:rPr>
        <w:t>The PA</w:t>
      </w:r>
      <w:ins w:id="215" w:author="Guy Roberts" w:date="2015-05-13T11:19:00Z">
        <w:r w:rsidR="009F292A">
          <w:rPr>
            <w:i/>
            <w:lang w:val="en-GB"/>
          </w:rPr>
          <w:t xml:space="preserve"> MUST</w:t>
        </w:r>
      </w:ins>
      <w:r w:rsidRPr="005C29F0">
        <w:rPr>
          <w:i/>
          <w:lang w:val="en-GB"/>
        </w:rPr>
        <w:t xml:space="preserve"> </w:t>
      </w:r>
      <w:del w:id="216" w:author="Guy Roberts" w:date="2015-05-13T11:19:00Z">
        <w:r w:rsidRPr="005C29F0" w:rsidDel="009F292A">
          <w:rPr>
            <w:i/>
            <w:lang w:val="en-GB"/>
          </w:rPr>
          <w:delText>according to</w:delText>
        </w:r>
      </w:del>
      <w:ins w:id="217" w:author="Guy Roberts" w:date="2015-05-13T11:19:00Z">
        <w:r w:rsidR="009F292A">
          <w:rPr>
            <w:i/>
            <w:lang w:val="en-GB"/>
          </w:rPr>
          <w:t xml:space="preserve">(subject to </w:t>
        </w:r>
      </w:ins>
      <w:del w:id="218" w:author="Guy Roberts" w:date="2015-05-13T11:19:00Z">
        <w:r w:rsidRPr="005C29F0" w:rsidDel="009F292A">
          <w:rPr>
            <w:i/>
            <w:lang w:val="en-GB"/>
          </w:rPr>
          <w:delText xml:space="preserve"> implemented</w:delText>
        </w:r>
      </w:del>
      <w:del w:id="219" w:author="Guy Roberts" w:date="2015-05-13T11:20:00Z">
        <w:r w:rsidRPr="005C29F0" w:rsidDel="009F292A">
          <w:rPr>
            <w:i/>
            <w:lang w:val="en-GB"/>
          </w:rPr>
          <w:delText xml:space="preserve"> </w:delText>
        </w:r>
      </w:del>
      <w:r w:rsidRPr="005C29F0">
        <w:rPr>
          <w:i/>
          <w:lang w:val="en-GB"/>
        </w:rPr>
        <w:t>policy rules</w:t>
      </w:r>
      <w:ins w:id="220" w:author="Guy Roberts" w:date="2015-05-13T11:19:00Z">
        <w:r w:rsidR="009F292A">
          <w:rPr>
            <w:i/>
            <w:lang w:val="en-GB"/>
          </w:rPr>
          <w:t>)</w:t>
        </w:r>
      </w:ins>
      <w:r w:rsidRPr="005C29F0">
        <w:rPr>
          <w:i/>
          <w:lang w:val="en-GB"/>
        </w:rPr>
        <w:t xml:space="preserve"> </w:t>
      </w:r>
      <w:del w:id="221" w:author="Guy Roberts" w:date="2015-05-13T11:19:00Z">
        <w:r w:rsidRPr="005C29F0" w:rsidDel="009F292A">
          <w:rPr>
            <w:i/>
            <w:lang w:val="en-GB"/>
          </w:rPr>
          <w:delText xml:space="preserve">MUST </w:delText>
        </w:r>
      </w:del>
      <w:r w:rsidRPr="005C29F0">
        <w:rPr>
          <w:i/>
          <w:lang w:val="en-GB"/>
        </w:rPr>
        <w:t>authorize all RA to PA Connection Service request messages</w:t>
      </w:r>
      <w:r w:rsidRPr="0030419E">
        <w:rPr>
          <w:i/>
          <w:lang w:val="en-GB"/>
        </w:rPr>
        <w:t>.</w:t>
      </w:r>
    </w:p>
    <w:p w14:paraId="3DC6882E" w14:textId="77777777" w:rsidR="002F46A3" w:rsidRPr="0030419E" w:rsidRDefault="002F46A3" w:rsidP="004E3EBB">
      <w:pPr>
        <w:rPr>
          <w:lang w:val="en-GB"/>
        </w:rPr>
      </w:pPr>
    </w:p>
    <w:p w14:paraId="5375DB3A" w14:textId="77777777" w:rsidR="00BB240E" w:rsidRPr="0030419E" w:rsidRDefault="00BB240E" w:rsidP="00BB240E">
      <w:pPr>
        <w:jc w:val="center"/>
        <w:rPr>
          <w:lang w:val="en-GB"/>
        </w:rPr>
      </w:pPr>
      <w:r w:rsidRPr="00350386">
        <w:rPr>
          <w:noProof/>
          <w:lang w:val="en-GB" w:eastAsia="en-GB"/>
        </w:rPr>
        <w:drawing>
          <wp:inline distT="0" distB="0" distL="0" distR="0" wp14:anchorId="67C72407" wp14:editId="5DBE0ACA">
            <wp:extent cx="345948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I AAuthorization - v06 - 20141203 - Hans Trompert - SURFnet - Policy Databases.pdf"/>
                    <pic:cNvPicPr/>
                  </pic:nvPicPr>
                  <pic:blipFill>
                    <a:blip r:embed="rId16">
                      <a:extLst>
                        <a:ext uri="{28A0092B-C50C-407E-A947-70E740481C1C}">
                          <a14:useLocalDpi xmlns:a14="http://schemas.microsoft.com/office/drawing/2010/main" val="0"/>
                        </a:ext>
                      </a:extLst>
                    </a:blip>
                    <a:stretch>
                      <a:fillRect/>
                    </a:stretch>
                  </pic:blipFill>
                  <pic:spPr>
                    <a:xfrm>
                      <a:off x="0" y="0"/>
                      <a:ext cx="3459480" cy="1836420"/>
                    </a:xfrm>
                    <a:prstGeom prst="rect">
                      <a:avLst/>
                    </a:prstGeom>
                  </pic:spPr>
                </pic:pic>
              </a:graphicData>
            </a:graphic>
          </wp:inline>
        </w:drawing>
      </w:r>
    </w:p>
    <w:p w14:paraId="6B68102B" w14:textId="62DED2D5" w:rsidR="00BB240E" w:rsidRPr="0030419E" w:rsidRDefault="00BB240E" w:rsidP="00BB240E">
      <w:pPr>
        <w:pStyle w:val="Caption"/>
        <w:rPr>
          <w:lang w:val="en-GB"/>
        </w:rPr>
      </w:pPr>
      <w:r w:rsidRPr="0030419E">
        <w:rPr>
          <w:lang w:val="en-GB"/>
        </w:rPr>
        <w:lastRenderedPageBreak/>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59248B">
        <w:rPr>
          <w:noProof/>
          <w:lang w:val="en-GB"/>
        </w:rPr>
        <w:t>4</w:t>
      </w:r>
      <w:r w:rsidR="00D822F4" w:rsidRPr="0030419E">
        <w:rPr>
          <w:noProof/>
          <w:lang w:val="en-GB"/>
        </w:rPr>
        <w:fldChar w:fldCharType="end"/>
      </w:r>
      <w:r w:rsidRPr="0030419E">
        <w:rPr>
          <w:lang w:val="en-GB"/>
        </w:rPr>
        <w:t>. Policy Database Deployment example</w:t>
      </w:r>
    </w:p>
    <w:p w14:paraId="12412222" w14:textId="77777777" w:rsidR="00BB240E" w:rsidRPr="0030419E" w:rsidRDefault="00BB240E" w:rsidP="00BB240E">
      <w:pPr>
        <w:rPr>
          <w:lang w:val="en-GB"/>
        </w:rPr>
      </w:pPr>
    </w:p>
    <w:p w14:paraId="3EF970DA" w14:textId="77777777" w:rsidR="002F46A3" w:rsidRPr="0030419E" w:rsidRDefault="002F46A3" w:rsidP="002F46A3">
      <w:pPr>
        <w:rPr>
          <w:lang w:val="en-GB"/>
        </w:rPr>
      </w:pPr>
      <w:r w:rsidRPr="0030419E">
        <w:rPr>
          <w:lang w:val="en-GB"/>
        </w:rPr>
        <w:t>Examples of authorization decisions that can be made by an NSA include:</w:t>
      </w:r>
    </w:p>
    <w:p w14:paraId="406DD44F" w14:textId="77777777" w:rsidR="002F46A3" w:rsidRPr="0030419E" w:rsidRDefault="002F46A3" w:rsidP="002F46A3">
      <w:pPr>
        <w:rPr>
          <w:lang w:val="en-GB"/>
        </w:rPr>
      </w:pPr>
    </w:p>
    <w:p w14:paraId="026B37E3" w14:textId="193324FC" w:rsidR="002F46A3" w:rsidRPr="0030419E" w:rsidRDefault="002F46A3" w:rsidP="002F46A3">
      <w:pPr>
        <w:pStyle w:val="ListParagraph"/>
        <w:numPr>
          <w:ilvl w:val="0"/>
          <w:numId w:val="15"/>
        </w:numPr>
        <w:rPr>
          <w:lang w:val="en-GB"/>
        </w:rPr>
      </w:pPr>
      <w:r w:rsidRPr="0030419E">
        <w:rPr>
          <w:lang w:val="en-GB"/>
        </w:rPr>
        <w:t xml:space="preserve">Is access to </w:t>
      </w:r>
      <w:r w:rsidR="00C269D6" w:rsidRPr="0030419E">
        <w:rPr>
          <w:lang w:val="en-GB"/>
        </w:rPr>
        <w:t xml:space="preserve">a specified </w:t>
      </w:r>
      <w:r w:rsidR="00BB240E" w:rsidRPr="0030419E">
        <w:rPr>
          <w:lang w:val="en-GB"/>
        </w:rPr>
        <w:t>endpoint STP</w:t>
      </w:r>
      <w:r w:rsidRPr="0030419E">
        <w:rPr>
          <w:lang w:val="en-GB"/>
        </w:rPr>
        <w:t xml:space="preserve"> allowed?</w:t>
      </w:r>
    </w:p>
    <w:p w14:paraId="664BA706" w14:textId="37070165" w:rsidR="002F46A3" w:rsidRPr="0030419E" w:rsidRDefault="00C269D6" w:rsidP="002F46A3">
      <w:pPr>
        <w:pStyle w:val="ListParagraph"/>
        <w:numPr>
          <w:ilvl w:val="0"/>
          <w:numId w:val="15"/>
        </w:numPr>
        <w:rPr>
          <w:lang w:val="en-GB"/>
        </w:rPr>
      </w:pPr>
      <w:r w:rsidRPr="0030419E">
        <w:rPr>
          <w:lang w:val="en-GB"/>
        </w:rPr>
        <w:t>Does the r</w:t>
      </w:r>
      <w:r w:rsidR="00BB240E" w:rsidRPr="0030419E">
        <w:rPr>
          <w:lang w:val="en-GB"/>
        </w:rPr>
        <w:t>equested amount of bandwidth exceed</w:t>
      </w:r>
      <w:r w:rsidRPr="0030419E">
        <w:rPr>
          <w:lang w:val="en-GB"/>
        </w:rPr>
        <w:t xml:space="preserve"> the</w:t>
      </w:r>
      <w:r w:rsidR="00BB240E" w:rsidRPr="0030419E">
        <w:rPr>
          <w:lang w:val="en-GB"/>
        </w:rPr>
        <w:t xml:space="preserve"> m</w:t>
      </w:r>
      <w:r w:rsidR="002F46A3" w:rsidRPr="0030419E">
        <w:rPr>
          <w:lang w:val="en-GB"/>
        </w:rPr>
        <w:t xml:space="preserve">aximum </w:t>
      </w:r>
      <w:r w:rsidR="00BB240E" w:rsidRPr="0030419E">
        <w:rPr>
          <w:lang w:val="en-GB"/>
        </w:rPr>
        <w:t>a</w:t>
      </w:r>
      <w:r w:rsidR="002F46A3" w:rsidRPr="0030419E">
        <w:rPr>
          <w:lang w:val="en-GB"/>
        </w:rPr>
        <w:t xml:space="preserve">mount allowed </w:t>
      </w:r>
      <w:r w:rsidRPr="0030419E">
        <w:rPr>
          <w:lang w:val="en-GB"/>
        </w:rPr>
        <w:t>for that user</w:t>
      </w:r>
      <w:r w:rsidR="00BB240E" w:rsidRPr="0030419E">
        <w:rPr>
          <w:lang w:val="en-GB"/>
        </w:rPr>
        <w:t xml:space="preserve"> (</w:t>
      </w:r>
      <w:r w:rsidRPr="0030419E">
        <w:rPr>
          <w:lang w:val="en-GB"/>
        </w:rPr>
        <w:t>or user group, etc.</w:t>
      </w:r>
      <w:r w:rsidR="00BB240E" w:rsidRPr="0030419E">
        <w:rPr>
          <w:lang w:val="en-GB"/>
        </w:rPr>
        <w:t>)</w:t>
      </w:r>
      <w:r w:rsidRPr="0030419E">
        <w:rPr>
          <w:lang w:val="en-GB"/>
        </w:rPr>
        <w:t>?</w:t>
      </w:r>
    </w:p>
    <w:p w14:paraId="7F538DC9" w14:textId="6D1C7294" w:rsidR="002F46A3" w:rsidRPr="0030419E" w:rsidRDefault="00C269D6" w:rsidP="002F46A3">
      <w:pPr>
        <w:pStyle w:val="ListParagraph"/>
        <w:numPr>
          <w:ilvl w:val="0"/>
          <w:numId w:val="15"/>
        </w:numPr>
        <w:rPr>
          <w:lang w:val="en-GB"/>
        </w:rPr>
      </w:pPr>
      <w:r w:rsidRPr="0030419E">
        <w:rPr>
          <w:lang w:val="en-GB"/>
        </w:rPr>
        <w:t>Has the m</w:t>
      </w:r>
      <w:r w:rsidR="002F46A3" w:rsidRPr="0030419E">
        <w:rPr>
          <w:lang w:val="en-GB"/>
        </w:rPr>
        <w:t xml:space="preserve">aximum number of </w:t>
      </w:r>
      <w:r w:rsidR="00BB240E" w:rsidRPr="0030419E">
        <w:rPr>
          <w:lang w:val="en-GB"/>
        </w:rPr>
        <w:t xml:space="preserve">reservations per day/week/year </w:t>
      </w:r>
      <w:r w:rsidRPr="0030419E">
        <w:rPr>
          <w:lang w:val="en-GB"/>
        </w:rPr>
        <w:t xml:space="preserve">been </w:t>
      </w:r>
      <w:r w:rsidR="00BB240E" w:rsidRPr="0030419E">
        <w:rPr>
          <w:lang w:val="en-GB"/>
        </w:rPr>
        <w:t>ex</w:t>
      </w:r>
      <w:r w:rsidR="006C4EB9">
        <w:rPr>
          <w:lang w:val="en-GB"/>
        </w:rPr>
        <w:t>c</w:t>
      </w:r>
      <w:r w:rsidR="00BB240E" w:rsidRPr="0030419E">
        <w:rPr>
          <w:lang w:val="en-GB"/>
        </w:rPr>
        <w:t>e</w:t>
      </w:r>
      <w:r w:rsidR="006C4EB9">
        <w:rPr>
          <w:lang w:val="en-GB"/>
        </w:rPr>
        <w:t>eded</w:t>
      </w:r>
      <w:r w:rsidRPr="0030419E">
        <w:rPr>
          <w:lang w:val="en-GB"/>
        </w:rPr>
        <w:t>?</w:t>
      </w:r>
    </w:p>
    <w:p w14:paraId="43734B7C" w14:textId="2758AFF0" w:rsidR="002F46A3" w:rsidRPr="0030419E" w:rsidRDefault="009F292A" w:rsidP="002F46A3">
      <w:pPr>
        <w:pStyle w:val="ListParagraph"/>
        <w:numPr>
          <w:ilvl w:val="0"/>
          <w:numId w:val="15"/>
        </w:numPr>
        <w:rPr>
          <w:lang w:val="en-GB"/>
        </w:rPr>
      </w:pPr>
      <w:ins w:id="222" w:author="Guy Roberts" w:date="2015-05-13T11:21:00Z">
        <w:r>
          <w:rPr>
            <w:lang w:val="en-GB"/>
          </w:rPr>
          <w:t xml:space="preserve">Does the </w:t>
        </w:r>
      </w:ins>
      <w:del w:id="223" w:author="Guy Roberts" w:date="2015-05-13T11:21:00Z">
        <w:r w:rsidR="00BB240E" w:rsidRPr="0030419E" w:rsidDel="009F292A">
          <w:rPr>
            <w:lang w:val="en-GB"/>
          </w:rPr>
          <w:delText>L</w:delText>
        </w:r>
      </w:del>
      <w:ins w:id="224" w:author="Guy Roberts" w:date="2015-05-13T11:21:00Z">
        <w:r>
          <w:rPr>
            <w:lang w:val="en-GB"/>
          </w:rPr>
          <w:t>l</w:t>
        </w:r>
      </w:ins>
      <w:r w:rsidR="00BB240E" w:rsidRPr="0030419E">
        <w:rPr>
          <w:lang w:val="en-GB"/>
        </w:rPr>
        <w:t>ocal path segment involve</w:t>
      </w:r>
      <w:del w:id="225" w:author="Guy Roberts" w:date="2015-05-13T11:21:00Z">
        <w:r w:rsidR="00BB240E" w:rsidRPr="0030419E" w:rsidDel="009F292A">
          <w:rPr>
            <w:lang w:val="en-GB"/>
          </w:rPr>
          <w:delText>s</w:delText>
        </w:r>
      </w:del>
      <w:r w:rsidR="00BB240E" w:rsidRPr="0030419E">
        <w:rPr>
          <w:lang w:val="en-GB"/>
        </w:rPr>
        <w:t xml:space="preserve"> STP B2 that is part of SDP with Network C</w:t>
      </w:r>
      <w:ins w:id="226" w:author="Guy Roberts" w:date="2015-05-13T11:22:00Z">
        <w:r>
          <w:rPr>
            <w:lang w:val="en-GB"/>
          </w:rPr>
          <w:t xml:space="preserve">? </w:t>
        </w:r>
      </w:ins>
      <w:del w:id="227" w:author="Guy Roberts" w:date="2015-05-13T11:21:00Z">
        <w:r w:rsidR="00BB240E" w:rsidRPr="0030419E" w:rsidDel="009F292A">
          <w:rPr>
            <w:lang w:val="en-GB"/>
          </w:rPr>
          <w:delText xml:space="preserve"> </w:delText>
        </w:r>
      </w:del>
      <w:r w:rsidR="00BB240E" w:rsidRPr="0030419E">
        <w:rPr>
          <w:lang w:val="en-GB"/>
        </w:rPr>
        <w:t>(</w:t>
      </w:r>
      <w:r w:rsidR="00746428" w:rsidRPr="0030419E">
        <w:rPr>
          <w:lang w:val="en-GB"/>
        </w:rPr>
        <w:t>Transport Plane</w:t>
      </w:r>
      <w:r w:rsidR="00BB240E" w:rsidRPr="0030419E">
        <w:rPr>
          <w:lang w:val="en-GB"/>
        </w:rPr>
        <w:t xml:space="preserve"> peering based authorization)</w:t>
      </w:r>
      <w:r w:rsidR="006C4EB9">
        <w:rPr>
          <w:lang w:val="en-GB"/>
        </w:rPr>
        <w:t>.</w:t>
      </w:r>
    </w:p>
    <w:p w14:paraId="7C4303AD" w14:textId="1E4C01C6" w:rsidR="00BB240E" w:rsidRPr="0030419E" w:rsidRDefault="009F292A" w:rsidP="002F46A3">
      <w:pPr>
        <w:pStyle w:val="ListParagraph"/>
        <w:numPr>
          <w:ilvl w:val="0"/>
          <w:numId w:val="15"/>
        </w:numPr>
        <w:rPr>
          <w:lang w:val="en-GB"/>
        </w:rPr>
      </w:pPr>
      <w:ins w:id="228" w:author="Guy Roberts" w:date="2015-05-13T11:22:00Z">
        <w:r>
          <w:rPr>
            <w:lang w:val="en-GB"/>
          </w:rPr>
          <w:t xml:space="preserve">Is the </w:t>
        </w:r>
      </w:ins>
      <w:del w:id="229" w:author="Guy Roberts" w:date="2015-05-13T11:22:00Z">
        <w:r w:rsidR="00BB240E" w:rsidRPr="0030419E" w:rsidDel="009F292A">
          <w:rPr>
            <w:lang w:val="en-GB"/>
          </w:rPr>
          <w:delText>R</w:delText>
        </w:r>
      </w:del>
      <w:ins w:id="230" w:author="Guy Roberts" w:date="2015-05-13T11:22:00Z">
        <w:r>
          <w:rPr>
            <w:lang w:val="en-GB"/>
          </w:rPr>
          <w:t>r</w:t>
        </w:r>
      </w:ins>
      <w:r w:rsidR="00BB240E" w:rsidRPr="0030419E">
        <w:rPr>
          <w:lang w:val="en-GB"/>
        </w:rPr>
        <w:t xml:space="preserve">equest received via </w:t>
      </w:r>
      <w:ins w:id="231" w:author="Guy Roberts" w:date="2015-05-13T11:22:00Z">
        <w:r>
          <w:rPr>
            <w:lang w:val="en-GB"/>
          </w:rPr>
          <w:t xml:space="preserve">the </w:t>
        </w:r>
      </w:ins>
      <w:r w:rsidR="004D1EE5" w:rsidRPr="0030419E">
        <w:rPr>
          <w:lang w:val="en-GB"/>
        </w:rPr>
        <w:t>Service Plane</w:t>
      </w:r>
      <w:r w:rsidR="00BB240E" w:rsidRPr="0030419E">
        <w:rPr>
          <w:lang w:val="en-GB"/>
        </w:rPr>
        <w:t xml:space="preserve"> from particular NSA Z</w:t>
      </w:r>
      <w:ins w:id="232" w:author="Guy Roberts" w:date="2015-05-13T11:22:00Z">
        <w:r>
          <w:rPr>
            <w:lang w:val="en-GB"/>
          </w:rPr>
          <w:t>?</w:t>
        </w:r>
      </w:ins>
      <w:r w:rsidR="00BB240E" w:rsidRPr="0030419E">
        <w:rPr>
          <w:lang w:val="en-GB"/>
        </w:rPr>
        <w:t xml:space="preserve"> (</w:t>
      </w:r>
      <w:r w:rsidR="00BB240E" w:rsidRPr="009F292A">
        <w:rPr>
          <w:i/>
          <w:lang w:val="en-GB"/>
          <w:rPrChange w:id="233" w:author="Guy Roberts" w:date="2015-05-13T11:20:00Z">
            <w:rPr>
              <w:lang w:val="en-GB"/>
            </w:rPr>
          </w:rPrChange>
        </w:rPr>
        <w:t>requesterNSA</w:t>
      </w:r>
      <w:r w:rsidR="00BB240E" w:rsidRPr="0030419E">
        <w:rPr>
          <w:lang w:val="en-GB"/>
        </w:rPr>
        <w:t xml:space="preserve"> attribute)</w:t>
      </w:r>
      <w:r w:rsidR="001A5B0B" w:rsidRPr="0030419E">
        <w:rPr>
          <w:lang w:val="en-GB"/>
        </w:rPr>
        <w:t xml:space="preserve"> (</w:t>
      </w:r>
      <w:r w:rsidR="004D1EE5" w:rsidRPr="0030419E">
        <w:rPr>
          <w:lang w:val="en-GB"/>
        </w:rPr>
        <w:t>Service Plane</w:t>
      </w:r>
      <w:r w:rsidR="00BB240E" w:rsidRPr="0030419E">
        <w:rPr>
          <w:lang w:val="en-GB"/>
        </w:rPr>
        <w:t xml:space="preserve"> peering based authorization)</w:t>
      </w:r>
      <w:r w:rsidR="006C4EB9">
        <w:rPr>
          <w:lang w:val="en-GB"/>
        </w:rPr>
        <w:t>.</w:t>
      </w:r>
    </w:p>
    <w:p w14:paraId="4617E6D8" w14:textId="2D34A04B" w:rsidR="00BB240E" w:rsidRPr="0030419E" w:rsidRDefault="009F292A" w:rsidP="002F46A3">
      <w:pPr>
        <w:pStyle w:val="ListParagraph"/>
        <w:numPr>
          <w:ilvl w:val="0"/>
          <w:numId w:val="15"/>
        </w:numPr>
        <w:rPr>
          <w:lang w:val="en-GB"/>
        </w:rPr>
      </w:pPr>
      <w:ins w:id="234" w:author="Guy Roberts" w:date="2015-05-13T11:23:00Z">
        <w:r>
          <w:rPr>
            <w:lang w:val="en-GB"/>
          </w:rPr>
          <w:t xml:space="preserve">Use the </w:t>
        </w:r>
      </w:ins>
      <w:del w:id="235" w:author="Guy Roberts" w:date="2015-05-13T11:23:00Z">
        <w:r w:rsidR="00BB240E" w:rsidRPr="0030419E" w:rsidDel="009F292A">
          <w:rPr>
            <w:lang w:val="en-GB"/>
          </w:rPr>
          <w:delText>D</w:delText>
        </w:r>
      </w:del>
      <w:ins w:id="236" w:author="Guy Roberts" w:date="2015-05-13T11:23:00Z">
        <w:r>
          <w:rPr>
            <w:lang w:val="en-GB"/>
          </w:rPr>
          <w:t>d</w:t>
        </w:r>
      </w:ins>
      <w:r w:rsidR="00BB240E" w:rsidRPr="0030419E">
        <w:rPr>
          <w:lang w:val="en-GB"/>
        </w:rPr>
        <w:t xml:space="preserve">efault policy if no other policies </w:t>
      </w:r>
      <w:del w:id="237" w:author="Guy Roberts" w:date="2015-05-13T11:23:00Z">
        <w:r w:rsidR="00BB240E" w:rsidRPr="0030419E" w:rsidDel="009F292A">
          <w:rPr>
            <w:lang w:val="en-GB"/>
          </w:rPr>
          <w:delText xml:space="preserve">was </w:delText>
        </w:r>
      </w:del>
      <w:ins w:id="238" w:author="Guy Roberts" w:date="2015-05-13T11:23:00Z">
        <w:r>
          <w:rPr>
            <w:lang w:val="en-GB"/>
          </w:rPr>
          <w:t>are</w:t>
        </w:r>
        <w:r w:rsidRPr="0030419E">
          <w:rPr>
            <w:lang w:val="en-GB"/>
          </w:rPr>
          <w:t xml:space="preserve"> </w:t>
        </w:r>
      </w:ins>
      <w:r w:rsidR="00BB240E" w:rsidRPr="0030419E">
        <w:rPr>
          <w:lang w:val="en-GB"/>
        </w:rPr>
        <w:t>triggered</w:t>
      </w:r>
      <w:r w:rsidR="006C4EB9">
        <w:rPr>
          <w:lang w:val="en-GB"/>
        </w:rPr>
        <w:t>.</w:t>
      </w:r>
    </w:p>
    <w:p w14:paraId="4BC5D1F8" w14:textId="77777777" w:rsidR="008D3FA1" w:rsidRPr="0030419E" w:rsidRDefault="008D3FA1" w:rsidP="008D3FA1">
      <w:pPr>
        <w:rPr>
          <w:lang w:val="en-GB"/>
        </w:rPr>
      </w:pPr>
    </w:p>
    <w:p w14:paraId="4B707FE7" w14:textId="28EAA695" w:rsidR="00517E82" w:rsidRDefault="00517E82" w:rsidP="008D3FA1">
      <w:pPr>
        <w:rPr>
          <w:rFonts w:cs="Arial"/>
        </w:rPr>
      </w:pPr>
      <w:r>
        <w:rPr>
          <w:lang w:val="en-GB"/>
        </w:rPr>
        <w:t xml:space="preserve">The document </w:t>
      </w:r>
      <w:r>
        <w:rPr>
          <w:rFonts w:cs="Arial"/>
        </w:rPr>
        <w:t>[NSI Policy] captures a more detailed list of network policy requirements for enforcement by provider agents.</w:t>
      </w:r>
    </w:p>
    <w:p w14:paraId="04632A73" w14:textId="61E0F433" w:rsidR="002F46A3" w:rsidRPr="0030419E" w:rsidRDefault="00F4467E" w:rsidP="00F4467E">
      <w:pPr>
        <w:pStyle w:val="Heading1"/>
        <w:rPr>
          <w:lang w:val="en-GB"/>
        </w:rPr>
      </w:pPr>
      <w:bookmarkStart w:id="239" w:name="_Toc292543700"/>
      <w:r w:rsidRPr="0030419E">
        <w:rPr>
          <w:lang w:val="en-GB"/>
        </w:rPr>
        <w:t>Security Attributes</w:t>
      </w:r>
      <w:bookmarkEnd w:id="239"/>
    </w:p>
    <w:p w14:paraId="7DC5E621" w14:textId="0B5437A4" w:rsidR="002527E7" w:rsidRDefault="002527E7" w:rsidP="002527E7">
      <w:pPr>
        <w:rPr>
          <w:lang w:val="en-GB"/>
        </w:rPr>
      </w:pPr>
      <w:r w:rsidRPr="0030419E">
        <w:rPr>
          <w:lang w:val="en-GB"/>
        </w:rPr>
        <w:t>As part of the definition of the NSI protocol message structure</w:t>
      </w:r>
      <w:ins w:id="240" w:author="Guy Roberts" w:date="2015-05-13T11:24:00Z">
        <w:r w:rsidR="009F292A">
          <w:rPr>
            <w:lang w:val="en-GB"/>
          </w:rPr>
          <w:t>,</w:t>
        </w:r>
      </w:ins>
      <w:r w:rsidRPr="0030419E">
        <w:rPr>
          <w:lang w:val="en-GB"/>
        </w:rPr>
        <w:t xml:space="preserve"> a </w:t>
      </w:r>
      <w:r w:rsidR="00211FD3">
        <w:rPr>
          <w:lang w:val="en-GB"/>
        </w:rPr>
        <w:t>generic</w:t>
      </w:r>
      <w:r w:rsidRPr="0030419E">
        <w:rPr>
          <w:lang w:val="en-GB"/>
        </w:rPr>
        <w:t xml:space="preserve"> security attribute</w:t>
      </w:r>
      <w:del w:id="241" w:author="Guy Roberts" w:date="2015-05-13T11:24:00Z">
        <w:r w:rsidRPr="0030419E" w:rsidDel="009F292A">
          <w:rPr>
            <w:lang w:val="en-GB"/>
          </w:rPr>
          <w:delText>s</w:delText>
        </w:r>
      </w:del>
      <w:r w:rsidRPr="0030419E">
        <w:rPr>
          <w:lang w:val="en-GB"/>
        </w:rPr>
        <w:t xml:space="preserve"> element </w:t>
      </w:r>
      <w:r w:rsidR="00A564D7">
        <w:rPr>
          <w:lang w:val="en-GB"/>
        </w:rPr>
        <w:t xml:space="preserve">called </w:t>
      </w:r>
      <w:r w:rsidR="00A564D7" w:rsidRPr="0054043C">
        <w:rPr>
          <w:i/>
          <w:lang w:val="en-GB"/>
        </w:rPr>
        <w:t>sessionSecurityAttr</w:t>
      </w:r>
      <w:r w:rsidR="00A564D7" w:rsidRPr="0054043C">
        <w:rPr>
          <w:lang w:val="en-GB"/>
        </w:rPr>
        <w:t xml:space="preserve"> </w:t>
      </w:r>
      <w:del w:id="242" w:author="Guy Roberts" w:date="2015-05-12T15:35:00Z">
        <w:r w:rsidRPr="0030419E" w:rsidDel="00B7725F">
          <w:rPr>
            <w:lang w:val="en-GB"/>
          </w:rPr>
          <w:delText xml:space="preserve">was </w:delText>
        </w:r>
      </w:del>
      <w:ins w:id="243" w:author="Guy Roberts" w:date="2015-05-12T15:35:00Z">
        <w:r w:rsidR="00B7725F">
          <w:rPr>
            <w:lang w:val="en-GB"/>
          </w:rPr>
          <w:t>is</w:t>
        </w:r>
        <w:r w:rsidR="00B7725F" w:rsidRPr="0030419E">
          <w:rPr>
            <w:lang w:val="en-GB"/>
          </w:rPr>
          <w:t xml:space="preserve"> </w:t>
        </w:r>
      </w:ins>
      <w:r w:rsidRPr="0030419E">
        <w:rPr>
          <w:lang w:val="en-GB"/>
        </w:rPr>
        <w:t>defined</w:t>
      </w:r>
      <w:ins w:id="244" w:author="Guy Roberts" w:date="2015-05-13T11:24:00Z">
        <w:r w:rsidR="009F292A">
          <w:rPr>
            <w:lang w:val="en-GB"/>
          </w:rPr>
          <w:t xml:space="preserve">.  This attribute is </w:t>
        </w:r>
      </w:ins>
      <w:del w:id="245" w:author="Guy Roberts" w:date="2015-05-13T11:24:00Z">
        <w:r w:rsidRPr="0030419E" w:rsidDel="009F292A">
          <w:rPr>
            <w:lang w:val="en-GB"/>
          </w:rPr>
          <w:delText xml:space="preserve"> as</w:delText>
        </w:r>
      </w:del>
      <w:r w:rsidRPr="0030419E">
        <w:rPr>
          <w:lang w:val="en-GB"/>
        </w:rPr>
        <w:t xml:space="preserve"> a flexible container for transport of security </w:t>
      </w:r>
      <w:r w:rsidR="00A564D7" w:rsidRPr="005C29F0">
        <w:rPr>
          <w:lang w:val="en-GB"/>
        </w:rPr>
        <w:t>related information.</w:t>
      </w:r>
      <w:r w:rsidR="00A564D7">
        <w:rPr>
          <w:lang w:val="en-GB"/>
        </w:rPr>
        <w:t xml:space="preserve">  Zero or more of these </w:t>
      </w:r>
      <w:r w:rsidR="00A564D7" w:rsidRPr="0054043C">
        <w:rPr>
          <w:i/>
          <w:lang w:val="en-GB"/>
        </w:rPr>
        <w:t>sessionSecurityAttr</w:t>
      </w:r>
      <w:r w:rsidR="00A564D7">
        <w:rPr>
          <w:lang w:val="en-GB"/>
        </w:rPr>
        <w:t xml:space="preserve"> elements can be populated in the </w:t>
      </w:r>
      <w:r w:rsidR="00A564D7" w:rsidRPr="0030419E">
        <w:rPr>
          <w:i/>
          <w:lang w:val="en-GB"/>
        </w:rPr>
        <w:t>nsiHeader</w:t>
      </w:r>
      <w:r w:rsidR="00A564D7">
        <w:rPr>
          <w:lang w:val="en-GB"/>
        </w:rPr>
        <w:t xml:space="preserve"> element, which is itself carried in the SOAP envelope’s </w:t>
      </w:r>
      <w:r w:rsidR="00A564D7" w:rsidRPr="0030419E">
        <w:rPr>
          <w:i/>
          <w:lang w:val="en-GB"/>
        </w:rPr>
        <w:t>Header</w:t>
      </w:r>
      <w:r w:rsidR="00A564D7">
        <w:rPr>
          <w:lang w:val="en-GB"/>
        </w:rPr>
        <w:t xml:space="preserve"> element. </w:t>
      </w:r>
      <w:r w:rsidRPr="0030419E">
        <w:rPr>
          <w:lang w:val="en-GB"/>
        </w:rPr>
        <w:t xml:space="preserve">The NSI Connection Services specification </w:t>
      </w:r>
      <w:r w:rsidR="006151C9">
        <w:rPr>
          <w:lang w:val="en-GB"/>
        </w:rPr>
        <w:t>[</w:t>
      </w:r>
      <w:r w:rsidR="006151C9" w:rsidRPr="001652AF">
        <w:rPr>
          <w:rFonts w:cs="Arial"/>
        </w:rPr>
        <w:t>GFD.212</w:t>
      </w:r>
      <w:r w:rsidR="006151C9">
        <w:rPr>
          <w:lang w:val="en-GB"/>
        </w:rPr>
        <w:t xml:space="preserve">] Section 8.2.1 </w:t>
      </w:r>
      <w:r w:rsidRPr="0030419E">
        <w:rPr>
          <w:lang w:val="en-GB"/>
        </w:rPr>
        <w:t xml:space="preserve">does not define the specific use </w:t>
      </w:r>
      <w:r w:rsidR="00A564D7" w:rsidRPr="0030419E">
        <w:rPr>
          <w:lang w:val="en-GB"/>
        </w:rPr>
        <w:t xml:space="preserve">of this </w:t>
      </w:r>
      <w:r w:rsidR="00A564D7" w:rsidRPr="0030419E">
        <w:rPr>
          <w:i/>
          <w:lang w:val="en-GB"/>
        </w:rPr>
        <w:t>sessionSecurityAttr</w:t>
      </w:r>
      <w:r w:rsidR="00A564D7" w:rsidRPr="0030419E">
        <w:rPr>
          <w:lang w:val="en-GB"/>
        </w:rPr>
        <w:t xml:space="preserve"> element, instead leaving it for later definition and deployment specific use.</w:t>
      </w:r>
    </w:p>
    <w:p w14:paraId="318D8FC2" w14:textId="77777777" w:rsidR="00A564D7" w:rsidRDefault="00A564D7" w:rsidP="002527E7">
      <w:pPr>
        <w:rPr>
          <w:lang w:val="en-GB"/>
        </w:rPr>
      </w:pPr>
    </w:p>
    <w:p w14:paraId="1ED0C2B2" w14:textId="7489C81E" w:rsidR="00A564D7" w:rsidRPr="0030419E" w:rsidRDefault="009E35C8" w:rsidP="002527E7">
      <w:pPr>
        <w:rPr>
          <w:rFonts w:ascii="Courier" w:hAnsi="Courier"/>
          <w:sz w:val="16"/>
          <w:szCs w:val="16"/>
          <w:lang w:val="en-GB"/>
        </w:rPr>
      </w:pPr>
      <w:r w:rsidRPr="0030419E">
        <w:rPr>
          <w:rFonts w:ascii="Courier" w:hAnsi="Courier"/>
          <w:color w:val="000096"/>
          <w:sz w:val="16"/>
          <w:szCs w:val="16"/>
        </w:rPr>
        <w:t>&lt;soapenv:Header&gt;</w:t>
      </w:r>
      <w:r w:rsidRPr="0030419E">
        <w:rPr>
          <w:rFonts w:ascii="Courier" w:hAnsi="Courier"/>
          <w:color w:val="000000"/>
          <w:sz w:val="16"/>
          <w:szCs w:val="16"/>
        </w:rPr>
        <w:br/>
        <w:t xml:space="preserve">    </w:t>
      </w:r>
      <w:r w:rsidRPr="0030419E">
        <w:rPr>
          <w:rFonts w:ascii="Courier" w:hAnsi="Courier"/>
          <w:color w:val="000096"/>
          <w:sz w:val="16"/>
          <w:szCs w:val="16"/>
        </w:rPr>
        <w:t>&lt;nsi_headers:nsiHeader</w:t>
      </w:r>
      <w:r w:rsidRPr="0030419E">
        <w:rPr>
          <w:rFonts w:ascii="Courier" w:hAnsi="Courier"/>
          <w:color w:val="F5844C"/>
          <w:sz w:val="16"/>
          <w:szCs w:val="16"/>
        </w:rPr>
        <w:t xml:space="preserve"> </w:t>
      </w:r>
      <w:r w:rsidRPr="0030419E">
        <w:rPr>
          <w:rFonts w:ascii="Courier" w:hAnsi="Courier"/>
          <w:color w:val="0099CC"/>
          <w:sz w:val="16"/>
          <w:szCs w:val="16"/>
        </w:rPr>
        <w:t>xmlns:saml</w:t>
      </w:r>
      <w:r w:rsidRPr="0030419E">
        <w:rPr>
          <w:rFonts w:ascii="Courier" w:hAnsi="Courier"/>
          <w:color w:val="FF8040"/>
          <w:sz w:val="16"/>
          <w:szCs w:val="16"/>
        </w:rPr>
        <w:t>=</w:t>
      </w:r>
      <w:r w:rsidRPr="0030419E">
        <w:rPr>
          <w:rFonts w:ascii="Courier" w:hAnsi="Courier"/>
          <w:color w:val="993300"/>
          <w:sz w:val="16"/>
          <w:szCs w:val="16"/>
        </w:rPr>
        <w:t>"urn:oasis:names:tc:SAML:2.0:assertion"</w:t>
      </w:r>
      <w:r w:rsidRPr="0030419E">
        <w:rPr>
          <w:rFonts w:ascii="Courier" w:hAnsi="Courier"/>
          <w:color w:val="F5844C"/>
          <w:sz w:val="16"/>
          <w:szCs w:val="16"/>
        </w:rPr>
        <w:t xml:space="preserve"> </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xmlns:nsi_headers</w:t>
      </w:r>
      <w:r w:rsidRPr="0030419E">
        <w:rPr>
          <w:rFonts w:ascii="Courier" w:hAnsi="Courier"/>
          <w:color w:val="FF8040"/>
          <w:sz w:val="16"/>
          <w:szCs w:val="16"/>
        </w:rPr>
        <w:t>=</w:t>
      </w:r>
      <w:r w:rsidRPr="0030419E">
        <w:rPr>
          <w:rFonts w:ascii="Courier" w:hAnsi="Courier"/>
          <w:color w:val="993300"/>
          <w:sz w:val="16"/>
          <w:szCs w:val="16"/>
        </w:rPr>
        <w:t>"http://schemas.ogf.org/nsi/2013/12/framework/headers"</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xmlns:nsi_ftypes</w:t>
      </w:r>
      <w:r w:rsidRPr="0030419E">
        <w:rPr>
          <w:rFonts w:ascii="Courier" w:hAnsi="Courier"/>
          <w:color w:val="FF8040"/>
          <w:sz w:val="16"/>
          <w:szCs w:val="16"/>
        </w:rPr>
        <w:t>=</w:t>
      </w:r>
      <w:r w:rsidRPr="0030419E">
        <w:rPr>
          <w:rFonts w:ascii="Courier" w:hAnsi="Courier"/>
          <w:color w:val="993300"/>
          <w:sz w:val="16"/>
          <w:szCs w:val="16"/>
        </w:rPr>
        <w:t>"http://schemas.ogf.org/nsi/2013/12/framework/types"</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&lt;protocolVersion&gt;</w:t>
      </w:r>
      <w:r w:rsidRPr="0030419E">
        <w:rPr>
          <w:rFonts w:ascii="Courier" w:hAnsi="Courier"/>
          <w:color w:val="000000"/>
          <w:sz w:val="16"/>
          <w:szCs w:val="16"/>
        </w:rPr>
        <w:t>application/vnd.ogf.nsi.cs.v2.provider+soap</w:t>
      </w:r>
      <w:r w:rsidRPr="0030419E">
        <w:rPr>
          <w:rFonts w:ascii="Courier" w:hAnsi="Courier"/>
          <w:color w:val="000096"/>
          <w:sz w:val="16"/>
          <w:szCs w:val="16"/>
        </w:rPr>
        <w:t>&lt;/protocolVersion&gt;</w:t>
      </w:r>
      <w:r w:rsidRPr="0030419E">
        <w:rPr>
          <w:rFonts w:ascii="Courier" w:hAnsi="Courier"/>
          <w:color w:val="000000"/>
          <w:sz w:val="16"/>
          <w:szCs w:val="16"/>
        </w:rPr>
        <w:br/>
        <w:t xml:space="preserve">        </w:t>
      </w:r>
      <w:r w:rsidRPr="0030419E">
        <w:rPr>
          <w:rFonts w:ascii="Courier" w:hAnsi="Courier"/>
          <w:color w:val="000096"/>
          <w:sz w:val="16"/>
          <w:szCs w:val="16"/>
        </w:rPr>
        <w:t>&lt;correlationId&gt;</w:t>
      </w:r>
      <w:r w:rsidRPr="0030419E">
        <w:rPr>
          <w:rFonts w:ascii="Courier" w:hAnsi="Courier"/>
          <w:color w:val="000000"/>
          <w:sz w:val="16"/>
          <w:szCs w:val="16"/>
        </w:rPr>
        <w:t>urn:uuid:f123ef0a-a362-4524-b7ac-631cff3e7c66</w:t>
      </w:r>
      <w:r w:rsidRPr="0030419E">
        <w:rPr>
          <w:rFonts w:ascii="Courier" w:hAnsi="Courier"/>
          <w:color w:val="000096"/>
          <w:sz w:val="16"/>
          <w:szCs w:val="16"/>
        </w:rPr>
        <w:t>&lt;/correlationId&gt;</w:t>
      </w:r>
      <w:r w:rsidRPr="0030419E">
        <w:rPr>
          <w:rFonts w:ascii="Courier" w:hAnsi="Courier"/>
          <w:color w:val="000000"/>
          <w:sz w:val="16"/>
          <w:szCs w:val="16"/>
        </w:rPr>
        <w:br/>
        <w:t xml:space="preserve">        </w:t>
      </w:r>
      <w:r w:rsidR="006E095A" w:rsidRPr="005C29F0">
        <w:rPr>
          <w:rFonts w:ascii="Courier" w:hAnsi="Courier"/>
          <w:color w:val="000000"/>
          <w:sz w:val="16"/>
          <w:szCs w:val="16"/>
        </w:rPr>
        <w:t>&lt;</w:t>
      </w:r>
      <w:r w:rsidRPr="0030419E">
        <w:rPr>
          <w:rFonts w:ascii="Courier" w:hAnsi="Courier"/>
          <w:color w:val="000096"/>
          <w:sz w:val="16"/>
          <w:szCs w:val="16"/>
        </w:rPr>
        <w:t>requesterNSA&gt;</w:t>
      </w:r>
      <w:r w:rsidRPr="0030419E">
        <w:rPr>
          <w:rFonts w:ascii="Courier" w:hAnsi="Courier"/>
          <w:color w:val="000000"/>
          <w:sz w:val="16"/>
          <w:szCs w:val="16"/>
        </w:rPr>
        <w:t>urn:ogf:network:example.net:2013:nsa:requester</w:t>
      </w:r>
      <w:r w:rsidRPr="0030419E">
        <w:rPr>
          <w:rFonts w:ascii="Courier" w:hAnsi="Courier"/>
          <w:color w:val="000096"/>
          <w:sz w:val="16"/>
          <w:szCs w:val="16"/>
        </w:rPr>
        <w:t>&lt;/requesterNSA&gt;</w:t>
      </w:r>
      <w:r w:rsidRPr="0030419E">
        <w:rPr>
          <w:rFonts w:ascii="Courier" w:hAnsi="Courier"/>
          <w:color w:val="000000"/>
          <w:sz w:val="16"/>
          <w:szCs w:val="16"/>
        </w:rPr>
        <w:br/>
        <w:t xml:space="preserve">        </w:t>
      </w:r>
      <w:r w:rsidRPr="0030419E">
        <w:rPr>
          <w:rFonts w:ascii="Courier" w:hAnsi="Courier"/>
          <w:color w:val="000096"/>
          <w:sz w:val="16"/>
          <w:szCs w:val="16"/>
        </w:rPr>
        <w:t>&lt;providerNSA&gt;</w:t>
      </w:r>
      <w:r w:rsidRPr="0030419E">
        <w:rPr>
          <w:rFonts w:ascii="Courier" w:hAnsi="Courier"/>
          <w:color w:val="000000"/>
          <w:sz w:val="16"/>
          <w:szCs w:val="16"/>
        </w:rPr>
        <w:t>urn:ogf:network:example.net:2013:nsa:aggregator</w:t>
      </w:r>
      <w:r w:rsidRPr="0030419E">
        <w:rPr>
          <w:rFonts w:ascii="Courier" w:hAnsi="Courier"/>
          <w:color w:val="000096"/>
          <w:sz w:val="16"/>
          <w:szCs w:val="16"/>
        </w:rPr>
        <w:t>&lt;/providerNSA&gt;</w:t>
      </w:r>
      <w:r w:rsidRPr="0030419E">
        <w:rPr>
          <w:rFonts w:ascii="Courier" w:hAnsi="Courier"/>
          <w:color w:val="000000"/>
          <w:sz w:val="16"/>
          <w:szCs w:val="16"/>
        </w:rPr>
        <w:br/>
        <w:t xml:space="preserve">        </w:t>
      </w:r>
      <w:r w:rsidRPr="0030419E">
        <w:rPr>
          <w:rFonts w:ascii="Courier" w:hAnsi="Courier"/>
          <w:color w:val="000096"/>
          <w:sz w:val="16"/>
          <w:szCs w:val="16"/>
        </w:rPr>
        <w:t>&lt;replyTo&gt;</w:t>
      </w:r>
      <w:r w:rsidRPr="0030419E">
        <w:rPr>
          <w:rFonts w:ascii="Courier" w:hAnsi="Courier"/>
          <w:color w:val="000000"/>
          <w:sz w:val="16"/>
          <w:szCs w:val="16"/>
        </w:rPr>
        <w:t>https://requester.example.net/requester/reply</w:t>
      </w:r>
      <w:r w:rsidRPr="0030419E">
        <w:rPr>
          <w:rFonts w:ascii="Courier" w:hAnsi="Courier"/>
          <w:color w:val="000096"/>
          <w:sz w:val="16"/>
          <w:szCs w:val="16"/>
        </w:rPr>
        <w:t>&lt;/replyTo&gt;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"example1"</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"example2"</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&lt;/nsi_headers:nsiHeader&gt;</w:t>
      </w:r>
      <w:r w:rsidRPr="0030419E">
        <w:rPr>
          <w:rFonts w:ascii="Courier" w:hAnsi="Courier"/>
          <w:color w:val="000000"/>
          <w:sz w:val="16"/>
          <w:szCs w:val="16"/>
        </w:rPr>
        <w:br/>
      </w:r>
      <w:r w:rsidRPr="0030419E">
        <w:rPr>
          <w:rFonts w:ascii="Courier" w:hAnsi="Courier"/>
          <w:color w:val="000096"/>
          <w:sz w:val="16"/>
          <w:szCs w:val="16"/>
        </w:rPr>
        <w:t>&lt;/soapenv:Header&gt;</w:t>
      </w:r>
    </w:p>
    <w:p w14:paraId="5309994E" w14:textId="7C6F0586" w:rsidR="00A564D7" w:rsidRPr="0030419E" w:rsidRDefault="005933EF" w:rsidP="0030419E">
      <w:pPr>
        <w:pStyle w:val="Caption"/>
        <w:rPr>
          <w:lang w:val="en-GB"/>
        </w:rPr>
      </w:pPr>
      <w:r>
        <w:t xml:space="preserve">Figure </w:t>
      </w:r>
      <w:fldSimple w:instr=" SEQ Figure \* ARABIC ">
        <w:r w:rsidR="0059248B">
          <w:rPr>
            <w:noProof/>
          </w:rPr>
          <w:t>5</w:t>
        </w:r>
      </w:fldSimple>
      <w:r>
        <w:t xml:space="preserve"> – The sessionSecurityAttr.</w:t>
      </w:r>
    </w:p>
    <w:p w14:paraId="05147A2D" w14:textId="34590F20" w:rsidR="002527E7" w:rsidRPr="0030419E" w:rsidRDefault="002527E7" w:rsidP="002527E7">
      <w:pPr>
        <w:rPr>
          <w:lang w:val="en-GB"/>
        </w:rPr>
      </w:pPr>
      <w:r w:rsidRPr="0030419E">
        <w:rPr>
          <w:lang w:val="en-GB"/>
        </w:rPr>
        <w:t xml:space="preserve">The </w:t>
      </w:r>
      <w:r w:rsidRPr="0030419E">
        <w:rPr>
          <w:i/>
          <w:lang w:val="en-GB"/>
        </w:rPr>
        <w:t>sessionSecurityAttr</w:t>
      </w:r>
      <w:r w:rsidRPr="0030419E">
        <w:rPr>
          <w:lang w:val="en-GB"/>
        </w:rPr>
        <w:t xml:space="preserve"> element is defined using a standardized SAML </w:t>
      </w:r>
      <w:r w:rsidRPr="0030419E">
        <w:rPr>
          <w:i/>
          <w:lang w:val="en-GB"/>
        </w:rPr>
        <w:t>AtttributeStatementType</w:t>
      </w:r>
      <w:r w:rsidRPr="0030419E">
        <w:rPr>
          <w:lang w:val="en-GB"/>
        </w:rPr>
        <w:t xml:space="preserve"> imported from the SAML namespace </w:t>
      </w:r>
      <w:r w:rsidR="00802674">
        <w:rPr>
          <w:lang w:val="en-GB"/>
        </w:rPr>
        <w:t>“</w:t>
      </w:r>
      <w:r w:rsidRPr="0030419E">
        <w:rPr>
          <w:i/>
          <w:lang w:val="en-GB"/>
        </w:rPr>
        <w:t>urn:oasis:names:tc:SAML:2.0:assertion</w:t>
      </w:r>
      <w:r w:rsidR="00802674">
        <w:rPr>
          <w:i/>
          <w:lang w:val="en-GB"/>
        </w:rPr>
        <w:t>”</w:t>
      </w:r>
      <w:r w:rsidRPr="0030419E">
        <w:rPr>
          <w:lang w:val="en-GB"/>
        </w:rPr>
        <w:t xml:space="preserve"> with an NSI specific extension</w:t>
      </w:r>
      <w:r w:rsidR="00DF1E0B">
        <w:rPr>
          <w:lang w:val="en-GB"/>
        </w:rPr>
        <w:t>, adding a</w:t>
      </w:r>
      <w:r w:rsidRPr="0030419E">
        <w:rPr>
          <w:lang w:val="en-GB"/>
        </w:rPr>
        <w:t xml:space="preserve"> string based </w:t>
      </w:r>
      <w:r w:rsidRPr="0030419E">
        <w:rPr>
          <w:i/>
          <w:lang w:val="en-GB"/>
        </w:rPr>
        <w:t>type</w:t>
      </w:r>
      <w:r w:rsidRPr="0030419E">
        <w:rPr>
          <w:lang w:val="en-GB"/>
        </w:rPr>
        <w:t xml:space="preserve"> and </w:t>
      </w:r>
      <w:r w:rsidRPr="0030419E">
        <w:rPr>
          <w:i/>
          <w:lang w:val="en-GB"/>
        </w:rPr>
        <w:t>name</w:t>
      </w:r>
      <w:r w:rsidRPr="0030419E">
        <w:rPr>
          <w:lang w:val="en-GB"/>
        </w:rPr>
        <w:t xml:space="preserve"> </w:t>
      </w:r>
      <w:r w:rsidR="00A564D7" w:rsidRPr="0054043C">
        <w:rPr>
          <w:lang w:val="en-GB"/>
        </w:rPr>
        <w:t>attribute</w:t>
      </w:r>
      <w:r w:rsidR="00DF1E0B">
        <w:rPr>
          <w:lang w:val="en-GB"/>
        </w:rPr>
        <w:t xml:space="preserve"> to this</w:t>
      </w:r>
      <w:r w:rsidR="00A564D7">
        <w:rPr>
          <w:lang w:val="en-GB"/>
        </w:rPr>
        <w:t xml:space="preserve"> root element.</w:t>
      </w:r>
      <w:r w:rsidR="00A564D7" w:rsidRPr="0054043C">
        <w:rPr>
          <w:lang w:val="en-GB"/>
        </w:rPr>
        <w:t xml:space="preserve"> </w:t>
      </w:r>
      <w:r w:rsidRPr="0030419E">
        <w:rPr>
          <w:lang w:val="en-GB"/>
        </w:rPr>
        <w:t xml:space="preserve">This allows for multiple </w:t>
      </w:r>
      <w:r w:rsidRPr="0030419E">
        <w:rPr>
          <w:i/>
          <w:lang w:val="en-GB"/>
        </w:rPr>
        <w:t>sessionSecurityAttr</w:t>
      </w:r>
      <w:r w:rsidRPr="0030419E">
        <w:rPr>
          <w:lang w:val="en-GB"/>
        </w:rPr>
        <w:t xml:space="preserve"> elements to be specified in the </w:t>
      </w:r>
      <w:r w:rsidR="00A564D7" w:rsidRPr="0030419E">
        <w:rPr>
          <w:i/>
        </w:rPr>
        <w:t>nsiHeader</w:t>
      </w:r>
      <w:r w:rsidR="00A564D7">
        <w:t xml:space="preserve"> element</w:t>
      </w:r>
      <w:r w:rsidRPr="0030419E">
        <w:rPr>
          <w:lang w:val="en-GB"/>
        </w:rPr>
        <w:t xml:space="preserve">, </w:t>
      </w:r>
      <w:r w:rsidR="00DF1E0B">
        <w:rPr>
          <w:lang w:val="en-GB"/>
        </w:rPr>
        <w:t>with</w:t>
      </w:r>
      <w:r w:rsidRPr="0030419E">
        <w:rPr>
          <w:lang w:val="en-GB"/>
        </w:rPr>
        <w:t xml:space="preserve"> each one identified for a specific use</w:t>
      </w:r>
      <w:r w:rsidR="00DF1E0B">
        <w:rPr>
          <w:lang w:val="en-GB"/>
        </w:rPr>
        <w:t xml:space="preserve"> via the </w:t>
      </w:r>
      <w:r w:rsidR="00DF1E0B" w:rsidRPr="0030419E">
        <w:rPr>
          <w:i/>
          <w:lang w:val="en-GB"/>
        </w:rPr>
        <w:t>type</w:t>
      </w:r>
      <w:r w:rsidR="00DF1E0B">
        <w:rPr>
          <w:lang w:val="en-GB"/>
        </w:rPr>
        <w:t xml:space="preserve"> and </w:t>
      </w:r>
      <w:r w:rsidR="00DF1E0B" w:rsidRPr="0030419E">
        <w:rPr>
          <w:i/>
          <w:lang w:val="en-GB"/>
        </w:rPr>
        <w:t>name</w:t>
      </w:r>
      <w:r w:rsidR="00DF1E0B">
        <w:rPr>
          <w:lang w:val="en-GB"/>
        </w:rPr>
        <w:t xml:space="preserve"> attributes</w:t>
      </w:r>
      <w:r w:rsidRPr="0030419E">
        <w:rPr>
          <w:lang w:val="en-GB"/>
        </w:rPr>
        <w:t xml:space="preserve"> (for example, supplying us</w:t>
      </w:r>
      <w:r w:rsidR="005933EF" w:rsidRPr="005C29F0">
        <w:rPr>
          <w:lang w:val="en-GB"/>
        </w:rPr>
        <w:t>er credentials per NSA domain).</w:t>
      </w:r>
    </w:p>
    <w:p w14:paraId="75D4BF90" w14:textId="77777777" w:rsidR="002527E7" w:rsidRPr="0030419E" w:rsidRDefault="002527E7" w:rsidP="002527E7">
      <w:pPr>
        <w:rPr>
          <w:lang w:val="en-GB"/>
        </w:rPr>
      </w:pPr>
    </w:p>
    <w:p w14:paraId="78FA7C77" w14:textId="764C4659" w:rsidR="002527E7" w:rsidRPr="0030419E" w:rsidRDefault="002527E7" w:rsidP="005C29F0">
      <w:pPr>
        <w:rPr>
          <w:lang w:val="en-GB"/>
        </w:rPr>
      </w:pPr>
      <w:r w:rsidRPr="0030419E">
        <w:rPr>
          <w:lang w:val="en-GB"/>
        </w:rPr>
        <w:t xml:space="preserve">The expected (default) behaviour is that </w:t>
      </w:r>
      <w:r w:rsidR="005933EF">
        <w:rPr>
          <w:lang w:val="en-GB"/>
        </w:rPr>
        <w:t>a</w:t>
      </w:r>
      <w:ins w:id="246" w:author="Guy Roberts" w:date="2015-05-12T15:36:00Z">
        <w:r w:rsidR="00B7725F">
          <w:rPr>
            <w:lang w:val="en-GB"/>
          </w:rPr>
          <w:t xml:space="preserve"> </w:t>
        </w:r>
      </w:ins>
      <w:del w:id="247" w:author="Guy Roberts" w:date="2015-05-12T15:36:00Z">
        <w:r w:rsidR="005933EF" w:rsidDel="00B7725F">
          <w:rPr>
            <w:lang w:val="en-GB"/>
          </w:rPr>
          <w:delText xml:space="preserve">n originating </w:delText>
        </w:r>
      </w:del>
      <w:r w:rsidR="005933EF">
        <w:rPr>
          <w:lang w:val="en-GB"/>
        </w:rPr>
        <w:t xml:space="preserve">uRA </w:t>
      </w:r>
      <w:del w:id="248" w:author="Guy Roberts" w:date="2015-05-12T15:36:00Z">
        <w:r w:rsidR="005933EF" w:rsidDel="00B7725F">
          <w:rPr>
            <w:lang w:val="en-GB"/>
          </w:rPr>
          <w:delText xml:space="preserve">would </w:delText>
        </w:r>
      </w:del>
      <w:ins w:id="249" w:author="Guy Roberts" w:date="2015-05-12T15:36:00Z">
        <w:r w:rsidR="00B7725F">
          <w:rPr>
            <w:lang w:val="en-GB"/>
          </w:rPr>
          <w:t xml:space="preserve">will </w:t>
        </w:r>
      </w:ins>
      <w:r w:rsidR="005933EF">
        <w:rPr>
          <w:lang w:val="en-GB"/>
        </w:rPr>
        <w:t xml:space="preserve">populate the security </w:t>
      </w:r>
      <w:r w:rsidR="00DF1E0B">
        <w:rPr>
          <w:lang w:val="en-GB"/>
        </w:rPr>
        <w:t>element</w:t>
      </w:r>
      <w:r w:rsidR="005933EF">
        <w:rPr>
          <w:lang w:val="en-GB"/>
        </w:rPr>
        <w:t xml:space="preserve"> based </w:t>
      </w:r>
      <w:del w:id="250" w:author="Guy Roberts" w:date="2015-05-13T11:26:00Z">
        <w:r w:rsidR="005933EF" w:rsidDel="00E61C16">
          <w:rPr>
            <w:lang w:val="en-GB"/>
          </w:rPr>
          <w:delText xml:space="preserve">on </w:delText>
        </w:r>
      </w:del>
      <w:ins w:id="251" w:author="Guy Roberts" w:date="2015-05-13T11:26:00Z">
        <w:r w:rsidR="00E61C16">
          <w:rPr>
            <w:lang w:val="en-GB"/>
          </w:rPr>
          <w:t>on</w:t>
        </w:r>
        <w:r w:rsidR="00E61C16">
          <w:rPr>
            <w:lang w:val="en-GB"/>
          </w:rPr>
          <w:t xml:space="preserve"> information from/about </w:t>
        </w:r>
      </w:ins>
      <w:r w:rsidR="005933EF">
        <w:rPr>
          <w:lang w:val="en-GB"/>
        </w:rPr>
        <w:t>the</w:t>
      </w:r>
      <w:del w:id="252" w:author="Guy Roberts" w:date="2015-05-12T15:03:00Z">
        <w:r w:rsidR="005933EF" w:rsidDel="003318EA">
          <w:rPr>
            <w:lang w:val="en-GB"/>
          </w:rPr>
          <w:delText xml:space="preserve"> entity</w:delText>
        </w:r>
      </w:del>
      <w:ins w:id="253" w:author="Guy Roberts" w:date="2015-05-12T15:03:00Z">
        <w:r w:rsidR="003318EA">
          <w:rPr>
            <w:lang w:val="en-GB"/>
          </w:rPr>
          <w:t xml:space="preserve"> Originating Entity</w:t>
        </w:r>
      </w:ins>
      <w:r w:rsidR="005933EF">
        <w:rPr>
          <w:lang w:val="en-GB"/>
        </w:rPr>
        <w:t xml:space="preserve"> making the NSI request</w:t>
      </w:r>
      <w:r w:rsidR="00DF1E0B">
        <w:rPr>
          <w:lang w:val="en-GB"/>
        </w:rPr>
        <w:t>.  An</w:t>
      </w:r>
      <w:r w:rsidR="000F56DE">
        <w:rPr>
          <w:lang w:val="en-GB"/>
        </w:rPr>
        <w:t>y</w:t>
      </w:r>
      <w:r w:rsidRPr="0030419E">
        <w:rPr>
          <w:lang w:val="en-GB"/>
        </w:rPr>
        <w:t xml:space="preserve"> NSA AG </w:t>
      </w:r>
      <w:r w:rsidR="00DF1E0B">
        <w:rPr>
          <w:lang w:val="en-GB"/>
        </w:rPr>
        <w:t xml:space="preserve">receiving these security elements </w:t>
      </w:r>
      <w:del w:id="254" w:author="Guy Roberts" w:date="2015-05-13T11:26:00Z">
        <w:r w:rsidR="000F56DE" w:rsidDel="00E61C16">
          <w:rPr>
            <w:lang w:val="en-GB"/>
          </w:rPr>
          <w:delText>would</w:delText>
        </w:r>
        <w:r w:rsidRPr="0030419E" w:rsidDel="00E61C16">
          <w:rPr>
            <w:lang w:val="en-GB"/>
          </w:rPr>
          <w:delText xml:space="preserve"> </w:delText>
        </w:r>
      </w:del>
      <w:ins w:id="255" w:author="Guy Roberts" w:date="2015-05-13T11:27:00Z">
        <w:r w:rsidR="00E61C16">
          <w:rPr>
            <w:lang w:val="en-GB"/>
          </w:rPr>
          <w:t>will normally</w:t>
        </w:r>
      </w:ins>
      <w:ins w:id="256" w:author="Guy Roberts" w:date="2015-05-13T11:26:00Z">
        <w:r w:rsidR="00E61C16" w:rsidRPr="0030419E">
          <w:rPr>
            <w:lang w:val="en-GB"/>
          </w:rPr>
          <w:t xml:space="preserve"> </w:t>
        </w:r>
      </w:ins>
      <w:r w:rsidRPr="0030419E">
        <w:rPr>
          <w:lang w:val="en-GB"/>
        </w:rPr>
        <w:t xml:space="preserve">pass </w:t>
      </w:r>
      <w:r w:rsidR="000F56DE">
        <w:rPr>
          <w:lang w:val="en-GB"/>
        </w:rPr>
        <w:t>these</w:t>
      </w:r>
      <w:r w:rsidRPr="0030419E">
        <w:rPr>
          <w:lang w:val="en-GB"/>
        </w:rPr>
        <w:t xml:space="preserve"> on to all </w:t>
      </w:r>
      <w:del w:id="257" w:author="Guy Roberts" w:date="2015-05-13T11:27:00Z">
        <w:r w:rsidRPr="0030419E" w:rsidDel="00E61C16">
          <w:rPr>
            <w:lang w:val="en-GB"/>
          </w:rPr>
          <w:delText>children</w:delText>
        </w:r>
      </w:del>
      <w:ins w:id="258" w:author="Guy Roberts" w:date="2015-05-13T11:27:00Z">
        <w:r w:rsidR="00E61C16">
          <w:rPr>
            <w:lang w:val="en-GB"/>
          </w:rPr>
          <w:t>child</w:t>
        </w:r>
        <w:r w:rsidR="00E61C16">
          <w:rPr>
            <w:lang w:val="en-GB"/>
          </w:rPr>
          <w:t xml:space="preserve"> </w:t>
        </w:r>
        <w:r w:rsidR="00E61C16">
          <w:rPr>
            <w:lang w:val="en-GB"/>
          </w:rPr>
          <w:t>NSAs</w:t>
        </w:r>
      </w:ins>
      <w:r w:rsidRPr="0030419E">
        <w:rPr>
          <w:lang w:val="en-GB"/>
        </w:rPr>
        <w:t>, however, deployment specific behaviours may be introduced that change this default behaviour.</w:t>
      </w:r>
    </w:p>
    <w:p w14:paraId="38403B0A" w14:textId="77777777" w:rsidR="00385ED7" w:rsidRPr="0030419E" w:rsidRDefault="00385ED7" w:rsidP="0030419E">
      <w:pPr>
        <w:rPr>
          <w:lang w:val="en-GB"/>
        </w:rPr>
      </w:pPr>
    </w:p>
    <w:p w14:paraId="5D9FE929" w14:textId="6733CD73" w:rsidR="00F73310" w:rsidRDefault="000F56DE" w:rsidP="00F73310">
      <w:pPr>
        <w:rPr>
          <w:lang w:val="en-GB"/>
        </w:rPr>
      </w:pPr>
      <w:r>
        <w:rPr>
          <w:lang w:val="en-GB"/>
        </w:rPr>
        <w:lastRenderedPageBreak/>
        <w:t>Other</w:t>
      </w:r>
      <w:r w:rsidR="00F73310" w:rsidRPr="0030419E">
        <w:rPr>
          <w:lang w:val="en-GB"/>
        </w:rPr>
        <w:t xml:space="preserve"> NSA</w:t>
      </w:r>
      <w:ins w:id="259" w:author="Guy Roberts" w:date="2015-05-13T11:27:00Z">
        <w:r w:rsidR="00E61C16">
          <w:rPr>
            <w:lang w:val="en-GB"/>
          </w:rPr>
          <w:t>s</w:t>
        </w:r>
      </w:ins>
      <w:r w:rsidR="00F73310" w:rsidRPr="0030419E">
        <w:rPr>
          <w:lang w:val="en-GB"/>
        </w:rPr>
        <w:t xml:space="preserve"> along the Service Plane path can add additional </w:t>
      </w:r>
      <w:r>
        <w:rPr>
          <w:lang w:val="en-GB"/>
        </w:rPr>
        <w:t xml:space="preserve">security </w:t>
      </w:r>
      <w:r w:rsidR="00F73310" w:rsidRPr="0030419E">
        <w:rPr>
          <w:lang w:val="en-GB"/>
        </w:rPr>
        <w:t xml:space="preserve">attributes to a </w:t>
      </w:r>
      <w:r w:rsidRPr="005C29F0">
        <w:rPr>
          <w:lang w:val="en-GB"/>
        </w:rPr>
        <w:t>message;</w:t>
      </w:r>
      <w:r w:rsidR="00F73310" w:rsidRPr="0030419E">
        <w:rPr>
          <w:lang w:val="en-GB"/>
        </w:rPr>
        <w:t xml:space="preserve"> </w:t>
      </w:r>
      <w:r>
        <w:rPr>
          <w:lang w:val="en-GB"/>
        </w:rPr>
        <w:t>these</w:t>
      </w:r>
      <w:r w:rsidR="00F73310" w:rsidRPr="0030419E">
        <w:rPr>
          <w:lang w:val="en-GB"/>
        </w:rPr>
        <w:t xml:space="preserve"> are either new attributes that are deemed useful for NSAs downstream on the Service Plane path, or modified attributes that are the result of evaluating existing message security attributes. Any NSA </w:t>
      </w:r>
      <w:r>
        <w:rPr>
          <w:lang w:val="en-GB"/>
        </w:rPr>
        <w:t>should</w:t>
      </w:r>
      <w:r w:rsidR="00F73310" w:rsidRPr="0030419E">
        <w:rPr>
          <w:lang w:val="en-GB"/>
        </w:rPr>
        <w:t xml:space="preserve"> be transparent </w:t>
      </w:r>
      <w:r>
        <w:rPr>
          <w:lang w:val="en-GB"/>
        </w:rPr>
        <w:t>to</w:t>
      </w:r>
      <w:r w:rsidR="00F73310" w:rsidRPr="0030419E">
        <w:rPr>
          <w:lang w:val="en-GB"/>
        </w:rPr>
        <w:t xml:space="preserve"> security attributes</w:t>
      </w:r>
      <w:r>
        <w:rPr>
          <w:lang w:val="en-GB"/>
        </w:rPr>
        <w:t>,</w:t>
      </w:r>
      <w:r w:rsidR="00F73310" w:rsidRPr="0030419E">
        <w:rPr>
          <w:lang w:val="en-GB"/>
        </w:rPr>
        <w:t xml:space="preserve"> meaning that all received attributes plus any potential new attributes are passed on to all downstream NSAs</w:t>
      </w:r>
      <w:r>
        <w:rPr>
          <w:lang w:val="en-GB"/>
        </w:rPr>
        <w:t xml:space="preserve"> untouched</w:t>
      </w:r>
      <w:r w:rsidR="00F73310" w:rsidRPr="0030419E">
        <w:rPr>
          <w:lang w:val="en-GB"/>
        </w:rPr>
        <w:t>.</w:t>
      </w:r>
    </w:p>
    <w:p w14:paraId="73998F05" w14:textId="77777777" w:rsidR="000F56DE" w:rsidRDefault="000F56DE" w:rsidP="00F73310">
      <w:pPr>
        <w:rPr>
          <w:lang w:val="en-GB"/>
        </w:rPr>
      </w:pPr>
    </w:p>
    <w:p w14:paraId="01E658FD" w14:textId="0AF22F33" w:rsidR="000F56DE" w:rsidRPr="0030419E" w:rsidRDefault="000F56DE" w:rsidP="0030419E">
      <w:pPr>
        <w:ind w:left="720"/>
        <w:rPr>
          <w:i/>
          <w:lang w:val="en-GB"/>
        </w:rPr>
      </w:pPr>
      <w:r w:rsidRPr="0030419E">
        <w:rPr>
          <w:i/>
          <w:lang w:val="en-GB"/>
        </w:rPr>
        <w:t xml:space="preserve">An NSA SHOULD </w:t>
      </w:r>
      <w:r w:rsidR="00A73E62">
        <w:rPr>
          <w:i/>
          <w:lang w:val="en-GB"/>
        </w:rPr>
        <w:t xml:space="preserve">transparently </w:t>
      </w:r>
      <w:r w:rsidRPr="0030419E">
        <w:rPr>
          <w:i/>
          <w:lang w:val="en-GB"/>
        </w:rPr>
        <w:t xml:space="preserve">pass all session security attributes from a received NSI request message through to all </w:t>
      </w:r>
      <w:del w:id="260" w:author="Guy Roberts" w:date="2015-05-13T11:29:00Z">
        <w:r w:rsidR="004250AC" w:rsidRPr="005C29F0" w:rsidDel="00E61C16">
          <w:rPr>
            <w:i/>
            <w:lang w:val="en-GB"/>
          </w:rPr>
          <w:delText>children</w:delText>
        </w:r>
        <w:r w:rsidRPr="0030419E" w:rsidDel="00E61C16">
          <w:rPr>
            <w:i/>
            <w:lang w:val="en-GB"/>
          </w:rPr>
          <w:delText xml:space="preserve"> </w:delText>
        </w:r>
      </w:del>
      <w:ins w:id="261" w:author="Guy Roberts" w:date="2015-05-13T11:29:00Z">
        <w:r w:rsidR="00E61C16">
          <w:rPr>
            <w:i/>
            <w:lang w:val="en-GB"/>
          </w:rPr>
          <w:t>child</w:t>
        </w:r>
        <w:r w:rsidR="00E61C16" w:rsidRPr="0030419E">
          <w:rPr>
            <w:i/>
            <w:lang w:val="en-GB"/>
          </w:rPr>
          <w:t xml:space="preserve"> </w:t>
        </w:r>
      </w:ins>
      <w:r w:rsidRPr="0030419E">
        <w:rPr>
          <w:i/>
          <w:lang w:val="en-GB"/>
        </w:rPr>
        <w:t>NSA</w:t>
      </w:r>
      <w:ins w:id="262" w:author="Guy Roberts" w:date="2015-05-13T11:29:00Z">
        <w:r w:rsidR="00E61C16">
          <w:rPr>
            <w:i/>
            <w:lang w:val="en-GB"/>
          </w:rPr>
          <w:t>s</w:t>
        </w:r>
      </w:ins>
      <w:r w:rsidRPr="0030419E">
        <w:rPr>
          <w:i/>
          <w:lang w:val="en-GB"/>
        </w:rPr>
        <w:t xml:space="preserve"> receiving an NSI request message as </w:t>
      </w:r>
      <w:r w:rsidR="00D169B3">
        <w:rPr>
          <w:i/>
          <w:lang w:val="en-GB"/>
        </w:rPr>
        <w:t>part of the reservation</w:t>
      </w:r>
      <w:r w:rsidRPr="0030419E">
        <w:rPr>
          <w:i/>
          <w:lang w:val="en-GB"/>
        </w:rPr>
        <w:t>.</w:t>
      </w:r>
    </w:p>
    <w:p w14:paraId="33FBF003" w14:textId="77777777" w:rsidR="000F56DE" w:rsidRDefault="000F56DE" w:rsidP="00F73310">
      <w:pPr>
        <w:rPr>
          <w:lang w:val="en-GB"/>
        </w:rPr>
      </w:pPr>
    </w:p>
    <w:p w14:paraId="5AC0BDE2" w14:textId="3A7626F8" w:rsidR="00F73310" w:rsidRPr="0030419E" w:rsidRDefault="004250AC" w:rsidP="0030419E">
      <w:pPr>
        <w:ind w:left="720"/>
        <w:rPr>
          <w:i/>
          <w:lang w:val="en-GB"/>
        </w:rPr>
      </w:pPr>
      <w:r w:rsidRPr="0030419E">
        <w:rPr>
          <w:i/>
          <w:lang w:val="en-GB"/>
        </w:rPr>
        <w:t>An NSA MAY add additional security attributes before sending</w:t>
      </w:r>
      <w:r w:rsidR="00911F37" w:rsidRPr="0030419E">
        <w:rPr>
          <w:i/>
          <w:lang w:val="en-GB"/>
        </w:rPr>
        <w:t xml:space="preserve"> a message</w:t>
      </w:r>
      <w:r w:rsidRPr="0030419E">
        <w:rPr>
          <w:i/>
          <w:lang w:val="en-GB"/>
        </w:rPr>
        <w:t xml:space="preserve"> on to a child NSA if </w:t>
      </w:r>
      <w:r w:rsidR="00911F37" w:rsidRPr="0030419E">
        <w:rPr>
          <w:i/>
          <w:lang w:val="en-GB"/>
        </w:rPr>
        <w:t>that</w:t>
      </w:r>
      <w:r w:rsidRPr="0030419E">
        <w:rPr>
          <w:i/>
          <w:lang w:val="en-GB"/>
        </w:rPr>
        <w:t xml:space="preserve"> NSA has specific context information</w:t>
      </w:r>
      <w:r w:rsidR="00911F37" w:rsidRPr="0030419E">
        <w:rPr>
          <w:i/>
          <w:lang w:val="en-GB"/>
        </w:rPr>
        <w:t xml:space="preserve"> needed in the authorization flow of the message</w:t>
      </w:r>
      <w:r w:rsidRPr="0030419E">
        <w:rPr>
          <w:i/>
          <w:lang w:val="en-GB"/>
        </w:rPr>
        <w:t>.</w:t>
      </w:r>
    </w:p>
    <w:p w14:paraId="26927B95" w14:textId="77777777" w:rsidR="00911F37" w:rsidRDefault="00911F37" w:rsidP="0030419E">
      <w:pPr>
        <w:ind w:left="720"/>
        <w:rPr>
          <w:lang w:val="en-GB"/>
        </w:rPr>
      </w:pPr>
    </w:p>
    <w:p w14:paraId="5E4E77BE" w14:textId="0E587703" w:rsidR="00911F37" w:rsidRPr="0030419E" w:rsidRDefault="00911F37" w:rsidP="00911F37">
      <w:pPr>
        <w:ind w:left="720"/>
        <w:rPr>
          <w:i/>
          <w:lang w:val="en-GB"/>
        </w:rPr>
      </w:pPr>
      <w:r w:rsidRPr="0030419E">
        <w:rPr>
          <w:i/>
          <w:lang w:val="en-GB"/>
        </w:rPr>
        <w:t>An NSA MAY manipulate existing security attributes before sending on to a child NSA if the NSA has specific context information permitting this non-transparent manipulation.</w:t>
      </w:r>
    </w:p>
    <w:p w14:paraId="5C9BC12B" w14:textId="77777777" w:rsidR="00911F37" w:rsidRPr="0030419E" w:rsidRDefault="00911F37" w:rsidP="0030419E">
      <w:pPr>
        <w:ind w:left="720"/>
        <w:rPr>
          <w:i/>
          <w:lang w:val="en-GB"/>
        </w:rPr>
      </w:pPr>
    </w:p>
    <w:p w14:paraId="62AA1137" w14:textId="7066BFC3" w:rsidR="00911F37" w:rsidRPr="0030419E" w:rsidRDefault="00911F37" w:rsidP="00911F37">
      <w:pPr>
        <w:ind w:left="720"/>
        <w:rPr>
          <w:i/>
          <w:lang w:val="en-GB"/>
        </w:rPr>
      </w:pPr>
      <w:r w:rsidRPr="0030419E">
        <w:rPr>
          <w:i/>
          <w:lang w:val="en-GB"/>
        </w:rPr>
        <w:t xml:space="preserve">An NSA MAY delete security attributes before sending on to a child NSA if the NSA has specific context information </w:t>
      </w:r>
      <w:r w:rsidR="00AA4C9F" w:rsidRPr="0030419E">
        <w:rPr>
          <w:i/>
          <w:lang w:val="en-GB"/>
        </w:rPr>
        <w:t>requiring the removal of a specific attribute</w:t>
      </w:r>
      <w:r w:rsidRPr="0030419E">
        <w:rPr>
          <w:i/>
          <w:lang w:val="en-GB"/>
        </w:rPr>
        <w:t>.</w:t>
      </w:r>
      <w:r w:rsidR="00AA4C9F" w:rsidRPr="0030419E">
        <w:rPr>
          <w:i/>
          <w:lang w:val="en-GB"/>
        </w:rPr>
        <w:t xml:space="preserve">  Any deletion must be done with specific knowledge that the removed security attributes are not required by any other NSA within the domain that will participate in that specific NSA message workflow.</w:t>
      </w:r>
    </w:p>
    <w:p w14:paraId="3DD8B432" w14:textId="77777777" w:rsidR="004250AC" w:rsidRPr="0030419E" w:rsidRDefault="004250AC" w:rsidP="005C29F0">
      <w:pPr>
        <w:rPr>
          <w:lang w:val="en-GB"/>
        </w:rPr>
      </w:pPr>
    </w:p>
    <w:p w14:paraId="490CE236" w14:textId="17D37E74" w:rsidR="00211FD3" w:rsidRPr="0030419E" w:rsidRDefault="00F73310" w:rsidP="00F73310">
      <w:pPr>
        <w:rPr>
          <w:lang w:val="en-GB"/>
        </w:rPr>
      </w:pPr>
      <w:r w:rsidRPr="0030419E">
        <w:rPr>
          <w:lang w:val="en-GB"/>
        </w:rPr>
        <w:t xml:space="preserve">The context where </w:t>
      </w:r>
      <w:r w:rsidR="00211FD3" w:rsidRPr="0030419E">
        <w:rPr>
          <w:lang w:val="en-GB"/>
        </w:rPr>
        <w:t>a specific</w:t>
      </w:r>
      <w:r w:rsidRPr="0030419E">
        <w:rPr>
          <w:lang w:val="en-GB"/>
        </w:rPr>
        <w:t xml:space="preserve"> security </w:t>
      </w:r>
      <w:r w:rsidR="00DB6173" w:rsidRPr="0030419E">
        <w:rPr>
          <w:lang w:val="en-GB"/>
        </w:rPr>
        <w:t>attribute</w:t>
      </w:r>
      <w:r w:rsidRPr="0030419E">
        <w:rPr>
          <w:lang w:val="en-GB"/>
        </w:rPr>
        <w:t xml:space="preserve"> is to be evaluated is indicated by </w:t>
      </w:r>
      <w:r w:rsidR="00211FD3" w:rsidRPr="0030419E">
        <w:rPr>
          <w:lang w:val="en-GB"/>
        </w:rPr>
        <w:t xml:space="preserve">the </w:t>
      </w:r>
      <w:r w:rsidR="00DB6173" w:rsidRPr="0030419E">
        <w:rPr>
          <w:i/>
          <w:lang w:val="en-GB"/>
        </w:rPr>
        <w:t>sessionSecurityAttr</w:t>
      </w:r>
      <w:r w:rsidR="00DB6173" w:rsidRPr="0030419E">
        <w:rPr>
          <w:lang w:val="en-GB"/>
        </w:rPr>
        <w:t xml:space="preserve"> </w:t>
      </w:r>
      <w:r w:rsidR="00211FD3" w:rsidRPr="0030419E">
        <w:rPr>
          <w:lang w:val="en-GB"/>
        </w:rPr>
        <w:t xml:space="preserve">element value itself.  In this document we define </w:t>
      </w:r>
      <w:r w:rsidR="004A6366" w:rsidRPr="0030419E">
        <w:rPr>
          <w:lang w:val="en-GB"/>
        </w:rPr>
        <w:t>two</w:t>
      </w:r>
      <w:r w:rsidR="00211FD3" w:rsidRPr="0030419E">
        <w:rPr>
          <w:lang w:val="en-GB"/>
        </w:rPr>
        <w:t xml:space="preserve"> types of security elements:</w:t>
      </w:r>
    </w:p>
    <w:p w14:paraId="4DD463FB" w14:textId="77777777" w:rsidR="00211FD3" w:rsidRPr="0030419E" w:rsidRDefault="00211FD3" w:rsidP="00F73310">
      <w:pPr>
        <w:rPr>
          <w:lang w:val="en-GB"/>
        </w:rPr>
      </w:pPr>
    </w:p>
    <w:p w14:paraId="513B8979" w14:textId="5C07A41B" w:rsidR="00211FD3" w:rsidRPr="0030419E" w:rsidRDefault="00211FD3" w:rsidP="0030419E">
      <w:pPr>
        <w:pStyle w:val="ListParagraph"/>
        <w:numPr>
          <w:ilvl w:val="0"/>
          <w:numId w:val="29"/>
        </w:numPr>
        <w:rPr>
          <w:lang w:val="en-GB"/>
        </w:rPr>
      </w:pPr>
      <w:r w:rsidRPr="0030419E">
        <w:rPr>
          <w:lang w:val="en-GB"/>
        </w:rPr>
        <w:t>A global standard security element with a defined</w:t>
      </w:r>
      <w:r w:rsidR="000C0FB0" w:rsidRPr="0030419E">
        <w:rPr>
          <w:lang w:val="en-GB"/>
        </w:rPr>
        <w:t xml:space="preserve"> </w:t>
      </w:r>
      <w:r w:rsidR="000C0FB0" w:rsidRPr="0030419E">
        <w:rPr>
          <w:i/>
          <w:lang w:val="en-GB"/>
        </w:rPr>
        <w:t xml:space="preserve">sessionSecurityAttr </w:t>
      </w:r>
      <w:r w:rsidR="000C0FB0" w:rsidRPr="0030419E">
        <w:rPr>
          <w:lang w:val="en-GB"/>
        </w:rPr>
        <w:t>element</w:t>
      </w:r>
      <w:r w:rsidRPr="0030419E">
        <w:rPr>
          <w:lang w:val="en-GB"/>
        </w:rPr>
        <w:t xml:space="preserve"> </w:t>
      </w:r>
      <w:r w:rsidRPr="0030419E">
        <w:rPr>
          <w:i/>
          <w:lang w:val="en-GB"/>
        </w:rPr>
        <w:t>type</w:t>
      </w:r>
      <w:r w:rsidRPr="0030419E">
        <w:rPr>
          <w:lang w:val="en-GB"/>
        </w:rPr>
        <w:t xml:space="preserve"> attribute that all NSA understand and can utilize if required. </w:t>
      </w:r>
    </w:p>
    <w:p w14:paraId="69C02D0F" w14:textId="08095F51" w:rsidR="000C0FB0" w:rsidRPr="0030419E" w:rsidRDefault="00211FD3" w:rsidP="0030419E">
      <w:pPr>
        <w:pStyle w:val="ListParagraph"/>
        <w:numPr>
          <w:ilvl w:val="0"/>
          <w:numId w:val="29"/>
        </w:numPr>
        <w:rPr>
          <w:lang w:val="en-GB"/>
        </w:rPr>
      </w:pPr>
      <w:r w:rsidRPr="0030419E">
        <w:rPr>
          <w:lang w:val="en-GB"/>
        </w:rPr>
        <w:t xml:space="preserve">A </w:t>
      </w:r>
      <w:r w:rsidR="004A6366" w:rsidRPr="0030419E">
        <w:rPr>
          <w:lang w:val="en-GB"/>
        </w:rPr>
        <w:t>realm</w:t>
      </w:r>
      <w:r w:rsidRPr="0030419E">
        <w:rPr>
          <w:lang w:val="en-GB"/>
        </w:rPr>
        <w:t xml:space="preserve"> specific element that is defined in the context of a group of NSA</w:t>
      </w:r>
      <w:ins w:id="263" w:author="Guy Roberts" w:date="2015-05-13T11:31:00Z">
        <w:r w:rsidR="00E61C16">
          <w:rPr>
            <w:lang w:val="en-GB"/>
          </w:rPr>
          <w:t>s</w:t>
        </w:r>
      </w:ins>
      <w:r w:rsidRPr="0030419E">
        <w:rPr>
          <w:lang w:val="en-GB"/>
        </w:rPr>
        <w:t xml:space="preserve"> considered part of a common security </w:t>
      </w:r>
      <w:r w:rsidR="004A6366" w:rsidRPr="0030419E">
        <w:rPr>
          <w:lang w:val="en-GB"/>
        </w:rPr>
        <w:t>realm</w:t>
      </w:r>
      <w:r w:rsidRPr="0030419E">
        <w:rPr>
          <w:lang w:val="en-GB"/>
        </w:rPr>
        <w:t>.  In this case</w:t>
      </w:r>
      <w:r w:rsidR="004A6366" w:rsidRPr="0030419E">
        <w:rPr>
          <w:lang w:val="en-GB"/>
        </w:rPr>
        <w:t>,</w:t>
      </w:r>
      <w:r w:rsidRPr="0030419E">
        <w:rPr>
          <w:lang w:val="en-GB"/>
        </w:rPr>
        <w:t xml:space="preserve"> the </w:t>
      </w:r>
      <w:r w:rsidR="000C0FB0" w:rsidRPr="0030419E">
        <w:rPr>
          <w:i/>
          <w:lang w:val="en-GB"/>
        </w:rPr>
        <w:t xml:space="preserve">sessionSecurityAttr </w:t>
      </w:r>
      <w:r w:rsidR="000C0FB0" w:rsidRPr="0030419E">
        <w:rPr>
          <w:lang w:val="en-GB"/>
        </w:rPr>
        <w:t xml:space="preserve">element </w:t>
      </w:r>
      <w:r w:rsidR="000C0FB0" w:rsidRPr="0030419E">
        <w:rPr>
          <w:i/>
          <w:lang w:val="en-GB"/>
        </w:rPr>
        <w:t>type</w:t>
      </w:r>
      <w:r w:rsidR="003A207A" w:rsidRPr="0030419E">
        <w:rPr>
          <w:lang w:val="en-GB"/>
        </w:rPr>
        <w:t xml:space="preserve"> attribute identifies the element as domain specific</w:t>
      </w:r>
      <w:r w:rsidR="00DB6173" w:rsidRPr="0030419E">
        <w:rPr>
          <w:lang w:val="en-GB"/>
        </w:rPr>
        <w:t xml:space="preserve"> and the name identifies </w:t>
      </w:r>
      <w:r w:rsidR="000C0FB0" w:rsidRPr="0030419E">
        <w:rPr>
          <w:lang w:val="en-GB"/>
        </w:rPr>
        <w:t xml:space="preserve">the security </w:t>
      </w:r>
      <w:r w:rsidR="004A6366" w:rsidRPr="0030419E">
        <w:rPr>
          <w:lang w:val="en-GB"/>
        </w:rPr>
        <w:t>realm</w:t>
      </w:r>
      <w:r w:rsidR="003A207A" w:rsidRPr="0030419E">
        <w:rPr>
          <w:lang w:val="en-GB"/>
        </w:rPr>
        <w:t xml:space="preserve"> itself</w:t>
      </w:r>
      <w:r w:rsidR="000C0FB0" w:rsidRPr="0030419E">
        <w:rPr>
          <w:lang w:val="en-GB"/>
        </w:rPr>
        <w:t>.  NSA</w:t>
      </w:r>
      <w:ins w:id="264" w:author="Guy Roberts" w:date="2015-05-12T17:16:00Z">
        <w:r w:rsidR="00B908B7">
          <w:rPr>
            <w:lang w:val="en-GB"/>
          </w:rPr>
          <w:t>s</w:t>
        </w:r>
      </w:ins>
      <w:r w:rsidR="000C0FB0" w:rsidRPr="0030419E">
        <w:rPr>
          <w:lang w:val="en-GB"/>
        </w:rPr>
        <w:t xml:space="preserve"> that </w:t>
      </w:r>
      <w:r w:rsidR="00DB6173" w:rsidRPr="0030419E">
        <w:rPr>
          <w:lang w:val="en-GB"/>
        </w:rPr>
        <w:t>are</w:t>
      </w:r>
      <w:r w:rsidR="000C0FB0" w:rsidRPr="0030419E">
        <w:rPr>
          <w:lang w:val="en-GB"/>
        </w:rPr>
        <w:t xml:space="preserve"> part of that security domain can identify the</w:t>
      </w:r>
      <w:r w:rsidR="000C0FB0" w:rsidRPr="0030419E">
        <w:rPr>
          <w:i/>
          <w:lang w:val="en-GB"/>
        </w:rPr>
        <w:t xml:space="preserve"> sessionSecurityAttr </w:t>
      </w:r>
      <w:r w:rsidR="000C0FB0" w:rsidRPr="0030419E">
        <w:rPr>
          <w:lang w:val="en-GB"/>
        </w:rPr>
        <w:t xml:space="preserve">elements applicable to them by </w:t>
      </w:r>
      <w:r w:rsidR="003A207A" w:rsidRPr="0030419E">
        <w:rPr>
          <w:lang w:val="en-GB"/>
        </w:rPr>
        <w:t xml:space="preserve">matching </w:t>
      </w:r>
      <w:r w:rsidR="000C0FB0" w:rsidRPr="0030419E">
        <w:rPr>
          <w:lang w:val="en-GB"/>
        </w:rPr>
        <w:t>the</w:t>
      </w:r>
      <w:r w:rsidR="004A6366" w:rsidRPr="0030419E">
        <w:rPr>
          <w:lang w:val="en-GB"/>
        </w:rPr>
        <w:t xml:space="preserve"> element’s</w:t>
      </w:r>
      <w:r w:rsidR="000C0FB0" w:rsidRPr="0030419E">
        <w:rPr>
          <w:lang w:val="en-GB"/>
        </w:rPr>
        <w:t xml:space="preserve"> </w:t>
      </w:r>
      <w:r w:rsidR="00DB6173" w:rsidRPr="0030419E">
        <w:rPr>
          <w:i/>
          <w:lang w:val="en-GB"/>
        </w:rPr>
        <w:t>type/name</w:t>
      </w:r>
      <w:r w:rsidR="00DB6173" w:rsidRPr="0030419E">
        <w:rPr>
          <w:lang w:val="en-GB"/>
        </w:rPr>
        <w:t xml:space="preserve"> pair.</w:t>
      </w:r>
      <w:r w:rsidR="000C0FB0" w:rsidRPr="0030419E">
        <w:rPr>
          <w:lang w:val="en-GB"/>
        </w:rPr>
        <w:t xml:space="preserve"> </w:t>
      </w:r>
    </w:p>
    <w:p w14:paraId="29E3C944" w14:textId="77777777" w:rsidR="004A6366" w:rsidRPr="0030419E" w:rsidRDefault="004A6366" w:rsidP="00F73310">
      <w:pPr>
        <w:rPr>
          <w:lang w:val="en-GB"/>
        </w:rPr>
      </w:pPr>
    </w:p>
    <w:p w14:paraId="42001B4A" w14:textId="1734F250" w:rsidR="00D00B7B" w:rsidRPr="0030419E" w:rsidRDefault="00F73310" w:rsidP="0030419E">
      <w:pPr>
        <w:rPr>
          <w:lang w:val="en-GB"/>
        </w:rPr>
      </w:pPr>
      <w:r w:rsidRPr="0030419E">
        <w:rPr>
          <w:lang w:val="en-GB"/>
        </w:rPr>
        <w:t>An NSA can be part of zero, one</w:t>
      </w:r>
      <w:r w:rsidR="004A6366" w:rsidRPr="0030419E">
        <w:rPr>
          <w:lang w:val="en-GB"/>
        </w:rPr>
        <w:t>,</w:t>
      </w:r>
      <w:r w:rsidRPr="0030419E">
        <w:rPr>
          <w:lang w:val="en-GB"/>
        </w:rPr>
        <w:t xml:space="preserve"> or more aut</w:t>
      </w:r>
      <w:r w:rsidR="004A6366" w:rsidRPr="0030419E">
        <w:rPr>
          <w:lang w:val="en-GB"/>
        </w:rPr>
        <w:t>horization domains, and more tha</w:t>
      </w:r>
      <w:r w:rsidRPr="0030419E">
        <w:rPr>
          <w:lang w:val="en-GB"/>
        </w:rPr>
        <w:t>n one NSA can be part of the same authorization domain.</w:t>
      </w:r>
    </w:p>
    <w:p w14:paraId="0AFD93B4" w14:textId="25DC5860" w:rsidR="00D00B7B" w:rsidRPr="0030419E" w:rsidRDefault="00D00B7B" w:rsidP="00D00B7B">
      <w:pPr>
        <w:pStyle w:val="Heading2"/>
        <w:rPr>
          <w:lang w:val="en-GB"/>
        </w:rPr>
      </w:pPr>
      <w:bookmarkStart w:id="265" w:name="_Ref292378832"/>
      <w:bookmarkStart w:id="266" w:name="_Ref292378862"/>
      <w:bookmarkStart w:id="267" w:name="_Ref292378879"/>
      <w:bookmarkStart w:id="268" w:name="_Toc292543701"/>
      <w:r w:rsidRPr="0030419E">
        <w:rPr>
          <w:lang w:val="en-GB"/>
        </w:rPr>
        <w:t>Originating</w:t>
      </w:r>
      <w:ins w:id="269" w:author="Guy Roberts" w:date="2015-05-13T11:38:00Z">
        <w:r w:rsidR="003720BB">
          <w:rPr>
            <w:lang w:val="en-GB"/>
          </w:rPr>
          <w:t xml:space="preserve"> Entity</w:t>
        </w:r>
      </w:ins>
      <w:r w:rsidRPr="0030419E">
        <w:rPr>
          <w:lang w:val="en-GB"/>
        </w:rPr>
        <w:t xml:space="preserve"> Identifier</w:t>
      </w:r>
      <w:bookmarkEnd w:id="265"/>
      <w:bookmarkEnd w:id="266"/>
      <w:bookmarkEnd w:id="267"/>
      <w:bookmarkEnd w:id="268"/>
    </w:p>
    <w:p w14:paraId="73048C7B" w14:textId="102EE9F4" w:rsidR="00D00B7B" w:rsidRDefault="00A56597" w:rsidP="00D00B7B">
      <w:pPr>
        <w:rPr>
          <w:lang w:val="en-GB"/>
        </w:rPr>
      </w:pPr>
      <w:r>
        <w:rPr>
          <w:lang w:val="en-GB"/>
        </w:rPr>
        <w:t>W</w:t>
      </w:r>
      <w:r w:rsidRPr="0054043C">
        <w:rPr>
          <w:lang w:val="en-GB"/>
        </w:rPr>
        <w:t xml:space="preserve">e introduce a specialized </w:t>
      </w:r>
      <w:r w:rsidRPr="0054043C">
        <w:rPr>
          <w:i/>
          <w:lang w:val="en-GB"/>
        </w:rPr>
        <w:t xml:space="preserve">sessionSecurityAttr </w:t>
      </w:r>
      <w:r w:rsidRPr="0054043C">
        <w:rPr>
          <w:lang w:val="en-GB"/>
        </w:rPr>
        <w:t>element called “</w:t>
      </w:r>
      <w:r w:rsidRPr="0054043C">
        <w:rPr>
          <w:i/>
          <w:lang w:val="en-GB"/>
        </w:rPr>
        <w:t>originatingId</w:t>
      </w:r>
      <w:r w:rsidRPr="0054043C">
        <w:rPr>
          <w:lang w:val="en-GB"/>
        </w:rPr>
        <w:t>”</w:t>
      </w:r>
      <w:r>
        <w:rPr>
          <w:lang w:val="en-GB"/>
        </w:rPr>
        <w:t xml:space="preserve"> t</w:t>
      </w:r>
      <w:r w:rsidR="00D00B7B" w:rsidRPr="0030419E">
        <w:rPr>
          <w:lang w:val="en-GB"/>
        </w:rPr>
        <w:t>o address the uRA requirement</w:t>
      </w:r>
      <w:del w:id="270" w:author="Guy Roberts" w:date="2015-05-13T11:32:00Z">
        <w:r w:rsidR="00D00B7B" w:rsidRPr="0030419E" w:rsidDel="00E61C16">
          <w:rPr>
            <w:lang w:val="en-GB"/>
          </w:rPr>
          <w:delText>s</w:delText>
        </w:r>
      </w:del>
      <w:r w:rsidR="00D00B7B" w:rsidRPr="0030419E">
        <w:rPr>
          <w:lang w:val="en-GB"/>
        </w:rPr>
        <w:t xml:space="preserve"> </w:t>
      </w:r>
      <w:del w:id="271" w:author="Guy Roberts" w:date="2015-05-13T11:32:00Z">
        <w:r w:rsidR="00D00B7B" w:rsidRPr="0030419E" w:rsidDel="00E61C16">
          <w:rPr>
            <w:lang w:val="en-GB"/>
          </w:rPr>
          <w:delText xml:space="preserve">of </w:delText>
        </w:r>
      </w:del>
      <w:ins w:id="272" w:author="Guy Roberts" w:date="2015-05-13T11:32:00Z">
        <w:r w:rsidR="00E61C16">
          <w:rPr>
            <w:lang w:val="en-GB"/>
          </w:rPr>
          <w:t>to</w:t>
        </w:r>
        <w:r w:rsidR="00E61C16" w:rsidRPr="0030419E">
          <w:rPr>
            <w:lang w:val="en-GB"/>
          </w:rPr>
          <w:t xml:space="preserve"> </w:t>
        </w:r>
      </w:ins>
      <w:r w:rsidR="00D00B7B" w:rsidRPr="0030419E">
        <w:rPr>
          <w:lang w:val="en-GB"/>
        </w:rPr>
        <w:t>provid</w:t>
      </w:r>
      <w:ins w:id="273" w:author="Guy Roberts" w:date="2015-05-13T11:32:00Z">
        <w:r w:rsidR="00E61C16">
          <w:rPr>
            <w:lang w:val="en-GB"/>
          </w:rPr>
          <w:t>e</w:t>
        </w:r>
      </w:ins>
      <w:del w:id="274" w:author="Guy Roberts" w:date="2015-05-13T11:32:00Z">
        <w:r w:rsidR="00D00B7B" w:rsidRPr="0030419E" w:rsidDel="00E61C16">
          <w:rPr>
            <w:lang w:val="en-GB"/>
          </w:rPr>
          <w:delText>ing</w:delText>
        </w:r>
      </w:del>
      <w:r w:rsidR="00D00B7B" w:rsidRPr="0030419E">
        <w:rPr>
          <w:lang w:val="en-GB"/>
        </w:rPr>
        <w:t xml:space="preserve"> access to the </w:t>
      </w:r>
      <w:ins w:id="275" w:author="Guy Roberts" w:date="2015-05-12T15:03:00Z">
        <w:r w:rsidR="003318EA">
          <w:rPr>
            <w:lang w:val="en-GB"/>
          </w:rPr>
          <w:t>O</w:t>
        </w:r>
      </w:ins>
      <w:del w:id="276" w:author="Guy Roberts" w:date="2015-05-12T15:03:00Z">
        <w:r w:rsidR="00D00B7B" w:rsidRPr="0030419E" w:rsidDel="003318EA">
          <w:rPr>
            <w:lang w:val="en-GB"/>
          </w:rPr>
          <w:delText>o</w:delText>
        </w:r>
      </w:del>
      <w:r w:rsidR="00D00B7B" w:rsidRPr="0030419E">
        <w:rPr>
          <w:lang w:val="en-GB"/>
        </w:rPr>
        <w:t xml:space="preserve">riginating </w:t>
      </w:r>
      <w:ins w:id="277" w:author="Guy Roberts" w:date="2015-05-12T15:03:00Z">
        <w:r w:rsidR="003318EA">
          <w:rPr>
            <w:lang w:val="en-GB"/>
          </w:rPr>
          <w:t>E</w:t>
        </w:r>
      </w:ins>
      <w:del w:id="278" w:author="Guy Roberts" w:date="2015-05-12T15:03:00Z">
        <w:r w:rsidR="00D00B7B" w:rsidRPr="0030419E" w:rsidDel="003318EA">
          <w:rPr>
            <w:lang w:val="en-GB"/>
          </w:rPr>
          <w:delText>e</w:delText>
        </w:r>
      </w:del>
      <w:r w:rsidR="00D00B7B" w:rsidRPr="0030419E">
        <w:rPr>
          <w:lang w:val="en-GB"/>
        </w:rPr>
        <w:t>ntity’s identity information</w:t>
      </w:r>
      <w:r>
        <w:rPr>
          <w:lang w:val="en-GB"/>
        </w:rPr>
        <w:t>,</w:t>
      </w:r>
      <w:r w:rsidR="00D00B7B" w:rsidRPr="0030419E">
        <w:rPr>
          <w:lang w:val="en-GB"/>
        </w:rPr>
        <w:t xml:space="preserve"> and the uRA’s NSA identifier.  </w:t>
      </w:r>
      <w:r w:rsidR="00AA76BF" w:rsidRPr="005C29F0">
        <w:rPr>
          <w:lang w:val="en-GB"/>
        </w:rPr>
        <w:t>A</w:t>
      </w:r>
      <w:r w:rsidR="00D00B7B" w:rsidRPr="0030419E">
        <w:rPr>
          <w:lang w:val="en-GB"/>
        </w:rPr>
        <w:t xml:space="preserve"> uRA populates the </w:t>
      </w:r>
      <w:r w:rsidR="00802674" w:rsidRPr="0030419E">
        <w:rPr>
          <w:i/>
          <w:lang w:val="en-GB"/>
        </w:rPr>
        <w:t>nsiHeader</w:t>
      </w:r>
      <w:r w:rsidR="00802674">
        <w:rPr>
          <w:lang w:val="en-GB"/>
        </w:rPr>
        <w:t xml:space="preserve"> element</w:t>
      </w:r>
      <w:r w:rsidR="00D00B7B" w:rsidRPr="0030419E">
        <w:rPr>
          <w:lang w:val="en-GB"/>
        </w:rPr>
        <w:t xml:space="preserve"> of every NSI Connection Services request message with an </w:t>
      </w:r>
      <w:r w:rsidR="00D00B7B" w:rsidRPr="0030419E">
        <w:rPr>
          <w:i/>
          <w:lang w:val="en-GB"/>
        </w:rPr>
        <w:t>originatingId.</w:t>
      </w:r>
      <w:r w:rsidR="00D00B7B" w:rsidRPr="0030419E">
        <w:rPr>
          <w:lang w:val="en-GB"/>
        </w:rPr>
        <w:t xml:space="preserve">  Response, Failed, Error, and Notification messages do not require</w:t>
      </w:r>
      <w:del w:id="279" w:author="Guy Roberts" w:date="2015-05-13T11:32:00Z">
        <w:r w:rsidR="00D00B7B" w:rsidRPr="0030419E" w:rsidDel="00E61C16">
          <w:rPr>
            <w:lang w:val="en-GB"/>
          </w:rPr>
          <w:delText>d</w:delText>
        </w:r>
      </w:del>
      <w:r w:rsidR="00D00B7B" w:rsidRPr="0030419E">
        <w:rPr>
          <w:lang w:val="en-GB"/>
        </w:rPr>
        <w:t xml:space="preserve"> an </w:t>
      </w:r>
      <w:r w:rsidR="00D00B7B" w:rsidRPr="0030419E">
        <w:rPr>
          <w:i/>
          <w:lang w:val="en-GB"/>
        </w:rPr>
        <w:t>originatingId</w:t>
      </w:r>
      <w:r w:rsidR="00D00B7B" w:rsidRPr="0030419E">
        <w:rPr>
          <w:lang w:val="en-GB"/>
        </w:rPr>
        <w:t xml:space="preserve"> within the </w:t>
      </w:r>
      <w:r w:rsidR="00802674" w:rsidRPr="0054043C">
        <w:rPr>
          <w:i/>
          <w:lang w:val="en-GB"/>
        </w:rPr>
        <w:t>nsiHeader</w:t>
      </w:r>
      <w:r w:rsidR="00D00B7B" w:rsidRPr="0030419E">
        <w:rPr>
          <w:lang w:val="en-GB"/>
        </w:rPr>
        <w:t>.</w:t>
      </w:r>
    </w:p>
    <w:p w14:paraId="231E7447" w14:textId="1FF2310A" w:rsidR="00FF4587" w:rsidRPr="0030419E" w:rsidRDefault="00FF4587" w:rsidP="0030419E">
      <w:pPr>
        <w:ind w:left="576"/>
        <w:rPr>
          <w:i/>
          <w:lang w:val="en-GB"/>
        </w:rPr>
      </w:pPr>
      <w:r>
        <w:rPr>
          <w:lang w:val="en-GB"/>
        </w:rPr>
        <w:br/>
      </w:r>
      <w:r>
        <w:rPr>
          <w:i/>
          <w:lang w:val="en-GB"/>
        </w:rPr>
        <w:t>A uRA MUST</w:t>
      </w:r>
      <w:r w:rsidRPr="000354A1">
        <w:rPr>
          <w:i/>
          <w:lang w:val="en-GB"/>
        </w:rPr>
        <w:t xml:space="preserve"> </w:t>
      </w:r>
      <w:r>
        <w:rPr>
          <w:i/>
          <w:lang w:val="en-GB"/>
        </w:rPr>
        <w:t xml:space="preserve">populate an originatingId with its own NSA identifier and reference to the </w:t>
      </w:r>
      <w:del w:id="280" w:author="Guy Roberts" w:date="2015-05-12T15:39:00Z">
        <w:r w:rsidDel="00E9160F">
          <w:rPr>
            <w:i/>
            <w:lang w:val="en-GB"/>
          </w:rPr>
          <w:delText>requesting user’s</w:delText>
        </w:r>
      </w:del>
      <w:ins w:id="281" w:author="Guy Roberts" w:date="2015-05-12T15:39:00Z">
        <w:r w:rsidR="00E9160F">
          <w:rPr>
            <w:i/>
            <w:lang w:val="en-GB"/>
          </w:rPr>
          <w:t>Originating Entity’s</w:t>
        </w:r>
      </w:ins>
      <w:r>
        <w:rPr>
          <w:i/>
          <w:lang w:val="en-GB"/>
        </w:rPr>
        <w:t xml:space="preserve"> identity.</w:t>
      </w:r>
    </w:p>
    <w:p w14:paraId="108E4A5D" w14:textId="77777777" w:rsidR="00D00B7B" w:rsidRPr="0030419E" w:rsidRDefault="00D00B7B" w:rsidP="00D00B7B">
      <w:pPr>
        <w:rPr>
          <w:lang w:val="en-GB"/>
        </w:rPr>
      </w:pPr>
    </w:p>
    <w:p w14:paraId="3DC7990B" w14:textId="4337D22B" w:rsidR="00D00B7B" w:rsidRDefault="00D00B7B" w:rsidP="00D00B7B">
      <w:pPr>
        <w:rPr>
          <w:lang w:val="en-GB"/>
        </w:rPr>
      </w:pPr>
      <w:r w:rsidRPr="0030419E">
        <w:rPr>
          <w:lang w:val="en-GB"/>
        </w:rPr>
        <w:t xml:space="preserve">The </w:t>
      </w:r>
      <w:r w:rsidRPr="0030419E">
        <w:rPr>
          <w:i/>
          <w:lang w:val="en-GB"/>
        </w:rPr>
        <w:t>originatingId</w:t>
      </w:r>
      <w:r w:rsidRPr="0030419E">
        <w:rPr>
          <w:lang w:val="en-GB"/>
        </w:rPr>
        <w:t xml:space="preserve"> utilizes the </w:t>
      </w:r>
      <w:r w:rsidRPr="0030419E">
        <w:rPr>
          <w:i/>
          <w:lang w:val="en-GB"/>
        </w:rPr>
        <w:t>sessionSecurityAttr</w:t>
      </w:r>
      <w:r w:rsidRPr="0030419E">
        <w:rPr>
          <w:lang w:val="en-GB"/>
        </w:rPr>
        <w:t xml:space="preserve"> element in the following way:</w:t>
      </w:r>
    </w:p>
    <w:p w14:paraId="756FEE0C" w14:textId="77777777" w:rsidR="0029790C" w:rsidRDefault="0029790C" w:rsidP="00D00B7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B8076E" w:rsidRPr="003604FC" w14:paraId="09CCF207" w14:textId="77777777" w:rsidTr="0030419E">
        <w:trPr>
          <w:trHeight w:val="267"/>
        </w:trPr>
        <w:tc>
          <w:tcPr>
            <w:tcW w:w="1526" w:type="dxa"/>
            <w:shd w:val="clear" w:color="auto" w:fill="A7CAFF"/>
          </w:tcPr>
          <w:p w14:paraId="092EF969" w14:textId="77777777" w:rsidR="0029790C" w:rsidRPr="0054043C" w:rsidRDefault="0029790C">
            <w:pPr>
              <w:spacing w:before="60"/>
              <w:ind w:left="113"/>
              <w:pPrChange w:id="282" w:author="Guy Roberts" w:date="2015-05-12T17:20:00Z">
                <w:pPr>
                  <w:ind w:left="113"/>
                </w:pPr>
              </w:pPrChange>
            </w:pPr>
            <w:r w:rsidRPr="0054043C">
              <w:t>Parameter</w:t>
            </w:r>
          </w:p>
        </w:tc>
        <w:tc>
          <w:tcPr>
            <w:tcW w:w="850" w:type="dxa"/>
            <w:shd w:val="clear" w:color="auto" w:fill="A7CAFF"/>
          </w:tcPr>
          <w:p w14:paraId="6A22ED3C" w14:textId="77777777" w:rsidR="0029790C" w:rsidRPr="0054043C" w:rsidRDefault="0029790C">
            <w:pPr>
              <w:spacing w:before="60"/>
              <w:ind w:left="113"/>
              <w:jc w:val="center"/>
              <w:pPrChange w:id="283" w:author="Guy Roberts" w:date="2015-05-12T17:20:00Z">
                <w:pPr>
                  <w:ind w:left="113"/>
                  <w:jc w:val="center"/>
                </w:pPr>
              </w:pPrChange>
            </w:pPr>
            <w:r>
              <w:t>Type</w:t>
            </w:r>
          </w:p>
        </w:tc>
        <w:tc>
          <w:tcPr>
            <w:tcW w:w="849" w:type="dxa"/>
            <w:shd w:val="clear" w:color="auto" w:fill="A7CAFF"/>
          </w:tcPr>
          <w:p w14:paraId="58F40A8F" w14:textId="77777777" w:rsidR="0029790C" w:rsidRPr="0054043C" w:rsidRDefault="0029790C">
            <w:pPr>
              <w:spacing w:before="60"/>
              <w:ind w:left="113"/>
              <w:jc w:val="center"/>
              <w:pPrChange w:id="284" w:author="Guy Roberts" w:date="2015-05-12T17:20:00Z">
                <w:pPr>
                  <w:ind w:left="113"/>
                  <w:jc w:val="center"/>
                </w:pPr>
              </w:pPrChange>
            </w:pPr>
            <w:r w:rsidRPr="0054043C">
              <w:t>M/O</w:t>
            </w:r>
          </w:p>
        </w:tc>
        <w:tc>
          <w:tcPr>
            <w:tcW w:w="5679" w:type="dxa"/>
            <w:shd w:val="clear" w:color="auto" w:fill="A7CAFF"/>
          </w:tcPr>
          <w:p w14:paraId="25460224" w14:textId="77777777" w:rsidR="0029790C" w:rsidRPr="0054043C" w:rsidRDefault="0029790C">
            <w:pPr>
              <w:spacing w:before="60"/>
              <w:ind w:left="113"/>
              <w:pPrChange w:id="285" w:author="Guy Roberts" w:date="2015-05-12T17:20:00Z">
                <w:pPr>
                  <w:ind w:left="113"/>
                </w:pPr>
              </w:pPrChange>
            </w:pPr>
            <w:r w:rsidRPr="0054043C">
              <w:t>Description</w:t>
            </w:r>
          </w:p>
        </w:tc>
      </w:tr>
      <w:tr w:rsidR="00B8076E" w:rsidRPr="003604FC" w14:paraId="4CE4EF2C" w14:textId="77777777" w:rsidTr="0030419E">
        <w:trPr>
          <w:trHeight w:val="251"/>
        </w:trPr>
        <w:tc>
          <w:tcPr>
            <w:tcW w:w="1526" w:type="dxa"/>
            <w:shd w:val="clear" w:color="auto" w:fill="auto"/>
          </w:tcPr>
          <w:p w14:paraId="166DACF2" w14:textId="7D5AEBAE" w:rsidR="0029790C" w:rsidRPr="0054043C" w:rsidRDefault="00B8076E">
            <w:pPr>
              <w:spacing w:before="60"/>
              <w:ind w:left="113"/>
              <w:rPr>
                <w:rFonts w:cs="Arial"/>
                <w:sz w:val="18"/>
                <w:szCs w:val="18"/>
              </w:rPr>
              <w:pPrChange w:id="286" w:author="Guy Roberts" w:date="2015-05-12T17:20:00Z">
                <w:pPr>
                  <w:ind w:left="113"/>
                </w:pPr>
              </w:pPrChange>
            </w:pPr>
            <w:r>
              <w:rPr>
                <w:rFonts w:cs="Arial"/>
                <w:color w:val="000000"/>
                <w:sz w:val="18"/>
                <w:szCs w:val="18"/>
              </w:rPr>
              <w:t>name</w:t>
            </w:r>
          </w:p>
        </w:tc>
        <w:tc>
          <w:tcPr>
            <w:tcW w:w="850" w:type="dxa"/>
          </w:tcPr>
          <w:p w14:paraId="08906E73" w14:textId="031BB629" w:rsidR="0029790C" w:rsidRPr="0054043C" w:rsidRDefault="00B8076E">
            <w:pPr>
              <w:spacing w:before="60"/>
              <w:jc w:val="center"/>
              <w:rPr>
                <w:rFonts w:cs="Arial"/>
                <w:color w:val="000000"/>
                <w:sz w:val="18"/>
                <w:szCs w:val="18"/>
              </w:rPr>
              <w:pPrChange w:id="287" w:author="Guy Roberts" w:date="2015-05-12T17:20:00Z">
                <w:pPr>
                  <w:jc w:val="center"/>
                </w:pPr>
              </w:pPrChange>
            </w:pPr>
            <w:r>
              <w:rPr>
                <w:rFonts w:cs="Arial"/>
                <w:color w:val="000000"/>
                <w:sz w:val="18"/>
                <w:szCs w:val="18"/>
              </w:rPr>
              <w:t>Attr</w:t>
            </w:r>
          </w:p>
        </w:tc>
        <w:tc>
          <w:tcPr>
            <w:tcW w:w="849" w:type="dxa"/>
            <w:shd w:val="clear" w:color="auto" w:fill="auto"/>
          </w:tcPr>
          <w:p w14:paraId="27E9DD8A" w14:textId="77777777" w:rsidR="0029790C" w:rsidRPr="0054043C" w:rsidRDefault="0029790C">
            <w:pPr>
              <w:spacing w:before="60"/>
              <w:jc w:val="center"/>
              <w:rPr>
                <w:rFonts w:cs="Arial"/>
                <w:color w:val="000000"/>
                <w:sz w:val="18"/>
                <w:szCs w:val="18"/>
              </w:rPr>
              <w:pPrChange w:id="288" w:author="Guy Roberts" w:date="2015-05-12T17:20:00Z">
                <w:pPr>
                  <w:jc w:val="center"/>
                </w:pPr>
              </w:pPrChange>
            </w:pPr>
            <w:r w:rsidRPr="0054043C">
              <w:rPr>
                <w:rFonts w:cs="Arial"/>
                <w:color w:val="000000"/>
                <w:sz w:val="18"/>
                <w:szCs w:val="18"/>
              </w:rPr>
              <w:t>M</w:t>
            </w:r>
          </w:p>
        </w:tc>
        <w:tc>
          <w:tcPr>
            <w:tcW w:w="5679" w:type="dxa"/>
            <w:shd w:val="clear" w:color="auto" w:fill="auto"/>
          </w:tcPr>
          <w:p w14:paraId="51E4AD9B" w14:textId="553EDC1B" w:rsidR="0029790C" w:rsidRPr="0054043C" w:rsidRDefault="00B8076E">
            <w:pPr>
              <w:spacing w:before="60"/>
              <w:rPr>
                <w:sz w:val="18"/>
                <w:szCs w:val="18"/>
                <w:lang w:eastAsia="x-none"/>
              </w:rPr>
              <w:pPrChange w:id="289"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NSA identifier of the uRA issuing the request.</w:t>
            </w:r>
          </w:p>
        </w:tc>
      </w:tr>
      <w:tr w:rsidR="00B8076E" w:rsidRPr="003604FC" w14:paraId="1E74CF2C" w14:textId="77777777" w:rsidTr="0030419E">
        <w:trPr>
          <w:trHeight w:val="251"/>
        </w:trPr>
        <w:tc>
          <w:tcPr>
            <w:tcW w:w="1526" w:type="dxa"/>
            <w:shd w:val="clear" w:color="auto" w:fill="auto"/>
          </w:tcPr>
          <w:p w14:paraId="1AE9C8A7" w14:textId="21B0B8D8" w:rsidR="00B8076E" w:rsidRDefault="00B8076E">
            <w:pPr>
              <w:spacing w:before="60"/>
              <w:ind w:left="113"/>
              <w:rPr>
                <w:rFonts w:cs="Arial"/>
                <w:color w:val="000000"/>
                <w:sz w:val="18"/>
                <w:szCs w:val="18"/>
              </w:rPr>
              <w:pPrChange w:id="290" w:author="Guy Roberts" w:date="2015-05-12T17:20:00Z">
                <w:pPr>
                  <w:ind w:left="113"/>
                </w:pPr>
              </w:pPrChange>
            </w:pPr>
            <w:r>
              <w:rPr>
                <w:rFonts w:cs="Arial"/>
                <w:color w:val="000000"/>
                <w:sz w:val="18"/>
                <w:szCs w:val="18"/>
              </w:rPr>
              <w:lastRenderedPageBreak/>
              <w:t>type</w:t>
            </w:r>
          </w:p>
        </w:tc>
        <w:tc>
          <w:tcPr>
            <w:tcW w:w="850" w:type="dxa"/>
          </w:tcPr>
          <w:p w14:paraId="15C36E49" w14:textId="50AA9A31" w:rsidR="00B8076E" w:rsidRDefault="00B8076E">
            <w:pPr>
              <w:spacing w:before="60"/>
              <w:jc w:val="center"/>
              <w:rPr>
                <w:rFonts w:cs="Arial"/>
                <w:color w:val="000000"/>
                <w:sz w:val="18"/>
                <w:szCs w:val="18"/>
              </w:rPr>
              <w:pPrChange w:id="291" w:author="Guy Roberts" w:date="2015-05-12T17:20:00Z">
                <w:pPr>
                  <w:jc w:val="center"/>
                </w:pPr>
              </w:pPrChange>
            </w:pPr>
            <w:r>
              <w:rPr>
                <w:rFonts w:cs="Arial"/>
                <w:color w:val="000000"/>
                <w:sz w:val="18"/>
                <w:szCs w:val="18"/>
              </w:rPr>
              <w:t>Attr</w:t>
            </w:r>
          </w:p>
        </w:tc>
        <w:tc>
          <w:tcPr>
            <w:tcW w:w="849" w:type="dxa"/>
            <w:shd w:val="clear" w:color="auto" w:fill="auto"/>
          </w:tcPr>
          <w:p w14:paraId="056AA22B" w14:textId="3BEA2C42" w:rsidR="00B8076E" w:rsidRPr="0054043C" w:rsidRDefault="00B8076E">
            <w:pPr>
              <w:spacing w:before="60"/>
              <w:jc w:val="center"/>
              <w:rPr>
                <w:rFonts w:cs="Arial"/>
                <w:color w:val="000000"/>
                <w:sz w:val="18"/>
                <w:szCs w:val="18"/>
              </w:rPr>
              <w:pPrChange w:id="292" w:author="Guy Roberts" w:date="2015-05-12T17:20:00Z">
                <w:pPr>
                  <w:jc w:val="center"/>
                </w:pPr>
              </w:pPrChange>
            </w:pPr>
            <w:r>
              <w:rPr>
                <w:rFonts w:cs="Arial"/>
                <w:color w:val="000000"/>
                <w:sz w:val="18"/>
                <w:szCs w:val="18"/>
              </w:rPr>
              <w:t>M</w:t>
            </w:r>
          </w:p>
        </w:tc>
        <w:tc>
          <w:tcPr>
            <w:tcW w:w="5679" w:type="dxa"/>
            <w:shd w:val="clear" w:color="auto" w:fill="auto"/>
          </w:tcPr>
          <w:p w14:paraId="66DBEF36" w14:textId="41B563C5" w:rsidR="00B8076E" w:rsidRPr="00B8076E" w:rsidRDefault="00B8076E">
            <w:pPr>
              <w:spacing w:before="60"/>
              <w:rPr>
                <w:sz w:val="18"/>
                <w:szCs w:val="18"/>
                <w:lang w:val="en-GB" w:eastAsia="x-none"/>
              </w:rPr>
              <w:pPrChange w:id="293"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0026174F" w:rsidRPr="0030419E">
              <w:rPr>
                <w:rFonts w:cs="Arial"/>
                <w:i/>
                <w:color w:val="993300"/>
                <w:sz w:val="18"/>
                <w:szCs w:val="18"/>
              </w:rPr>
              <w:t>urn:ogf:nsi:security:attr:originatingId</w:t>
            </w:r>
            <w:r w:rsidRPr="00B8076E">
              <w:rPr>
                <w:sz w:val="18"/>
                <w:szCs w:val="18"/>
                <w:lang w:val="en-GB" w:eastAsia="x-none"/>
              </w:rPr>
              <w:t xml:space="preserve">” following the SAML </w:t>
            </w:r>
            <w:r w:rsidR="00A56597">
              <w:rPr>
                <w:sz w:val="18"/>
                <w:szCs w:val="18"/>
                <w:lang w:val="en-GB" w:eastAsia="x-none"/>
              </w:rPr>
              <w:t xml:space="preserve">type identifier </w:t>
            </w:r>
            <w:r w:rsidRPr="00B8076E">
              <w:rPr>
                <w:sz w:val="18"/>
                <w:szCs w:val="18"/>
                <w:lang w:val="en-GB" w:eastAsia="x-none"/>
              </w:rPr>
              <w:t>naming format.</w:t>
            </w:r>
          </w:p>
        </w:tc>
      </w:tr>
      <w:tr w:rsidR="00B8076E" w:rsidRPr="003604FC" w14:paraId="74065584" w14:textId="77777777" w:rsidTr="0030419E">
        <w:trPr>
          <w:trHeight w:val="251"/>
        </w:trPr>
        <w:tc>
          <w:tcPr>
            <w:tcW w:w="1526" w:type="dxa"/>
            <w:shd w:val="clear" w:color="auto" w:fill="auto"/>
          </w:tcPr>
          <w:p w14:paraId="2B56804D" w14:textId="059307A1" w:rsidR="00B8076E" w:rsidRDefault="00B8076E">
            <w:pPr>
              <w:spacing w:before="60"/>
              <w:ind w:left="113"/>
              <w:rPr>
                <w:rFonts w:cs="Arial"/>
                <w:color w:val="000000"/>
                <w:sz w:val="18"/>
                <w:szCs w:val="18"/>
              </w:rPr>
              <w:pPrChange w:id="294" w:author="Guy Roberts" w:date="2015-05-12T17:20:00Z">
                <w:pPr>
                  <w:ind w:left="113"/>
                </w:pPr>
              </w:pPrChange>
            </w:pPr>
            <w:r>
              <w:rPr>
                <w:rFonts w:cs="Arial"/>
                <w:color w:val="000000"/>
                <w:sz w:val="18"/>
                <w:szCs w:val="18"/>
              </w:rPr>
              <w:t>Attribute</w:t>
            </w:r>
          </w:p>
        </w:tc>
        <w:tc>
          <w:tcPr>
            <w:tcW w:w="850" w:type="dxa"/>
          </w:tcPr>
          <w:p w14:paraId="3084C2D8" w14:textId="749853CC" w:rsidR="00B8076E" w:rsidRDefault="00B8076E">
            <w:pPr>
              <w:spacing w:before="60"/>
              <w:jc w:val="center"/>
              <w:rPr>
                <w:rFonts w:cs="Arial"/>
                <w:color w:val="000000"/>
                <w:sz w:val="18"/>
                <w:szCs w:val="18"/>
              </w:rPr>
              <w:pPrChange w:id="295" w:author="Guy Roberts" w:date="2015-05-12T17:20:00Z">
                <w:pPr>
                  <w:jc w:val="center"/>
                </w:pPr>
              </w:pPrChange>
            </w:pPr>
            <w:r>
              <w:rPr>
                <w:rFonts w:cs="Arial"/>
                <w:color w:val="000000"/>
                <w:sz w:val="18"/>
                <w:szCs w:val="18"/>
              </w:rPr>
              <w:t>Elem</w:t>
            </w:r>
          </w:p>
        </w:tc>
        <w:tc>
          <w:tcPr>
            <w:tcW w:w="849" w:type="dxa"/>
            <w:shd w:val="clear" w:color="auto" w:fill="auto"/>
          </w:tcPr>
          <w:p w14:paraId="7033AD23" w14:textId="12D3AEAD" w:rsidR="00B8076E" w:rsidRDefault="00B8076E">
            <w:pPr>
              <w:spacing w:before="60"/>
              <w:jc w:val="center"/>
              <w:rPr>
                <w:rFonts w:cs="Arial"/>
                <w:color w:val="000000"/>
                <w:sz w:val="18"/>
                <w:szCs w:val="18"/>
              </w:rPr>
              <w:pPrChange w:id="296" w:author="Guy Roberts" w:date="2015-05-12T17:20:00Z">
                <w:pPr>
                  <w:jc w:val="center"/>
                </w:pPr>
              </w:pPrChange>
            </w:pPr>
            <w:r>
              <w:rPr>
                <w:rFonts w:cs="Arial"/>
                <w:color w:val="000000"/>
                <w:sz w:val="18"/>
                <w:szCs w:val="18"/>
              </w:rPr>
              <w:t>M</w:t>
            </w:r>
          </w:p>
        </w:tc>
        <w:tc>
          <w:tcPr>
            <w:tcW w:w="5679" w:type="dxa"/>
            <w:shd w:val="clear" w:color="auto" w:fill="auto"/>
          </w:tcPr>
          <w:p w14:paraId="0985FB4C" w14:textId="573A5BF5" w:rsidR="00B8076E" w:rsidRPr="00B8076E" w:rsidRDefault="00B8076E">
            <w:pPr>
              <w:spacing w:before="60"/>
              <w:rPr>
                <w:sz w:val="18"/>
                <w:szCs w:val="18"/>
                <w:lang w:val="en-GB" w:eastAsia="x-none"/>
              </w:rPr>
              <w:pPrChange w:id="297" w:author="Guy Roberts" w:date="2015-05-12T17:20:00Z">
                <w:pPr/>
              </w:pPrChange>
            </w:pPr>
            <w:r>
              <w:rPr>
                <w:i/>
                <w:iCs/>
                <w:sz w:val="18"/>
                <w:szCs w:val="18"/>
                <w:lang w:val="en-GB" w:eastAsia="x-none"/>
              </w:rPr>
              <w:t>The child SAML Attribute</w:t>
            </w:r>
            <w:r w:rsidRPr="00B8076E">
              <w:rPr>
                <w:i/>
                <w:iCs/>
                <w:sz w:val="18"/>
                <w:szCs w:val="18"/>
                <w:lang w:val="en-GB" w:eastAsia="x-none"/>
              </w:rPr>
              <w:t xml:space="preserve"> </w:t>
            </w:r>
            <w:r w:rsidRPr="00B8076E">
              <w:rPr>
                <w:sz w:val="18"/>
                <w:szCs w:val="18"/>
                <w:lang w:val="en-GB" w:eastAsia="x-none"/>
              </w:rPr>
              <w:t xml:space="preserve">element contains the reference to the </w:t>
            </w:r>
            <w:del w:id="298" w:author="Guy Roberts" w:date="2015-05-12T15:40:00Z">
              <w:r w:rsidRPr="00B8076E" w:rsidDel="00E9160F">
                <w:rPr>
                  <w:sz w:val="18"/>
                  <w:szCs w:val="18"/>
                  <w:lang w:val="en-GB" w:eastAsia="x-none"/>
                </w:rPr>
                <w:delText xml:space="preserve">user </w:delText>
              </w:r>
            </w:del>
            <w:commentRangeStart w:id="299"/>
            <w:ins w:id="300" w:author="Guy Roberts" w:date="2015-05-12T15:40:00Z">
              <w:r w:rsidR="00E9160F">
                <w:rPr>
                  <w:sz w:val="18"/>
                  <w:szCs w:val="18"/>
                  <w:lang w:val="en-GB" w:eastAsia="x-none"/>
                </w:rPr>
                <w:t>Originating Entity’s</w:t>
              </w:r>
              <w:r w:rsidR="00E9160F" w:rsidRPr="00B8076E">
                <w:rPr>
                  <w:sz w:val="18"/>
                  <w:szCs w:val="18"/>
                  <w:lang w:val="en-GB" w:eastAsia="x-none"/>
                </w:rPr>
                <w:t xml:space="preserve"> </w:t>
              </w:r>
            </w:ins>
            <w:commentRangeEnd w:id="299"/>
            <w:ins w:id="301" w:author="Guy Roberts" w:date="2015-05-13T11:33:00Z">
              <w:r w:rsidR="00E61C16">
                <w:rPr>
                  <w:rStyle w:val="CommentReference"/>
                </w:rPr>
                <w:commentReference w:id="299"/>
              </w:r>
            </w:ins>
            <w:r w:rsidRPr="00B8076E">
              <w:rPr>
                <w:sz w:val="18"/>
                <w:szCs w:val="18"/>
                <w:lang w:val="en-GB" w:eastAsia="x-none"/>
              </w:rPr>
              <w:t>identity information as specified on the uRA.</w:t>
            </w:r>
          </w:p>
        </w:tc>
      </w:tr>
    </w:tbl>
    <w:p w14:paraId="269A1658" w14:textId="688B0F99" w:rsidR="00B8076E" w:rsidRDefault="002E165B" w:rsidP="0030419E">
      <w:pPr>
        <w:pStyle w:val="Heading3"/>
        <w:rPr>
          <w:lang w:val="en-GB"/>
        </w:rPr>
      </w:pPr>
      <w:r>
        <w:rPr>
          <w:lang w:val="en-GB"/>
        </w:rPr>
        <w:t xml:space="preserve">Obfuscated </w:t>
      </w:r>
      <w:del w:id="302" w:author="Guy Roberts" w:date="2015-05-12T17:21:00Z">
        <w:r w:rsidDel="00B908B7">
          <w:rPr>
            <w:lang w:val="en-GB"/>
          </w:rPr>
          <w:delText>u</w:delText>
        </w:r>
        <w:r w:rsidDel="00B908B7">
          <w:delText xml:space="preserve">ser </w:delText>
        </w:r>
      </w:del>
      <w:commentRangeStart w:id="303"/>
      <w:ins w:id="304" w:author="Guy Roberts" w:date="2015-05-12T17:22:00Z">
        <w:r w:rsidR="00B908B7">
          <w:rPr>
            <w:lang w:val="en-GB"/>
          </w:rPr>
          <w:t>Originating</w:t>
        </w:r>
      </w:ins>
      <w:ins w:id="305" w:author="Guy Roberts" w:date="2015-05-12T17:21:00Z">
        <w:r w:rsidR="00B908B7">
          <w:rPr>
            <w:lang w:val="en-GB"/>
          </w:rPr>
          <w:t xml:space="preserve"> Entity</w:t>
        </w:r>
        <w:r w:rsidR="00B908B7">
          <w:t xml:space="preserve"> </w:t>
        </w:r>
      </w:ins>
      <w:commentRangeEnd w:id="303"/>
      <w:ins w:id="306" w:author="Guy Roberts" w:date="2015-05-13T11:33:00Z">
        <w:r w:rsidR="00E61C16">
          <w:rPr>
            <w:rStyle w:val="CommentReference"/>
            <w:rFonts w:ascii="Arial" w:hAnsi="Arial"/>
            <w:b w:val="0"/>
          </w:rPr>
          <w:commentReference w:id="303"/>
        </w:r>
      </w:ins>
      <w:r w:rsidR="00B8076E">
        <w:t>identity reference</w:t>
      </w:r>
    </w:p>
    <w:p w14:paraId="76A1173E" w14:textId="6DDB6DD9" w:rsidR="001A04D4" w:rsidRDefault="001A04D4" w:rsidP="00D00B7B">
      <w:pPr>
        <w:rPr>
          <w:lang w:val="en-GB"/>
        </w:rPr>
      </w:pPr>
      <w:r>
        <w:rPr>
          <w:lang w:val="en-GB"/>
        </w:rPr>
        <w:t xml:space="preserve">It is recommended that </w:t>
      </w:r>
      <w:r w:rsidR="00A56597">
        <w:rPr>
          <w:lang w:val="en-GB"/>
        </w:rPr>
        <w:t xml:space="preserve">an obfuscated identifier be used within the </w:t>
      </w:r>
      <w:r w:rsidR="00A56597">
        <w:rPr>
          <w:i/>
          <w:lang w:val="en-GB"/>
        </w:rPr>
        <w:t>originatingId</w:t>
      </w:r>
      <w:r w:rsidR="00A56597">
        <w:rPr>
          <w:lang w:val="en-GB"/>
        </w:rPr>
        <w:t xml:space="preserve"> to provide confidentiality. </w:t>
      </w:r>
      <w:r w:rsidR="00E63273">
        <w:rPr>
          <w:lang w:val="en-GB"/>
        </w:rPr>
        <w:t xml:space="preserve"> </w:t>
      </w:r>
      <w:r w:rsidR="00A56597">
        <w:rPr>
          <w:lang w:val="en-GB"/>
        </w:rPr>
        <w:t xml:space="preserve">The uRA is aware of the </w:t>
      </w:r>
      <w:del w:id="307" w:author="Guy Roberts" w:date="2015-05-12T15:03:00Z">
        <w:r w:rsidR="00A56597" w:rsidDel="003318EA">
          <w:rPr>
            <w:lang w:val="en-GB"/>
          </w:rPr>
          <w:delText>o</w:delText>
        </w:r>
      </w:del>
      <w:ins w:id="308" w:author="Guy Roberts" w:date="2015-05-12T15:03:00Z">
        <w:r w:rsidR="003318EA">
          <w:rPr>
            <w:lang w:val="en-GB"/>
          </w:rPr>
          <w:t>O</w:t>
        </w:r>
      </w:ins>
      <w:r w:rsidR="00A56597">
        <w:rPr>
          <w:lang w:val="en-GB"/>
        </w:rPr>
        <w:t xml:space="preserve">riginating </w:t>
      </w:r>
      <w:ins w:id="309" w:author="Guy Roberts" w:date="2015-05-12T15:03:00Z">
        <w:r w:rsidR="003318EA">
          <w:rPr>
            <w:lang w:val="en-GB"/>
          </w:rPr>
          <w:t>E</w:t>
        </w:r>
      </w:ins>
      <w:del w:id="310" w:author="Guy Roberts" w:date="2015-05-12T15:03:00Z">
        <w:r w:rsidR="00A56597" w:rsidDel="003318EA">
          <w:rPr>
            <w:lang w:val="en-GB"/>
          </w:rPr>
          <w:delText>e</w:delText>
        </w:r>
      </w:del>
      <w:r w:rsidR="00A56597">
        <w:rPr>
          <w:lang w:val="en-GB"/>
        </w:rPr>
        <w:t>ntity’s true identity, while NSA</w:t>
      </w:r>
      <w:ins w:id="311" w:author="Guy Roberts" w:date="2015-05-13T11:34:00Z">
        <w:r w:rsidR="00E61C16">
          <w:rPr>
            <w:lang w:val="en-GB"/>
          </w:rPr>
          <w:t>s</w:t>
        </w:r>
      </w:ins>
      <w:r w:rsidR="00A56597">
        <w:rPr>
          <w:lang w:val="en-GB"/>
        </w:rPr>
        <w:t xml:space="preserve"> within the network have a reference </w:t>
      </w:r>
      <w:r w:rsidR="00C94D18">
        <w:rPr>
          <w:lang w:val="en-GB"/>
        </w:rPr>
        <w:t xml:space="preserve">to the entity </w:t>
      </w:r>
      <w:r w:rsidR="00A56597">
        <w:rPr>
          <w:lang w:val="en-GB"/>
        </w:rPr>
        <w:t xml:space="preserve">that will allow them to </w:t>
      </w:r>
      <w:r w:rsidR="00C94D18">
        <w:rPr>
          <w:lang w:val="en-GB"/>
        </w:rPr>
        <w:t xml:space="preserve">contact the uRA for additional </w:t>
      </w:r>
      <w:r w:rsidR="00FF4587">
        <w:rPr>
          <w:lang w:val="en-GB"/>
        </w:rPr>
        <w:t>details, or to resolve a specific problem</w:t>
      </w:r>
      <w:r w:rsidR="00C94D18">
        <w:rPr>
          <w:lang w:val="en-GB"/>
        </w:rPr>
        <w:t>.</w:t>
      </w:r>
    </w:p>
    <w:p w14:paraId="3A1EB19F" w14:textId="77777777" w:rsidR="00FF4587" w:rsidRDefault="00FF4587" w:rsidP="00D00B7B">
      <w:pPr>
        <w:rPr>
          <w:lang w:val="en-GB"/>
        </w:rPr>
      </w:pPr>
    </w:p>
    <w:p w14:paraId="083B2004" w14:textId="626D2312" w:rsidR="00FF4587" w:rsidRDefault="00FF4587" w:rsidP="0030419E">
      <w:pPr>
        <w:ind w:left="720"/>
        <w:rPr>
          <w:lang w:val="en-GB"/>
        </w:rPr>
      </w:pPr>
      <w:r>
        <w:rPr>
          <w:i/>
          <w:lang w:val="en-GB"/>
        </w:rPr>
        <w:t>A uRA SHOULD</w:t>
      </w:r>
      <w:r w:rsidRPr="000354A1">
        <w:rPr>
          <w:i/>
          <w:lang w:val="en-GB"/>
        </w:rPr>
        <w:t xml:space="preserve"> </w:t>
      </w:r>
      <w:r>
        <w:rPr>
          <w:i/>
          <w:lang w:val="en-GB"/>
        </w:rPr>
        <w:t xml:space="preserve">populate the originatingId with </w:t>
      </w:r>
      <w:r w:rsidR="00CF1F22">
        <w:rPr>
          <w:i/>
          <w:lang w:val="en-GB"/>
        </w:rPr>
        <w:t>an</w:t>
      </w:r>
      <w:r>
        <w:rPr>
          <w:i/>
          <w:lang w:val="en-GB"/>
        </w:rPr>
        <w:t xml:space="preserve"> </w:t>
      </w:r>
      <w:r w:rsidRPr="00FF4587">
        <w:rPr>
          <w:i/>
          <w:lang w:val="en-GB"/>
        </w:rPr>
        <w:t>obfuscated</w:t>
      </w:r>
      <w:r>
        <w:rPr>
          <w:i/>
          <w:lang w:val="en-GB"/>
        </w:rPr>
        <w:t xml:space="preserve"> reference to the requesting user’s identity.</w:t>
      </w:r>
    </w:p>
    <w:p w14:paraId="03903C8D" w14:textId="77777777" w:rsidR="00C94D18" w:rsidRDefault="00C94D18" w:rsidP="00D00B7B">
      <w:pPr>
        <w:rPr>
          <w:lang w:val="en-GB"/>
        </w:rPr>
      </w:pPr>
    </w:p>
    <w:p w14:paraId="303B0BB0" w14:textId="278E33E7" w:rsidR="00FF4587" w:rsidRDefault="00D00B7B" w:rsidP="00FF4587">
      <w:pPr>
        <w:rPr>
          <w:lang w:val="en-GB"/>
        </w:rPr>
      </w:pPr>
      <w:r w:rsidRPr="0030419E">
        <w:rPr>
          <w:lang w:val="en-GB"/>
        </w:rPr>
        <w:t xml:space="preserve">A </w:t>
      </w:r>
      <w:r w:rsidR="00B8076E"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643C242B" w14:textId="77777777" w:rsidR="00FF4587" w:rsidRDefault="00FF4587" w:rsidP="00FF4587">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FF4587" w:rsidRPr="003604FC" w14:paraId="17C39DE6" w14:textId="77777777" w:rsidTr="00E12A83">
        <w:trPr>
          <w:trHeight w:val="267"/>
        </w:trPr>
        <w:tc>
          <w:tcPr>
            <w:tcW w:w="1526" w:type="dxa"/>
            <w:shd w:val="clear" w:color="auto" w:fill="A7CAFF"/>
          </w:tcPr>
          <w:p w14:paraId="72447F87" w14:textId="77777777" w:rsidR="00FF4587" w:rsidRPr="0054043C" w:rsidRDefault="00FF4587">
            <w:pPr>
              <w:spacing w:before="60"/>
              <w:ind w:left="113"/>
              <w:pPrChange w:id="312" w:author="Guy Roberts" w:date="2015-05-12T17:20:00Z">
                <w:pPr>
                  <w:ind w:left="113"/>
                </w:pPr>
              </w:pPrChange>
            </w:pPr>
            <w:r w:rsidRPr="0054043C">
              <w:t>Parameter</w:t>
            </w:r>
          </w:p>
        </w:tc>
        <w:tc>
          <w:tcPr>
            <w:tcW w:w="850" w:type="dxa"/>
            <w:shd w:val="clear" w:color="auto" w:fill="A7CAFF"/>
          </w:tcPr>
          <w:p w14:paraId="48DD4C30" w14:textId="77777777" w:rsidR="00FF4587" w:rsidRPr="0054043C" w:rsidRDefault="00FF4587">
            <w:pPr>
              <w:spacing w:before="60"/>
              <w:ind w:left="113"/>
              <w:jc w:val="center"/>
              <w:pPrChange w:id="313" w:author="Guy Roberts" w:date="2015-05-12T17:20:00Z">
                <w:pPr>
                  <w:ind w:left="113"/>
                  <w:jc w:val="center"/>
                </w:pPr>
              </w:pPrChange>
            </w:pPr>
            <w:r>
              <w:t>Type</w:t>
            </w:r>
          </w:p>
        </w:tc>
        <w:tc>
          <w:tcPr>
            <w:tcW w:w="849" w:type="dxa"/>
            <w:shd w:val="clear" w:color="auto" w:fill="A7CAFF"/>
          </w:tcPr>
          <w:p w14:paraId="6CC0A7E0" w14:textId="77777777" w:rsidR="00FF4587" w:rsidRPr="0054043C" w:rsidRDefault="00FF4587">
            <w:pPr>
              <w:spacing w:before="60"/>
              <w:ind w:left="113"/>
              <w:jc w:val="center"/>
              <w:pPrChange w:id="314" w:author="Guy Roberts" w:date="2015-05-12T17:20:00Z">
                <w:pPr>
                  <w:ind w:left="113"/>
                  <w:jc w:val="center"/>
                </w:pPr>
              </w:pPrChange>
            </w:pPr>
            <w:r w:rsidRPr="0054043C">
              <w:t>M/O</w:t>
            </w:r>
          </w:p>
        </w:tc>
        <w:tc>
          <w:tcPr>
            <w:tcW w:w="5679" w:type="dxa"/>
            <w:shd w:val="clear" w:color="auto" w:fill="A7CAFF"/>
          </w:tcPr>
          <w:p w14:paraId="35F51F6E" w14:textId="77777777" w:rsidR="00FF4587" w:rsidRPr="0054043C" w:rsidRDefault="00FF4587">
            <w:pPr>
              <w:spacing w:before="60"/>
              <w:ind w:left="113"/>
              <w:pPrChange w:id="315" w:author="Guy Roberts" w:date="2015-05-12T17:20:00Z">
                <w:pPr>
                  <w:ind w:left="113"/>
                </w:pPr>
              </w:pPrChange>
            </w:pPr>
            <w:r w:rsidRPr="0054043C">
              <w:t>Description</w:t>
            </w:r>
          </w:p>
        </w:tc>
      </w:tr>
      <w:tr w:rsidR="00FF4587" w:rsidRPr="003604FC" w14:paraId="2526BC6E" w14:textId="77777777" w:rsidTr="00E12A83">
        <w:trPr>
          <w:trHeight w:val="251"/>
        </w:trPr>
        <w:tc>
          <w:tcPr>
            <w:tcW w:w="1526" w:type="dxa"/>
            <w:shd w:val="clear" w:color="auto" w:fill="auto"/>
          </w:tcPr>
          <w:p w14:paraId="468D395A" w14:textId="1C2EA35F" w:rsidR="00FF4587" w:rsidRPr="0054043C" w:rsidRDefault="00E12A83">
            <w:pPr>
              <w:spacing w:before="60"/>
              <w:ind w:left="113"/>
              <w:rPr>
                <w:rFonts w:cs="Arial"/>
                <w:sz w:val="18"/>
                <w:szCs w:val="18"/>
              </w:rPr>
              <w:pPrChange w:id="316" w:author="Guy Roberts" w:date="2015-05-12T17:20:00Z">
                <w:pPr>
                  <w:ind w:left="113"/>
                </w:pPr>
              </w:pPrChange>
            </w:pPr>
            <w:r>
              <w:rPr>
                <w:rFonts w:cs="Arial"/>
                <w:color w:val="000000"/>
                <w:sz w:val="18"/>
                <w:szCs w:val="18"/>
              </w:rPr>
              <w:t>Name</w:t>
            </w:r>
          </w:p>
        </w:tc>
        <w:tc>
          <w:tcPr>
            <w:tcW w:w="850" w:type="dxa"/>
          </w:tcPr>
          <w:p w14:paraId="32DDFF66" w14:textId="77777777" w:rsidR="00FF4587" w:rsidRPr="0054043C" w:rsidRDefault="00FF4587">
            <w:pPr>
              <w:spacing w:before="60"/>
              <w:jc w:val="center"/>
              <w:rPr>
                <w:rFonts w:cs="Arial"/>
                <w:color w:val="000000"/>
                <w:sz w:val="18"/>
                <w:szCs w:val="18"/>
              </w:rPr>
              <w:pPrChange w:id="317" w:author="Guy Roberts" w:date="2015-05-12T17:20:00Z">
                <w:pPr>
                  <w:jc w:val="center"/>
                </w:pPr>
              </w:pPrChange>
            </w:pPr>
            <w:r>
              <w:rPr>
                <w:rFonts w:cs="Arial"/>
                <w:color w:val="000000"/>
                <w:sz w:val="18"/>
                <w:szCs w:val="18"/>
              </w:rPr>
              <w:t>Attr</w:t>
            </w:r>
          </w:p>
        </w:tc>
        <w:tc>
          <w:tcPr>
            <w:tcW w:w="849" w:type="dxa"/>
            <w:shd w:val="clear" w:color="auto" w:fill="auto"/>
          </w:tcPr>
          <w:p w14:paraId="099BAD65" w14:textId="77777777" w:rsidR="00FF4587" w:rsidRPr="0054043C" w:rsidRDefault="00FF4587">
            <w:pPr>
              <w:spacing w:before="60"/>
              <w:jc w:val="center"/>
              <w:rPr>
                <w:rFonts w:cs="Arial"/>
                <w:color w:val="000000"/>
                <w:sz w:val="18"/>
                <w:szCs w:val="18"/>
              </w:rPr>
              <w:pPrChange w:id="318" w:author="Guy Roberts" w:date="2015-05-12T17:20:00Z">
                <w:pPr>
                  <w:jc w:val="center"/>
                </w:pPr>
              </w:pPrChange>
            </w:pPr>
            <w:r w:rsidRPr="0054043C">
              <w:rPr>
                <w:rFonts w:cs="Arial"/>
                <w:color w:val="000000"/>
                <w:sz w:val="18"/>
                <w:szCs w:val="18"/>
              </w:rPr>
              <w:t>M</w:t>
            </w:r>
          </w:p>
        </w:tc>
        <w:tc>
          <w:tcPr>
            <w:tcW w:w="5679" w:type="dxa"/>
            <w:shd w:val="clear" w:color="auto" w:fill="auto"/>
          </w:tcPr>
          <w:p w14:paraId="3457BE27" w14:textId="0975B4C6" w:rsidR="00FF4587" w:rsidRPr="0054043C" w:rsidRDefault="00FF4587">
            <w:pPr>
              <w:spacing w:before="60"/>
              <w:rPr>
                <w:sz w:val="18"/>
                <w:szCs w:val="18"/>
                <w:lang w:eastAsia="x-none"/>
              </w:rPr>
              <w:pPrChange w:id="319" w:author="Guy Roberts" w:date="2015-05-12T17:20:00Z">
                <w:pPr/>
              </w:pPrChange>
            </w:pPr>
            <w:r w:rsidRPr="00B8076E">
              <w:rPr>
                <w:sz w:val="18"/>
                <w:szCs w:val="18"/>
                <w:lang w:val="en-GB" w:eastAsia="x-none"/>
              </w:rPr>
              <w:t xml:space="preserve">The </w:t>
            </w:r>
            <w:r w:rsidR="0026174F">
              <w:rPr>
                <w:i/>
                <w:sz w:val="18"/>
                <w:szCs w:val="18"/>
                <w:lang w:val="en-GB" w:eastAsia="x-none"/>
              </w:rPr>
              <w:t>Attribute.Name</w:t>
            </w:r>
            <w:r w:rsidRPr="00B8076E">
              <w:rPr>
                <w:sz w:val="18"/>
                <w:szCs w:val="18"/>
                <w:lang w:val="en-GB" w:eastAsia="x-none"/>
              </w:rPr>
              <w:t xml:space="preserve"> attribute contains the </w:t>
            </w:r>
            <w:r w:rsidR="0026174F">
              <w:rPr>
                <w:sz w:val="18"/>
                <w:szCs w:val="18"/>
                <w:lang w:val="en-GB" w:eastAsia="x-none"/>
              </w:rPr>
              <w:t>MACE identifier “</w:t>
            </w:r>
            <w:r w:rsidR="0026174F" w:rsidRPr="0030419E">
              <w:rPr>
                <w:rFonts w:cs="Arial"/>
                <w:i/>
                <w:color w:val="993300"/>
                <w:sz w:val="18"/>
                <w:szCs w:val="18"/>
              </w:rPr>
              <w:t>urn:mace:dir:attribute-def:eduPersonTargetedID</w:t>
            </w:r>
            <w:r w:rsidR="0026174F">
              <w:rPr>
                <w:sz w:val="18"/>
                <w:szCs w:val="18"/>
                <w:lang w:val="en-GB" w:eastAsia="x-none"/>
              </w:rPr>
              <w:t xml:space="preserve">” indicating this Attribute is </w:t>
            </w:r>
            <w:r w:rsidR="00E63273">
              <w:rPr>
                <w:sz w:val="18"/>
                <w:szCs w:val="18"/>
                <w:lang w:val="en-GB" w:eastAsia="x-none"/>
              </w:rPr>
              <w:t>modelling</w:t>
            </w:r>
            <w:r w:rsidR="0026174F">
              <w:rPr>
                <w:sz w:val="18"/>
                <w:szCs w:val="18"/>
                <w:lang w:val="en-GB" w:eastAsia="x-none"/>
              </w:rPr>
              <w:t xml:space="preserve"> </w:t>
            </w:r>
            <w:r w:rsidR="00E63273">
              <w:rPr>
                <w:sz w:val="18"/>
                <w:szCs w:val="18"/>
                <w:lang w:val="en-GB" w:eastAsia="x-none"/>
              </w:rPr>
              <w:t>a</w:t>
            </w:r>
            <w:r w:rsidR="0026174F">
              <w:rPr>
                <w:sz w:val="18"/>
                <w:szCs w:val="18"/>
                <w:lang w:val="en-GB" w:eastAsia="x-none"/>
              </w:rPr>
              <w:t xml:space="preserve"> </w:t>
            </w:r>
            <w:r w:rsidR="00E63273" w:rsidRPr="0030419E">
              <w:rPr>
                <w:sz w:val="18"/>
                <w:szCs w:val="18"/>
                <w:lang w:eastAsia="x-none"/>
              </w:rPr>
              <w:t>SAML/Shibboleth</w:t>
            </w:r>
            <w:r w:rsidR="00E63273">
              <w:rPr>
                <w:sz w:val="18"/>
                <w:szCs w:val="18"/>
                <w:lang w:eastAsia="x-none"/>
              </w:rPr>
              <w:t xml:space="preserve"> target</w:t>
            </w:r>
            <w:r w:rsidR="00E63273" w:rsidRPr="0030419E">
              <w:rPr>
                <w:sz w:val="18"/>
                <w:szCs w:val="18"/>
                <w:lang w:eastAsia="x-none"/>
              </w:rPr>
              <w:t xml:space="preserve"> identifier value</w:t>
            </w:r>
            <w:r w:rsidRPr="005C29F0">
              <w:rPr>
                <w:sz w:val="18"/>
                <w:szCs w:val="18"/>
                <w:lang w:val="en-GB" w:eastAsia="x-none"/>
              </w:rPr>
              <w:t>.</w:t>
            </w:r>
          </w:p>
        </w:tc>
      </w:tr>
      <w:tr w:rsidR="00FF4587" w:rsidRPr="003604FC" w14:paraId="74433255" w14:textId="77777777" w:rsidTr="00E12A83">
        <w:trPr>
          <w:trHeight w:val="251"/>
        </w:trPr>
        <w:tc>
          <w:tcPr>
            <w:tcW w:w="1526" w:type="dxa"/>
            <w:shd w:val="clear" w:color="auto" w:fill="auto"/>
          </w:tcPr>
          <w:p w14:paraId="5A178EC4" w14:textId="1F0BADDA" w:rsidR="00FF4587" w:rsidRDefault="00E12A83">
            <w:pPr>
              <w:spacing w:before="60"/>
              <w:ind w:left="113"/>
              <w:rPr>
                <w:rFonts w:cs="Arial"/>
                <w:color w:val="000000"/>
                <w:sz w:val="18"/>
                <w:szCs w:val="18"/>
              </w:rPr>
              <w:pPrChange w:id="320" w:author="Guy Roberts" w:date="2015-05-12T17:20:00Z">
                <w:pPr>
                  <w:ind w:left="113"/>
                </w:pPr>
              </w:pPrChange>
            </w:pPr>
            <w:r>
              <w:rPr>
                <w:rFonts w:cs="Arial"/>
                <w:color w:val="000000"/>
                <w:sz w:val="18"/>
                <w:szCs w:val="18"/>
              </w:rPr>
              <w:t>NameFormat</w:t>
            </w:r>
          </w:p>
        </w:tc>
        <w:tc>
          <w:tcPr>
            <w:tcW w:w="850" w:type="dxa"/>
          </w:tcPr>
          <w:p w14:paraId="54CCE7FE" w14:textId="77777777" w:rsidR="00FF4587" w:rsidRDefault="00FF4587">
            <w:pPr>
              <w:spacing w:before="60"/>
              <w:jc w:val="center"/>
              <w:rPr>
                <w:rFonts w:cs="Arial"/>
                <w:color w:val="000000"/>
                <w:sz w:val="18"/>
                <w:szCs w:val="18"/>
              </w:rPr>
              <w:pPrChange w:id="321" w:author="Guy Roberts" w:date="2015-05-12T17:20:00Z">
                <w:pPr>
                  <w:jc w:val="center"/>
                </w:pPr>
              </w:pPrChange>
            </w:pPr>
            <w:r>
              <w:rPr>
                <w:rFonts w:cs="Arial"/>
                <w:color w:val="000000"/>
                <w:sz w:val="18"/>
                <w:szCs w:val="18"/>
              </w:rPr>
              <w:t>Attr</w:t>
            </w:r>
          </w:p>
        </w:tc>
        <w:tc>
          <w:tcPr>
            <w:tcW w:w="849" w:type="dxa"/>
            <w:shd w:val="clear" w:color="auto" w:fill="auto"/>
          </w:tcPr>
          <w:p w14:paraId="53ECDF9A" w14:textId="77777777" w:rsidR="00FF4587" w:rsidRPr="0054043C" w:rsidRDefault="00FF4587">
            <w:pPr>
              <w:spacing w:before="60"/>
              <w:jc w:val="center"/>
              <w:rPr>
                <w:rFonts w:cs="Arial"/>
                <w:color w:val="000000"/>
                <w:sz w:val="18"/>
                <w:szCs w:val="18"/>
              </w:rPr>
              <w:pPrChange w:id="322" w:author="Guy Roberts" w:date="2015-05-12T17:20:00Z">
                <w:pPr>
                  <w:jc w:val="center"/>
                </w:pPr>
              </w:pPrChange>
            </w:pPr>
            <w:r>
              <w:rPr>
                <w:rFonts w:cs="Arial"/>
                <w:color w:val="000000"/>
                <w:sz w:val="18"/>
                <w:szCs w:val="18"/>
              </w:rPr>
              <w:t>M</w:t>
            </w:r>
          </w:p>
        </w:tc>
        <w:tc>
          <w:tcPr>
            <w:tcW w:w="5679" w:type="dxa"/>
            <w:shd w:val="clear" w:color="auto" w:fill="auto"/>
          </w:tcPr>
          <w:p w14:paraId="414AF91A" w14:textId="1BA9F75B" w:rsidR="00FF4587" w:rsidRPr="00B8076E" w:rsidRDefault="00FF4587">
            <w:pPr>
              <w:spacing w:before="60"/>
              <w:rPr>
                <w:sz w:val="18"/>
                <w:szCs w:val="18"/>
                <w:lang w:val="en-GB" w:eastAsia="x-none"/>
              </w:rPr>
              <w:pPrChange w:id="323" w:author="Guy Roberts" w:date="2015-05-12T17:20:00Z">
                <w:pPr/>
              </w:pPrChange>
            </w:pPr>
            <w:r w:rsidRPr="00B8076E">
              <w:rPr>
                <w:sz w:val="18"/>
                <w:szCs w:val="18"/>
                <w:lang w:val="en-GB" w:eastAsia="x-none"/>
              </w:rPr>
              <w:t xml:space="preserve">The </w:t>
            </w:r>
            <w:r w:rsidR="00E63273">
              <w:rPr>
                <w:i/>
                <w:sz w:val="18"/>
                <w:szCs w:val="18"/>
                <w:lang w:val="en-GB" w:eastAsia="x-none"/>
              </w:rPr>
              <w:t>Attribute.NameFormat</w:t>
            </w:r>
            <w:r w:rsidR="00E63273" w:rsidRPr="00B8076E">
              <w:rPr>
                <w:sz w:val="18"/>
                <w:szCs w:val="18"/>
                <w:lang w:val="en-GB" w:eastAsia="x-none"/>
              </w:rPr>
              <w:t xml:space="preserve"> </w:t>
            </w:r>
            <w:r w:rsidRPr="00B8076E">
              <w:rPr>
                <w:sz w:val="18"/>
                <w:szCs w:val="18"/>
                <w:lang w:val="en-GB" w:eastAsia="x-none"/>
              </w:rPr>
              <w:t xml:space="preserve">attribute contains </w:t>
            </w:r>
            <w:r w:rsidR="00E63273">
              <w:rPr>
                <w:sz w:val="18"/>
                <w:szCs w:val="18"/>
                <w:lang w:val="en-GB" w:eastAsia="x-none"/>
              </w:rPr>
              <w:t>the</w:t>
            </w:r>
            <w:r w:rsidRPr="00B8076E">
              <w:rPr>
                <w:sz w:val="18"/>
                <w:szCs w:val="18"/>
                <w:lang w:val="en-GB" w:eastAsia="x-none"/>
              </w:rPr>
              <w:t xml:space="preserve"> type identifier of “</w:t>
            </w:r>
            <w:r w:rsidR="00E63273" w:rsidRPr="0030419E">
              <w:rPr>
                <w:rFonts w:cs="Arial"/>
                <w:i/>
                <w:color w:val="993300"/>
                <w:sz w:val="18"/>
                <w:szCs w:val="18"/>
              </w:rPr>
              <w:t>urn:oasis:names:tc:SAML:2.0:attrname-format:uri</w:t>
            </w:r>
            <w:r w:rsidRPr="00B8076E">
              <w:rPr>
                <w:sz w:val="18"/>
                <w:szCs w:val="18"/>
                <w:lang w:val="en-GB" w:eastAsia="x-none"/>
              </w:rPr>
              <w:t>”</w:t>
            </w:r>
            <w:r w:rsidR="00E63273">
              <w:rPr>
                <w:sz w:val="18"/>
                <w:szCs w:val="18"/>
                <w:lang w:val="en-GB" w:eastAsia="x-none"/>
              </w:rPr>
              <w:t xml:space="preserve"> </w:t>
            </w:r>
            <w:r w:rsidR="002E165B">
              <w:rPr>
                <w:sz w:val="18"/>
                <w:szCs w:val="18"/>
                <w:lang w:val="en-GB" w:eastAsia="x-none"/>
              </w:rPr>
              <w:t xml:space="preserve">indicating that the </w:t>
            </w:r>
            <w:r w:rsidR="002E165B">
              <w:rPr>
                <w:i/>
                <w:sz w:val="18"/>
                <w:szCs w:val="18"/>
                <w:lang w:val="en-GB" w:eastAsia="x-none"/>
              </w:rPr>
              <w:t>Attribute.Name is a proper SAML URI</w:t>
            </w:r>
            <w:r w:rsidRPr="00B8076E">
              <w:rPr>
                <w:sz w:val="18"/>
                <w:szCs w:val="18"/>
                <w:lang w:val="en-GB" w:eastAsia="x-none"/>
              </w:rPr>
              <w:t>.</w:t>
            </w:r>
          </w:p>
        </w:tc>
      </w:tr>
      <w:tr w:rsidR="00FF4587" w:rsidRPr="003604FC" w14:paraId="1239ECC4" w14:textId="77777777" w:rsidTr="00E12A83">
        <w:trPr>
          <w:trHeight w:val="251"/>
        </w:trPr>
        <w:tc>
          <w:tcPr>
            <w:tcW w:w="1526" w:type="dxa"/>
            <w:shd w:val="clear" w:color="auto" w:fill="auto"/>
          </w:tcPr>
          <w:p w14:paraId="50EEE98E" w14:textId="4B8A4FDA" w:rsidR="00FF4587" w:rsidRDefault="00E12A83">
            <w:pPr>
              <w:spacing w:before="60"/>
              <w:ind w:left="113"/>
              <w:rPr>
                <w:rFonts w:cs="Arial"/>
                <w:color w:val="000000"/>
                <w:sz w:val="18"/>
                <w:szCs w:val="18"/>
              </w:rPr>
              <w:pPrChange w:id="324" w:author="Guy Roberts" w:date="2015-05-12T17:20:00Z">
                <w:pPr>
                  <w:ind w:left="113"/>
                </w:pPr>
              </w:pPrChange>
            </w:pPr>
            <w:r>
              <w:rPr>
                <w:rFonts w:cs="Arial"/>
                <w:color w:val="000000"/>
                <w:sz w:val="18"/>
                <w:szCs w:val="18"/>
              </w:rPr>
              <w:t>AttributeValue</w:t>
            </w:r>
          </w:p>
        </w:tc>
        <w:tc>
          <w:tcPr>
            <w:tcW w:w="850" w:type="dxa"/>
          </w:tcPr>
          <w:p w14:paraId="7882BE08" w14:textId="77777777" w:rsidR="00FF4587" w:rsidRDefault="00FF4587">
            <w:pPr>
              <w:spacing w:before="60"/>
              <w:jc w:val="center"/>
              <w:rPr>
                <w:rFonts w:cs="Arial"/>
                <w:color w:val="000000"/>
                <w:sz w:val="18"/>
                <w:szCs w:val="18"/>
              </w:rPr>
              <w:pPrChange w:id="325" w:author="Guy Roberts" w:date="2015-05-12T17:20:00Z">
                <w:pPr>
                  <w:jc w:val="center"/>
                </w:pPr>
              </w:pPrChange>
            </w:pPr>
            <w:r>
              <w:rPr>
                <w:rFonts w:cs="Arial"/>
                <w:color w:val="000000"/>
                <w:sz w:val="18"/>
                <w:szCs w:val="18"/>
              </w:rPr>
              <w:t>Elem</w:t>
            </w:r>
          </w:p>
        </w:tc>
        <w:tc>
          <w:tcPr>
            <w:tcW w:w="849" w:type="dxa"/>
            <w:shd w:val="clear" w:color="auto" w:fill="auto"/>
          </w:tcPr>
          <w:p w14:paraId="4AC123C1" w14:textId="77777777" w:rsidR="00FF4587" w:rsidRDefault="00FF4587">
            <w:pPr>
              <w:spacing w:before="60"/>
              <w:jc w:val="center"/>
              <w:rPr>
                <w:rFonts w:cs="Arial"/>
                <w:color w:val="000000"/>
                <w:sz w:val="18"/>
                <w:szCs w:val="18"/>
              </w:rPr>
              <w:pPrChange w:id="326" w:author="Guy Roberts" w:date="2015-05-12T17:20:00Z">
                <w:pPr>
                  <w:jc w:val="center"/>
                </w:pPr>
              </w:pPrChange>
            </w:pPr>
            <w:r>
              <w:rPr>
                <w:rFonts w:cs="Arial"/>
                <w:color w:val="000000"/>
                <w:sz w:val="18"/>
                <w:szCs w:val="18"/>
              </w:rPr>
              <w:t>M</w:t>
            </w:r>
          </w:p>
        </w:tc>
        <w:tc>
          <w:tcPr>
            <w:tcW w:w="5679" w:type="dxa"/>
            <w:shd w:val="clear" w:color="auto" w:fill="auto"/>
          </w:tcPr>
          <w:p w14:paraId="7D0272C4" w14:textId="77777777" w:rsidR="00FF4587" w:rsidRDefault="00FF4587">
            <w:pPr>
              <w:spacing w:before="60"/>
              <w:rPr>
                <w:sz w:val="18"/>
                <w:szCs w:val="18"/>
                <w:lang w:val="en-GB" w:eastAsia="x-none"/>
              </w:rPr>
              <w:pPrChange w:id="327" w:author="Guy Roberts" w:date="2015-05-12T17:20:00Z">
                <w:pPr/>
              </w:pPrChange>
            </w:pPr>
            <w:r>
              <w:rPr>
                <w:i/>
                <w:iCs/>
                <w:sz w:val="18"/>
                <w:szCs w:val="18"/>
                <w:lang w:val="en-GB" w:eastAsia="x-none"/>
              </w:rPr>
              <w:t>The child SAML Attribute</w:t>
            </w:r>
            <w:r w:rsidR="002E165B">
              <w:rPr>
                <w:i/>
                <w:iCs/>
                <w:sz w:val="18"/>
                <w:szCs w:val="18"/>
                <w:lang w:val="en-GB" w:eastAsia="x-none"/>
              </w:rPr>
              <w:t>Value</w:t>
            </w:r>
            <w:r w:rsidRPr="00B8076E">
              <w:rPr>
                <w:i/>
                <w:iCs/>
                <w:sz w:val="18"/>
                <w:szCs w:val="18"/>
                <w:lang w:val="en-GB" w:eastAsia="x-none"/>
              </w:rPr>
              <w:t xml:space="preserve"> </w:t>
            </w:r>
            <w:r w:rsidRPr="00B8076E">
              <w:rPr>
                <w:sz w:val="18"/>
                <w:szCs w:val="18"/>
                <w:lang w:val="en-GB" w:eastAsia="x-none"/>
              </w:rPr>
              <w:t xml:space="preserve">element contains the </w:t>
            </w:r>
            <w:r w:rsidR="002E165B">
              <w:rPr>
                <w:sz w:val="18"/>
                <w:szCs w:val="18"/>
                <w:lang w:val="en-GB" w:eastAsia="x-none"/>
              </w:rPr>
              <w:t xml:space="preserve">persistent </w:t>
            </w:r>
            <w:r w:rsidRPr="00B8076E">
              <w:rPr>
                <w:sz w:val="18"/>
                <w:szCs w:val="18"/>
                <w:lang w:val="en-GB" w:eastAsia="x-none"/>
              </w:rPr>
              <w:t>reference to the user identity information as specified on the uRA.</w:t>
            </w:r>
          </w:p>
          <w:p w14:paraId="61F9CF66" w14:textId="77777777" w:rsidR="002E165B" w:rsidRDefault="002E165B">
            <w:pPr>
              <w:spacing w:before="60"/>
              <w:rPr>
                <w:sz w:val="18"/>
                <w:szCs w:val="18"/>
                <w:lang w:val="en-GB" w:eastAsia="x-none"/>
              </w:rPr>
              <w:pPrChange w:id="328" w:author="Guy Roberts" w:date="2015-05-12T17:20:00Z">
                <w:pPr/>
              </w:pPrChange>
            </w:pPr>
          </w:p>
          <w:p w14:paraId="6E857DD9" w14:textId="27453913" w:rsidR="002E165B" w:rsidRPr="005C29F0" w:rsidRDefault="002E165B">
            <w:pPr>
              <w:spacing w:before="60"/>
              <w:rPr>
                <w:sz w:val="18"/>
                <w:szCs w:val="18"/>
                <w:lang w:val="en-GB" w:eastAsia="x-none"/>
              </w:rPr>
              <w:pPrChange w:id="329" w:author="Guy Roberts" w:date="2015-05-12T17:20:00Z">
                <w:pPr/>
              </w:pPrChange>
            </w:pPr>
            <w:r>
              <w:rPr>
                <w:sz w:val="18"/>
                <w:szCs w:val="18"/>
                <w:lang w:val="en-GB" w:eastAsia="x-none"/>
              </w:rPr>
              <w:t xml:space="preserve">This </w:t>
            </w:r>
            <w:r>
              <w:rPr>
                <w:i/>
                <w:iCs/>
                <w:sz w:val="18"/>
                <w:szCs w:val="18"/>
                <w:lang w:val="en-GB" w:eastAsia="x-none"/>
              </w:rPr>
              <w:t>AttributeValue</w:t>
            </w:r>
            <w:r>
              <w:rPr>
                <w:iCs/>
                <w:sz w:val="18"/>
                <w:szCs w:val="18"/>
                <w:lang w:val="en-GB" w:eastAsia="x-none"/>
              </w:rPr>
              <w:t xml:space="preserve"> element is populated with a SAML </w:t>
            </w:r>
            <w:r w:rsidRPr="0030419E">
              <w:rPr>
                <w:i/>
                <w:iCs/>
                <w:sz w:val="18"/>
                <w:szCs w:val="18"/>
                <w:lang w:val="en-GB" w:eastAsia="x-none"/>
              </w:rPr>
              <w:t>NameID</w:t>
            </w:r>
            <w:r>
              <w:rPr>
                <w:iCs/>
                <w:sz w:val="18"/>
                <w:szCs w:val="18"/>
                <w:lang w:val="en-GB" w:eastAsia="x-none"/>
              </w:rPr>
              <w:t xml:space="preserve"> element with the attribute </w:t>
            </w:r>
            <w:r w:rsidRPr="0054043C">
              <w:rPr>
                <w:i/>
                <w:iCs/>
                <w:sz w:val="18"/>
                <w:szCs w:val="18"/>
                <w:lang w:val="en-GB" w:eastAsia="x-none"/>
              </w:rPr>
              <w:t>NameID</w:t>
            </w:r>
            <w:r>
              <w:rPr>
                <w:i/>
                <w:iCs/>
                <w:sz w:val="18"/>
                <w:szCs w:val="18"/>
                <w:lang w:val="en-GB" w:eastAsia="x-none"/>
              </w:rPr>
              <w:t xml:space="preserve">.Format </w:t>
            </w:r>
            <w:r w:rsidRPr="0030419E">
              <w:rPr>
                <w:iCs/>
                <w:sz w:val="18"/>
                <w:szCs w:val="18"/>
                <w:lang w:val="en-GB" w:eastAsia="x-none"/>
              </w:rPr>
              <w:t>set to “</w:t>
            </w:r>
            <w:r w:rsidRPr="0030419E">
              <w:rPr>
                <w:rFonts w:cs="Arial"/>
                <w:i/>
                <w:color w:val="993300"/>
                <w:sz w:val="18"/>
                <w:szCs w:val="18"/>
              </w:rPr>
              <w:t>urn:oasis:names:tc:SAML:2.0:nameid-format:persistent</w:t>
            </w:r>
            <w:r w:rsidRPr="0030419E">
              <w:rPr>
                <w:iCs/>
                <w:sz w:val="18"/>
                <w:szCs w:val="18"/>
                <w:lang w:val="en-GB" w:eastAsia="x-none"/>
              </w:rPr>
              <w:t>”</w:t>
            </w:r>
            <w:r>
              <w:rPr>
                <w:iCs/>
                <w:sz w:val="18"/>
                <w:szCs w:val="18"/>
                <w:lang w:val="en-GB" w:eastAsia="x-none"/>
              </w:rPr>
              <w:t>, and a value of the persistent identifier.</w:t>
            </w:r>
          </w:p>
        </w:tc>
      </w:tr>
    </w:tbl>
    <w:p w14:paraId="08B355F1" w14:textId="42BAFF33" w:rsidR="00D00B7B" w:rsidRPr="0030419E" w:rsidRDefault="00FF4587" w:rsidP="00D00B7B">
      <w:pPr>
        <w:rPr>
          <w:lang w:val="en-GB"/>
        </w:rPr>
      </w:pPr>
      <w:r>
        <w:rPr>
          <w:lang w:val="en-GB"/>
        </w:rPr>
        <w:br/>
      </w:r>
      <w:r w:rsidR="002E165B">
        <w:rPr>
          <w:lang w:val="en-GB"/>
        </w:rPr>
        <w:t>The</w:t>
      </w:r>
      <w:r w:rsidR="00CF1F22">
        <w:rPr>
          <w:lang w:val="en-GB"/>
        </w:rPr>
        <w:t xml:space="preserve"> following is an example </w:t>
      </w:r>
      <w:r w:rsidR="00CF1F22" w:rsidRPr="0054043C">
        <w:rPr>
          <w:i/>
          <w:lang w:val="en-GB"/>
        </w:rPr>
        <w:t>originatingId</w:t>
      </w:r>
      <w:r w:rsidR="00CF1F22">
        <w:rPr>
          <w:i/>
          <w:lang w:val="en-GB"/>
        </w:rPr>
        <w:t xml:space="preserve"> </w:t>
      </w:r>
      <w:r w:rsidR="00CF1F22" w:rsidRPr="0030419E">
        <w:rPr>
          <w:lang w:val="en-GB"/>
        </w:rPr>
        <w:t>security attribute populated with an obfuscated identifier.</w:t>
      </w:r>
      <w:r w:rsidR="00CF1F22">
        <w:rPr>
          <w:lang w:val="en-GB"/>
        </w:rPr>
        <w:t xml:space="preserve">  In this example the originating uRA is identified as “</w:t>
      </w:r>
      <w:r w:rsidR="00CF1F22" w:rsidRPr="0054043C">
        <w:rPr>
          <w:rFonts w:ascii="Courier" w:hAnsi="Courier" w:cs="Courier New"/>
          <w:color w:val="993300"/>
          <w:sz w:val="16"/>
          <w:szCs w:val="16"/>
        </w:rPr>
        <w:t>urn:ogf:network:example.net:2013:nsa:requester</w:t>
      </w:r>
      <w:r w:rsidR="00CF1F22">
        <w:rPr>
          <w:lang w:val="en-GB"/>
        </w:rPr>
        <w:t xml:space="preserve">” and the persistent identifier for the </w:t>
      </w:r>
      <w:del w:id="330" w:author="Guy Roberts" w:date="2015-05-12T15:03:00Z">
        <w:r w:rsidR="00CF1F22" w:rsidDel="003318EA">
          <w:rPr>
            <w:lang w:val="en-GB"/>
          </w:rPr>
          <w:delText>o</w:delText>
        </w:r>
      </w:del>
      <w:ins w:id="331" w:author="Guy Roberts" w:date="2015-05-12T15:03:00Z">
        <w:r w:rsidR="003318EA">
          <w:rPr>
            <w:lang w:val="en-GB"/>
          </w:rPr>
          <w:t>O</w:t>
        </w:r>
      </w:ins>
      <w:r w:rsidR="00CF1F22">
        <w:rPr>
          <w:lang w:val="en-GB"/>
        </w:rPr>
        <w:t xml:space="preserve">riginating </w:t>
      </w:r>
      <w:del w:id="332" w:author="Guy Roberts" w:date="2015-05-12T15:04:00Z">
        <w:r w:rsidR="00CF1F22" w:rsidDel="003318EA">
          <w:rPr>
            <w:lang w:val="en-GB"/>
          </w:rPr>
          <w:delText>user entity</w:delText>
        </w:r>
      </w:del>
      <w:ins w:id="333" w:author="Guy Roberts" w:date="2015-05-12T15:04:00Z">
        <w:r w:rsidR="003318EA">
          <w:rPr>
            <w:lang w:val="en-GB"/>
          </w:rPr>
          <w:t>Entity</w:t>
        </w:r>
      </w:ins>
      <w:r w:rsidR="00CF1F22">
        <w:rPr>
          <w:lang w:val="en-GB"/>
        </w:rPr>
        <w:t xml:space="preserve"> is “</w:t>
      </w:r>
      <w:r w:rsidR="00CF1F22" w:rsidRPr="0054043C">
        <w:rPr>
          <w:rFonts w:ascii="Courier" w:hAnsi="Courier" w:cs="Courier New"/>
          <w:color w:val="000000"/>
          <w:sz w:val="16"/>
          <w:szCs w:val="16"/>
        </w:rPr>
        <w:t>c693b1c47a0da7de6518bc30a1bb8d2e44b56980</w:t>
      </w:r>
      <w:r w:rsidR="00CF1F22">
        <w:rPr>
          <w:lang w:val="en-GB"/>
        </w:rPr>
        <w:t>”.</w:t>
      </w:r>
    </w:p>
    <w:p w14:paraId="62F4BACB" w14:textId="77777777" w:rsidR="00D00B7B" w:rsidRPr="0030419E" w:rsidRDefault="00D00B7B" w:rsidP="00D00B7B">
      <w:pPr>
        <w:rPr>
          <w:lang w:val="en-GB"/>
        </w:rPr>
      </w:pPr>
    </w:p>
    <w:p w14:paraId="2A10A719" w14:textId="77777777" w:rsidR="00043A6E" w:rsidRDefault="00AA76BF" w:rsidP="00D00B7B">
      <w:pPr>
        <w:rPr>
          <w:rFonts w:ascii="Courier" w:hAnsi="Courier" w:cs="Courier New"/>
          <w:color w:val="993300"/>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w:t>
      </w:r>
      <w:r w:rsidR="00043A6E" w:rsidRPr="0054043C">
        <w:rPr>
          <w:rFonts w:ascii="Courier" w:hAnsi="Courier" w:cs="Courier New"/>
          <w:color w:val="F5844C"/>
          <w:sz w:val="16"/>
          <w:szCs w:val="16"/>
        </w:rPr>
        <w:t>type</w:t>
      </w:r>
      <w:r w:rsidR="00043A6E" w:rsidRPr="0054043C">
        <w:rPr>
          <w:rFonts w:ascii="Courier" w:hAnsi="Courier" w:cs="Courier New"/>
          <w:color w:val="FF8040"/>
          <w:sz w:val="16"/>
          <w:szCs w:val="16"/>
        </w:rPr>
        <w:t>=</w:t>
      </w:r>
      <w:r w:rsidR="00043A6E" w:rsidRPr="0054043C">
        <w:rPr>
          <w:rFonts w:ascii="Courier" w:hAnsi="Courier" w:cs="Courier New"/>
          <w:color w:val="993300"/>
          <w:sz w:val="16"/>
          <w:szCs w:val="16"/>
        </w:rPr>
        <w:t>"urn:ogf:nsi:security:attr:originatingId"</w:t>
      </w:r>
    </w:p>
    <w:p w14:paraId="509E0E40" w14:textId="7732C39D" w:rsidR="00AA76BF" w:rsidRPr="0030419E" w:rsidRDefault="00043A6E" w:rsidP="00D00B7B">
      <w:pPr>
        <w:rPr>
          <w:rFonts w:ascii="Courier" w:hAnsi="Courier" w:cs="Courier New"/>
          <w:color w:val="F5844C"/>
          <w:sz w:val="16"/>
          <w:szCs w:val="16"/>
        </w:rPr>
      </w:pPr>
      <w:r>
        <w:rPr>
          <w:rFonts w:ascii="Courier" w:hAnsi="Courier" w:cs="Courier New"/>
          <w:color w:val="993300"/>
          <w:sz w:val="16"/>
          <w:szCs w:val="16"/>
        </w:rPr>
        <w:t xml:space="preserve">        </w:t>
      </w:r>
      <w:r w:rsidR="00AA76BF" w:rsidRPr="0030419E">
        <w:rPr>
          <w:rFonts w:ascii="Courier" w:hAnsi="Courier" w:cs="Courier New"/>
          <w:color w:val="F5844C"/>
          <w:sz w:val="16"/>
          <w:szCs w:val="16"/>
        </w:rPr>
        <w:t>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"urn:ogf:network:example.net:2013:nsa:requester"</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w:t>
      </w:r>
      <w:r w:rsidR="00AA76BF" w:rsidRPr="0030419E">
        <w:rPr>
          <w:rFonts w:ascii="Courier" w:hAnsi="Courier" w:cs="Courier New"/>
          <w:color w:val="F5844C"/>
          <w:sz w:val="16"/>
          <w:szCs w:val="16"/>
        </w:rPr>
        <w:t xml:space="preserve"> 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"urn:mace:dir:attribute-def:eduPersonTargetedID"</w:t>
      </w:r>
      <w:r w:rsidR="00AA76BF" w:rsidRPr="0030419E">
        <w:rPr>
          <w:rFonts w:ascii="Courier" w:hAnsi="Courier" w:cs="Courier New"/>
          <w:color w:val="000000"/>
          <w:sz w:val="16"/>
          <w:szCs w:val="16"/>
        </w:rPr>
        <w:br/>
      </w:r>
      <w:r w:rsidR="00AA76BF" w:rsidRPr="0030419E">
        <w:rPr>
          <w:rFonts w:ascii="Courier" w:hAnsi="Courier" w:cs="Courier New"/>
          <w:color w:val="F5844C"/>
          <w:sz w:val="16"/>
          <w:szCs w:val="16"/>
        </w:rPr>
        <w:t xml:space="preserve">            NameFormat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"urn:oasis:names:tc:SAML:2.0:attrname-format:uri"</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&lt;saml:AttributeValue&gt;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&lt;saml:NameID</w:t>
      </w:r>
      <w:r w:rsidR="00AA76BF" w:rsidRPr="0030419E">
        <w:rPr>
          <w:rFonts w:ascii="Courier" w:hAnsi="Courier" w:cs="Courier New"/>
          <w:color w:val="F5844C"/>
          <w:sz w:val="16"/>
          <w:szCs w:val="16"/>
        </w:rPr>
        <w:t xml:space="preserve"> 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"urn:oasis:names:tc:SAML:2.0:nameid-format:persistent"</w:t>
      </w:r>
      <w:r w:rsidR="00AA76BF" w:rsidRPr="0030419E">
        <w:rPr>
          <w:rFonts w:ascii="Courier" w:hAnsi="Courier" w:cs="Courier New"/>
          <w:color w:val="000096"/>
          <w:sz w:val="16"/>
          <w:szCs w:val="16"/>
        </w:rPr>
        <w:t>&gt;</w:t>
      </w:r>
    </w:p>
    <w:p w14:paraId="20A8059F" w14:textId="013CC976" w:rsidR="00AA76BF" w:rsidRPr="0030419E" w:rsidRDefault="00AA76BF" w:rsidP="00D00B7B">
      <w:pPr>
        <w:rPr>
          <w:rFonts w:ascii="Courier" w:hAnsi="Courier" w:cs="Courier New"/>
          <w:color w:val="000000"/>
          <w:sz w:val="16"/>
          <w:szCs w:val="16"/>
        </w:rPr>
      </w:pPr>
      <w:r w:rsidRPr="0030419E">
        <w:rPr>
          <w:rFonts w:ascii="Courier" w:hAnsi="Courier" w:cs="Courier New"/>
          <w:color w:val="000000"/>
          <w:sz w:val="16"/>
          <w:szCs w:val="16"/>
        </w:rPr>
        <w:t xml:space="preserve">                c693b1c47a0da7de6518bc30a1bb8d2e44b56980</w:t>
      </w:r>
    </w:p>
    <w:p w14:paraId="61AED915" w14:textId="45F9E1B9" w:rsidR="00D00B7B" w:rsidRPr="0030419E" w:rsidRDefault="00AA76BF" w:rsidP="00D00B7B">
      <w:pPr>
        <w:rPr>
          <w:rFonts w:ascii="Courier" w:hAnsi="Courier" w:cs="Courier New"/>
          <w:sz w:val="16"/>
          <w:szCs w:val="16"/>
          <w:lang w:val="en-GB"/>
        </w:rPr>
      </w:pPr>
      <w:r w:rsidRPr="0030419E">
        <w:rPr>
          <w:rFonts w:ascii="Courier" w:hAnsi="Courier" w:cs="Courier New"/>
          <w:color w:val="000000"/>
          <w:sz w:val="16"/>
          <w:szCs w:val="16"/>
        </w:rPr>
        <w:t xml:space="preserve">            </w:t>
      </w:r>
      <w:r w:rsidRPr="0030419E">
        <w:rPr>
          <w:rFonts w:ascii="Courier" w:hAnsi="Courier" w:cs="Courier New"/>
          <w:color w:val="000096"/>
          <w:sz w:val="16"/>
          <w:szCs w:val="16"/>
        </w:rPr>
        <w:t>&lt;/saml:NameID&gt;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&lt;/saml:AttributeValue&gt;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&lt;/saml:Attribute&gt;</w:t>
      </w:r>
      <w:r w:rsidRPr="0030419E">
        <w:rPr>
          <w:rFonts w:ascii="Courier" w:hAnsi="Courier" w:cs="Courier New"/>
          <w:color w:val="000000"/>
          <w:sz w:val="16"/>
          <w:szCs w:val="16"/>
        </w:rPr>
        <w:br/>
      </w:r>
      <w:r w:rsidRPr="0030419E">
        <w:rPr>
          <w:rFonts w:ascii="Courier" w:hAnsi="Courier" w:cs="Courier New"/>
          <w:color w:val="000096"/>
          <w:sz w:val="16"/>
          <w:szCs w:val="16"/>
        </w:rPr>
        <w:t>&lt;/sessionSecurityAttr&gt;</w:t>
      </w:r>
    </w:p>
    <w:p w14:paraId="0BCAE495" w14:textId="070AF33B" w:rsidR="00D00B7B" w:rsidRPr="0030419E" w:rsidRDefault="00D00B7B" w:rsidP="00D00B7B">
      <w:pPr>
        <w:pStyle w:val="Caption"/>
        <w:rPr>
          <w:rFonts w:ascii="Courier" w:hAnsi="Courier"/>
          <w:lang w:val="en-GB"/>
        </w:rPr>
      </w:pPr>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59248B">
        <w:rPr>
          <w:noProof/>
          <w:lang w:val="en-GB"/>
        </w:rPr>
        <w:t>6</w:t>
      </w:r>
      <w:r w:rsidRPr="0030419E">
        <w:rPr>
          <w:lang w:val="en-GB"/>
        </w:rPr>
        <w:fldChar w:fldCharType="end"/>
      </w:r>
      <w:r w:rsidRPr="0030419E">
        <w:rPr>
          <w:lang w:val="en-GB"/>
        </w:rPr>
        <w:t xml:space="preserve"> – </w:t>
      </w:r>
      <w:r w:rsidRPr="0030419E">
        <w:rPr>
          <w:i/>
          <w:lang w:val="en-GB"/>
        </w:rPr>
        <w:t>originatingId</w:t>
      </w:r>
      <w:r w:rsidRPr="0030419E">
        <w:rPr>
          <w:lang w:val="en-GB"/>
        </w:rPr>
        <w:t xml:space="preserve"> </w:t>
      </w:r>
      <w:r w:rsidR="00AA76BF">
        <w:rPr>
          <w:lang w:val="en-GB"/>
        </w:rPr>
        <w:t>with obfuscated entity identifier</w:t>
      </w:r>
      <w:r w:rsidRPr="0030419E">
        <w:rPr>
          <w:lang w:val="en-GB"/>
        </w:rPr>
        <w:t>.</w:t>
      </w:r>
    </w:p>
    <w:p w14:paraId="29322B11" w14:textId="6E0CDCA7" w:rsidR="00B914CD" w:rsidRDefault="004A2283" w:rsidP="0030419E">
      <w:pPr>
        <w:pStyle w:val="Heading3"/>
        <w:rPr>
          <w:lang w:val="en-GB"/>
        </w:rPr>
      </w:pPr>
      <w:commentRangeStart w:id="334"/>
      <w:r>
        <w:rPr>
          <w:lang w:val="en-GB"/>
        </w:rPr>
        <w:t xml:space="preserve">Direct user </w:t>
      </w:r>
      <w:commentRangeEnd w:id="334"/>
      <w:r w:rsidR="003720BB">
        <w:rPr>
          <w:rStyle w:val="CommentReference"/>
          <w:rFonts w:ascii="Arial" w:hAnsi="Arial"/>
          <w:b w:val="0"/>
        </w:rPr>
        <w:commentReference w:id="334"/>
      </w:r>
      <w:r>
        <w:rPr>
          <w:lang w:val="en-GB"/>
        </w:rPr>
        <w:t>identity reference</w:t>
      </w:r>
    </w:p>
    <w:p w14:paraId="5520A1F6" w14:textId="39E258D8" w:rsidR="00AD325A" w:rsidRDefault="00AD325A" w:rsidP="00AD325A">
      <w:pPr>
        <w:rPr>
          <w:bCs/>
        </w:rPr>
      </w:pPr>
      <w:r>
        <w:rPr>
          <w:lang w:val="en-GB"/>
        </w:rPr>
        <w:t>An NSI deployment may decide</w:t>
      </w:r>
      <w:r w:rsidR="004A2283">
        <w:rPr>
          <w:lang w:val="en-GB"/>
        </w:rPr>
        <w:t xml:space="preserve"> not to use </w:t>
      </w:r>
      <w:r w:rsidR="004A2283" w:rsidRPr="0054043C">
        <w:rPr>
          <w:lang w:val="en-GB"/>
        </w:rPr>
        <w:t>obfuscated</w:t>
      </w:r>
      <w:r w:rsidR="004A2283">
        <w:rPr>
          <w:lang w:val="en-GB"/>
        </w:rPr>
        <w:t xml:space="preserve"> identity in the </w:t>
      </w:r>
      <w:r w:rsidR="004A2283">
        <w:rPr>
          <w:i/>
          <w:lang w:val="en-GB"/>
        </w:rPr>
        <w:t>originatingId</w:t>
      </w:r>
      <w:r w:rsidR="004A2283">
        <w:rPr>
          <w:lang w:val="en-GB"/>
        </w:rPr>
        <w:t>, but instead a direct reference to a</w:t>
      </w:r>
      <w:ins w:id="335" w:author="Guy Roberts" w:date="2015-05-12T17:23:00Z">
        <w:r w:rsidR="00B908B7">
          <w:rPr>
            <w:lang w:val="en-GB"/>
          </w:rPr>
          <w:t>n</w:t>
        </w:r>
      </w:ins>
      <w:r w:rsidR="004A2283">
        <w:rPr>
          <w:lang w:val="en-GB"/>
        </w:rPr>
        <w:t xml:space="preserve"> </w:t>
      </w:r>
      <w:del w:id="336" w:author="Guy Roberts" w:date="2015-05-12T15:04:00Z">
        <w:r w:rsidR="004A2283" w:rsidDel="003318EA">
          <w:rPr>
            <w:lang w:val="en-GB"/>
          </w:rPr>
          <w:delText>user entity</w:delText>
        </w:r>
      </w:del>
      <w:ins w:id="337" w:author="Guy Roberts" w:date="2015-05-12T15:04:00Z">
        <w:r w:rsidR="003318EA">
          <w:rPr>
            <w:lang w:val="en-GB"/>
          </w:rPr>
          <w:t>Originating Entity</w:t>
        </w:r>
      </w:ins>
      <w:r w:rsidR="004A2283">
        <w:rPr>
          <w:lang w:val="en-GB"/>
        </w:rPr>
        <w:t xml:space="preserve">.  The </w:t>
      </w:r>
      <w:r w:rsidR="004A2283">
        <w:rPr>
          <w:i/>
          <w:lang w:val="en-GB"/>
        </w:rPr>
        <w:t>SAML Attribute</w:t>
      </w:r>
      <w:r w:rsidR="004A2283" w:rsidRPr="0054043C">
        <w:rPr>
          <w:i/>
          <w:lang w:val="en-GB"/>
        </w:rPr>
        <w:t xml:space="preserve"> </w:t>
      </w:r>
      <w:r w:rsidR="004A2283" w:rsidRPr="0054043C">
        <w:rPr>
          <w:lang w:val="en-GB"/>
        </w:rPr>
        <w:t>element</w:t>
      </w:r>
      <w:r w:rsidR="004A2283">
        <w:rPr>
          <w:lang w:val="en-GB"/>
        </w:rPr>
        <w:t xml:space="preserve"> is flexible enough to handle </w:t>
      </w:r>
      <w:r w:rsidR="004A2283">
        <w:rPr>
          <w:lang w:val="en-GB"/>
        </w:rPr>
        <w:lastRenderedPageBreak/>
        <w:t xml:space="preserve">these </w:t>
      </w:r>
      <w:r>
        <w:rPr>
          <w:lang w:val="en-GB"/>
        </w:rPr>
        <w:t xml:space="preserve">situations as well.  For example, the </w:t>
      </w:r>
      <w:r w:rsidRPr="0030419E">
        <w:rPr>
          <w:bCs/>
          <w:i/>
        </w:rPr>
        <w:t>eduPersonPrincipalName</w:t>
      </w:r>
      <w:r>
        <w:rPr>
          <w:bCs/>
        </w:rPr>
        <w:t xml:space="preserve"> attribute is used by many organizations as part of their security federation, and is </w:t>
      </w:r>
      <w:r w:rsidR="00ED55F6">
        <w:rPr>
          <w:bCs/>
        </w:rPr>
        <w:t>in</w:t>
      </w:r>
      <w:r>
        <w:rPr>
          <w:bCs/>
        </w:rPr>
        <w:t xml:space="preserve"> the familiar form of </w:t>
      </w:r>
      <w:r w:rsidR="00ED55F6">
        <w:rPr>
          <w:bCs/>
        </w:rPr>
        <w:t>“</w:t>
      </w:r>
      <w:r>
        <w:rPr>
          <w:bCs/>
        </w:rPr>
        <w:t>user@domain</w:t>
      </w:r>
      <w:r w:rsidR="00ED55F6">
        <w:rPr>
          <w:bCs/>
        </w:rPr>
        <w:t>”</w:t>
      </w:r>
      <w:r>
        <w:rPr>
          <w:bCs/>
        </w:rPr>
        <w:t xml:space="preserve"> </w:t>
      </w:r>
      <w:r w:rsidR="00ED55F6">
        <w:rPr>
          <w:bCs/>
        </w:rPr>
        <w:t xml:space="preserve">that is </w:t>
      </w:r>
      <w:r w:rsidRPr="00AD325A">
        <w:rPr>
          <w:bCs/>
        </w:rPr>
        <w:t xml:space="preserve">typically assigned for authentication to network services within </w:t>
      </w:r>
      <w:r>
        <w:rPr>
          <w:bCs/>
        </w:rPr>
        <w:t>a</w:t>
      </w:r>
      <w:r w:rsidRPr="00AD325A">
        <w:rPr>
          <w:bCs/>
        </w:rPr>
        <w:t xml:space="preserve"> security domain.</w:t>
      </w:r>
    </w:p>
    <w:p w14:paraId="3B3C6479" w14:textId="77777777" w:rsidR="00AD325A" w:rsidRDefault="00AD325A" w:rsidP="00AD325A">
      <w:pPr>
        <w:rPr>
          <w:bCs/>
        </w:rPr>
      </w:pPr>
    </w:p>
    <w:p w14:paraId="3F8BDDB5" w14:textId="77777777" w:rsidR="00AD325A" w:rsidRDefault="00AD325A" w:rsidP="00AD325A">
      <w:pPr>
        <w:ind w:left="720"/>
        <w:rPr>
          <w:lang w:val="en-GB"/>
        </w:rPr>
      </w:pPr>
      <w:r>
        <w:rPr>
          <w:i/>
          <w:lang w:val="en-GB"/>
        </w:rPr>
        <w:t>A uRA MAY</w:t>
      </w:r>
      <w:r w:rsidRPr="000354A1">
        <w:rPr>
          <w:i/>
          <w:lang w:val="en-GB"/>
        </w:rPr>
        <w:t xml:space="preserve"> </w:t>
      </w:r>
      <w:r>
        <w:rPr>
          <w:i/>
          <w:lang w:val="en-GB"/>
        </w:rPr>
        <w:t xml:space="preserve">populate the originatingId with a the requesting </w:t>
      </w:r>
      <w:commentRangeStart w:id="338"/>
      <w:r>
        <w:rPr>
          <w:i/>
          <w:lang w:val="en-GB"/>
        </w:rPr>
        <w:t>user’s</w:t>
      </w:r>
      <w:commentRangeEnd w:id="338"/>
      <w:r w:rsidR="00B94D18">
        <w:rPr>
          <w:rStyle w:val="CommentReference"/>
        </w:rPr>
        <w:commentReference w:id="338"/>
      </w:r>
      <w:r>
        <w:rPr>
          <w:i/>
          <w:lang w:val="en-GB"/>
        </w:rPr>
        <w:t xml:space="preserve"> identity.</w:t>
      </w:r>
    </w:p>
    <w:p w14:paraId="1651C660" w14:textId="2BC979B1" w:rsidR="004A2283" w:rsidRDefault="004A2283" w:rsidP="00CF1F22">
      <w:pPr>
        <w:rPr>
          <w:lang w:val="en-GB"/>
        </w:rPr>
      </w:pPr>
    </w:p>
    <w:p w14:paraId="449BA0A6" w14:textId="49A0CE66" w:rsidR="00AD325A" w:rsidRPr="0054043C" w:rsidRDefault="00AD325A" w:rsidP="00AD325A">
      <w:pPr>
        <w:rPr>
          <w:lang w:val="en-GB"/>
        </w:rPr>
      </w:pPr>
      <w:r>
        <w:rPr>
          <w:lang w:val="en-GB"/>
        </w:rPr>
        <w:t xml:space="preserve">The following is an example </w:t>
      </w:r>
      <w:r w:rsidRPr="0054043C">
        <w:rPr>
          <w:i/>
          <w:lang w:val="en-GB"/>
        </w:rPr>
        <w:t>originatingId</w:t>
      </w:r>
      <w:r>
        <w:rPr>
          <w:i/>
          <w:lang w:val="en-GB"/>
        </w:rPr>
        <w:t xml:space="preserve"> </w:t>
      </w:r>
      <w:r w:rsidRPr="0054043C">
        <w:rPr>
          <w:lang w:val="en-GB"/>
        </w:rPr>
        <w:t xml:space="preserve">security attribute populated with an </w:t>
      </w:r>
      <w:r w:rsidRPr="0054043C">
        <w:rPr>
          <w:bCs/>
          <w:i/>
        </w:rPr>
        <w:t>eduPersonPrincipalName</w:t>
      </w:r>
      <w:r>
        <w:rPr>
          <w:bCs/>
        </w:rPr>
        <w:t xml:space="preserve"> attribute </w:t>
      </w:r>
      <w:r w:rsidRPr="0054043C">
        <w:rPr>
          <w:lang w:val="en-GB"/>
        </w:rPr>
        <w:t>identifier.</w:t>
      </w:r>
      <w:r>
        <w:rPr>
          <w:lang w:val="en-GB"/>
        </w:rPr>
        <w:t xml:space="preserve">  In this example the originating uRA is identified as “</w:t>
      </w:r>
      <w:r w:rsidRPr="0054043C">
        <w:rPr>
          <w:rFonts w:ascii="Courier" w:hAnsi="Courier" w:cs="Courier New"/>
          <w:color w:val="993300"/>
          <w:sz w:val="16"/>
          <w:szCs w:val="16"/>
        </w:rPr>
        <w:t>urn:ogf:network:example.net:2013:nsa:requester</w:t>
      </w:r>
      <w:r>
        <w:rPr>
          <w:lang w:val="en-GB"/>
        </w:rPr>
        <w:t xml:space="preserve">” and the </w:t>
      </w:r>
      <w:del w:id="339" w:author="Guy Roberts" w:date="2015-05-12T15:04:00Z">
        <w:r w:rsidDel="003318EA">
          <w:rPr>
            <w:lang w:val="en-GB"/>
          </w:rPr>
          <w:delText>originating user entity</w:delText>
        </w:r>
      </w:del>
      <w:ins w:id="340" w:author="Guy Roberts" w:date="2015-05-12T15:04:00Z">
        <w:r w:rsidR="003318EA">
          <w:rPr>
            <w:lang w:val="en-GB"/>
          </w:rPr>
          <w:t>Originating Entity</w:t>
        </w:r>
      </w:ins>
      <w:r>
        <w:rPr>
          <w:lang w:val="en-GB"/>
        </w:rPr>
        <w:t xml:space="preserve"> is “</w:t>
      </w:r>
      <w:r w:rsidRPr="0054043C">
        <w:rPr>
          <w:rFonts w:ascii="Courier" w:hAnsi="Courier"/>
          <w:color w:val="000000"/>
          <w:sz w:val="16"/>
          <w:szCs w:val="16"/>
        </w:rPr>
        <w:t>bob@example.net</w:t>
      </w:r>
      <w:r>
        <w:rPr>
          <w:lang w:val="en-GB"/>
        </w:rPr>
        <w:t>”.</w:t>
      </w:r>
    </w:p>
    <w:p w14:paraId="216EEA68" w14:textId="77777777" w:rsidR="00AD325A" w:rsidRPr="0054043C" w:rsidRDefault="00AD325A" w:rsidP="00AD325A">
      <w:pPr>
        <w:rPr>
          <w:lang w:val="en-GB"/>
        </w:rPr>
      </w:pPr>
    </w:p>
    <w:p w14:paraId="3723530D" w14:textId="77777777" w:rsidR="00AD325A" w:rsidRDefault="00AD325A" w:rsidP="00AD325A">
      <w:pPr>
        <w:rPr>
          <w:rFonts w:ascii="Courier" w:hAnsi="Courier"/>
          <w:color w:val="F5844C"/>
          <w:sz w:val="16"/>
          <w:szCs w:val="16"/>
        </w:rPr>
      </w:pPr>
      <w:r w:rsidRPr="0054043C">
        <w:rPr>
          <w:rFonts w:ascii="Courier" w:hAnsi="Courier"/>
          <w:color w:val="000096"/>
          <w:sz w:val="16"/>
          <w:szCs w:val="16"/>
        </w:rPr>
        <w:t>&lt;sessionSecurityAttr</w:t>
      </w:r>
      <w:r w:rsidRPr="0054043C">
        <w:rPr>
          <w:rFonts w:ascii="Courier" w:hAnsi="Courier"/>
          <w:color w:val="F5844C"/>
          <w:sz w:val="16"/>
          <w:szCs w:val="16"/>
        </w:rPr>
        <w:t xml:space="preserve"> type</w:t>
      </w:r>
      <w:r w:rsidRPr="0054043C">
        <w:rPr>
          <w:rFonts w:ascii="Courier" w:hAnsi="Courier"/>
          <w:color w:val="FF8040"/>
          <w:sz w:val="16"/>
          <w:szCs w:val="16"/>
        </w:rPr>
        <w:t>=</w:t>
      </w:r>
      <w:r w:rsidRPr="0054043C">
        <w:rPr>
          <w:rFonts w:ascii="Courier" w:hAnsi="Courier"/>
          <w:sz w:val="16"/>
          <w:szCs w:val="16"/>
        </w:rPr>
        <w:t>"urn:ogf:nsi:security:attr:originatingId"</w:t>
      </w:r>
      <w:r w:rsidRPr="0054043C">
        <w:rPr>
          <w:rFonts w:ascii="Courier" w:hAnsi="Courier"/>
          <w:color w:val="000000"/>
          <w:sz w:val="16"/>
          <w:szCs w:val="16"/>
        </w:rPr>
        <w:br/>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"urn:ogf:network:example.net:2013:nsa:requester"</w:t>
      </w:r>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&lt;saml:Attribute</w:t>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"urn:mace:dir:attribute-def:eduPersonPrincipalName"</w:t>
      </w:r>
      <w:r w:rsidRPr="0054043C">
        <w:rPr>
          <w:rFonts w:ascii="Courier" w:hAnsi="Courier"/>
          <w:color w:val="000000"/>
          <w:sz w:val="16"/>
          <w:szCs w:val="16"/>
        </w:rPr>
        <w:br/>
      </w:r>
      <w:r w:rsidRPr="0054043C">
        <w:rPr>
          <w:rFonts w:ascii="Courier" w:hAnsi="Courier"/>
          <w:color w:val="F5844C"/>
          <w:sz w:val="16"/>
          <w:szCs w:val="16"/>
        </w:rPr>
        <w:t xml:space="preserve">            NameFormat</w:t>
      </w:r>
      <w:r w:rsidRPr="0054043C">
        <w:rPr>
          <w:rFonts w:ascii="Courier" w:hAnsi="Courier"/>
          <w:color w:val="FF8040"/>
          <w:sz w:val="16"/>
          <w:szCs w:val="16"/>
        </w:rPr>
        <w:t>=</w:t>
      </w:r>
      <w:r w:rsidRPr="0054043C">
        <w:rPr>
          <w:rFonts w:ascii="Courier" w:hAnsi="Courier"/>
          <w:sz w:val="16"/>
          <w:szCs w:val="16"/>
        </w:rPr>
        <w:t>"urn:oasis:names:tc:SAML:2.0:attrname-format:uri"</w:t>
      </w:r>
      <w:r w:rsidRPr="0054043C">
        <w:rPr>
          <w:rFonts w:ascii="Courier" w:hAnsi="Courier"/>
          <w:color w:val="000096"/>
          <w:sz w:val="16"/>
          <w:szCs w:val="16"/>
        </w:rPr>
        <w:t>&gt;</w:t>
      </w:r>
      <w:r w:rsidRPr="0054043C">
        <w:rPr>
          <w:rFonts w:ascii="Courier" w:hAnsi="Courier"/>
          <w:color w:val="000000"/>
          <w:sz w:val="16"/>
          <w:szCs w:val="16"/>
        </w:rPr>
        <w:br/>
      </w:r>
      <w:r>
        <w:rPr>
          <w:rFonts w:ascii="Courier" w:hAnsi="Courier"/>
          <w:color w:val="000000"/>
          <w:sz w:val="16"/>
          <w:szCs w:val="16"/>
        </w:rPr>
        <w:t xml:space="preserve">        </w:t>
      </w:r>
      <w:r w:rsidRPr="0054043C">
        <w:rPr>
          <w:rFonts w:ascii="Courier" w:hAnsi="Courier"/>
          <w:color w:val="000096"/>
          <w:sz w:val="16"/>
          <w:szCs w:val="16"/>
        </w:rPr>
        <w:t>&lt;saml:AttributeValue</w:t>
      </w:r>
      <w:r w:rsidRPr="0054043C">
        <w:rPr>
          <w:rFonts w:ascii="Courier" w:hAnsi="Courier"/>
          <w:color w:val="F5844C"/>
          <w:sz w:val="16"/>
          <w:szCs w:val="16"/>
        </w:rPr>
        <w:t xml:space="preserve"> </w:t>
      </w:r>
      <w:r w:rsidRPr="0054043C">
        <w:rPr>
          <w:rFonts w:ascii="Courier" w:hAnsi="Courier"/>
          <w:color w:val="0099CC"/>
          <w:sz w:val="16"/>
          <w:szCs w:val="16"/>
        </w:rPr>
        <w:t>xmlns:xsi</w:t>
      </w:r>
      <w:r w:rsidRPr="0054043C">
        <w:rPr>
          <w:rFonts w:ascii="Courier" w:hAnsi="Courier"/>
          <w:color w:val="FF8040"/>
          <w:sz w:val="16"/>
          <w:szCs w:val="16"/>
        </w:rPr>
        <w:t>=</w:t>
      </w:r>
      <w:r w:rsidRPr="0054043C">
        <w:rPr>
          <w:rFonts w:ascii="Courier" w:hAnsi="Courier"/>
          <w:sz w:val="16"/>
          <w:szCs w:val="16"/>
        </w:rPr>
        <w:t>"http://www.w3.org/2001/XMLSchema-instance"</w:t>
      </w:r>
      <w:r w:rsidRPr="0054043C">
        <w:rPr>
          <w:rFonts w:ascii="Courier" w:hAnsi="Courier"/>
          <w:color w:val="F5844C"/>
          <w:sz w:val="16"/>
          <w:szCs w:val="16"/>
        </w:rPr>
        <w:t xml:space="preserve"> </w:t>
      </w:r>
    </w:p>
    <w:p w14:paraId="6135E732" w14:textId="77777777" w:rsidR="00AD325A" w:rsidRPr="0054043C" w:rsidRDefault="00AD325A" w:rsidP="00AD325A">
      <w:pPr>
        <w:rPr>
          <w:rFonts w:ascii="Courier" w:hAnsi="Courier"/>
          <w:color w:val="000096"/>
          <w:sz w:val="16"/>
          <w:szCs w:val="16"/>
        </w:rPr>
      </w:pPr>
      <w:r>
        <w:rPr>
          <w:rFonts w:ascii="Courier" w:hAnsi="Courier"/>
          <w:color w:val="F5844C"/>
          <w:sz w:val="16"/>
          <w:szCs w:val="16"/>
        </w:rPr>
        <w:t xml:space="preserve">                </w:t>
      </w:r>
      <w:r w:rsidRPr="0054043C">
        <w:rPr>
          <w:rFonts w:ascii="Courier" w:hAnsi="Courier"/>
          <w:color w:val="F5844C"/>
          <w:sz w:val="16"/>
          <w:szCs w:val="16"/>
        </w:rPr>
        <w:t>xsi:type</w:t>
      </w:r>
      <w:r w:rsidRPr="0054043C">
        <w:rPr>
          <w:rFonts w:ascii="Courier" w:hAnsi="Courier"/>
          <w:color w:val="FF8040"/>
          <w:sz w:val="16"/>
          <w:szCs w:val="16"/>
        </w:rPr>
        <w:t>=</w:t>
      </w:r>
      <w:r w:rsidRPr="0054043C">
        <w:rPr>
          <w:rFonts w:ascii="Courier" w:hAnsi="Courier"/>
          <w:sz w:val="16"/>
          <w:szCs w:val="16"/>
        </w:rPr>
        <w:t>"xsd:string"</w:t>
      </w:r>
      <w:r w:rsidRPr="0054043C">
        <w:rPr>
          <w:rFonts w:ascii="Courier" w:hAnsi="Courier"/>
          <w:color w:val="000096"/>
          <w:sz w:val="16"/>
          <w:szCs w:val="16"/>
        </w:rPr>
        <w:t>&gt;</w:t>
      </w:r>
      <w:r w:rsidRPr="0054043C">
        <w:rPr>
          <w:rFonts w:ascii="Courier" w:hAnsi="Courier"/>
          <w:color w:val="000000"/>
          <w:sz w:val="16"/>
          <w:szCs w:val="16"/>
        </w:rPr>
        <w:t>bob@example.net</w:t>
      </w:r>
      <w:r w:rsidRPr="0054043C">
        <w:rPr>
          <w:rFonts w:ascii="Courier" w:hAnsi="Courier"/>
          <w:color w:val="000096"/>
          <w:sz w:val="16"/>
          <w:szCs w:val="16"/>
        </w:rPr>
        <w:t>&lt;/saml:AttributeValue&gt;</w:t>
      </w:r>
      <w:r w:rsidRPr="0054043C">
        <w:rPr>
          <w:rFonts w:ascii="Courier" w:hAnsi="Courier"/>
          <w:color w:val="000000"/>
          <w:sz w:val="16"/>
          <w:szCs w:val="16"/>
        </w:rPr>
        <w:br/>
        <w:t xml:space="preserve">    </w:t>
      </w:r>
      <w:r w:rsidRPr="0054043C">
        <w:rPr>
          <w:rFonts w:ascii="Courier" w:hAnsi="Courier"/>
          <w:color w:val="000096"/>
          <w:sz w:val="16"/>
          <w:szCs w:val="16"/>
        </w:rPr>
        <w:t>&lt;/saml:Attribute&gt;</w:t>
      </w:r>
      <w:r w:rsidRPr="0054043C">
        <w:rPr>
          <w:rFonts w:ascii="Courier" w:hAnsi="Courier"/>
          <w:color w:val="000000"/>
          <w:sz w:val="16"/>
          <w:szCs w:val="16"/>
        </w:rPr>
        <w:br/>
      </w:r>
      <w:r w:rsidRPr="0054043C">
        <w:rPr>
          <w:rFonts w:ascii="Courier" w:hAnsi="Courier"/>
          <w:color w:val="000096"/>
          <w:sz w:val="16"/>
          <w:szCs w:val="16"/>
        </w:rPr>
        <w:t>&lt;/sessionSecurityAttr&gt;</w:t>
      </w:r>
    </w:p>
    <w:p w14:paraId="6BF36252" w14:textId="151EEE71" w:rsidR="00AD325A" w:rsidRPr="0054043C" w:rsidRDefault="00AD325A" w:rsidP="00AD325A">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59248B">
        <w:rPr>
          <w:noProof/>
          <w:lang w:val="en-GB"/>
        </w:rPr>
        <w:t>7</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an </w:t>
      </w:r>
      <w:r w:rsidRPr="0054043C">
        <w:rPr>
          <w:bCs/>
          <w:i/>
        </w:rPr>
        <w:t>eduPersonPrincipalName</w:t>
      </w:r>
      <w:r>
        <w:rPr>
          <w:lang w:val="en-GB"/>
        </w:rPr>
        <w:t xml:space="preserve"> entity identifier</w:t>
      </w:r>
      <w:r w:rsidRPr="0054043C">
        <w:rPr>
          <w:lang w:val="en-GB"/>
        </w:rPr>
        <w:t>.</w:t>
      </w:r>
    </w:p>
    <w:p w14:paraId="17A08D7E" w14:textId="77777777" w:rsidR="004A2283" w:rsidRDefault="004A2283" w:rsidP="00CF1F22">
      <w:pPr>
        <w:rPr>
          <w:lang w:val="en-GB"/>
        </w:rPr>
      </w:pPr>
    </w:p>
    <w:p w14:paraId="29DF8E64" w14:textId="07414C0C" w:rsidR="00CF1F22" w:rsidRPr="0030419E" w:rsidRDefault="000E6C54" w:rsidP="005C29F0">
      <w:pPr>
        <w:rPr>
          <w:i/>
          <w:lang w:val="en-GB"/>
        </w:rPr>
      </w:pPr>
      <w:r>
        <w:rPr>
          <w:lang w:val="en-GB"/>
        </w:rPr>
        <w:t xml:space="preserve">In this example, an NSI deployment uses X.509 certificate authentication for all user entities accessing the network.  For simplicity, they utilize the user’s certificate subject </w:t>
      </w:r>
      <w:commentRangeStart w:id="341"/>
      <w:r>
        <w:rPr>
          <w:lang w:val="en-GB"/>
        </w:rPr>
        <w:t xml:space="preserve">DN </w:t>
      </w:r>
      <w:commentRangeEnd w:id="341"/>
      <w:r w:rsidR="0076658D">
        <w:rPr>
          <w:rStyle w:val="CommentReference"/>
        </w:rPr>
        <w:commentReference w:id="341"/>
      </w:r>
      <w:r>
        <w:rPr>
          <w:lang w:val="en-GB"/>
        </w:rPr>
        <w:t xml:space="preserve">as the unique identifier for the user within the </w:t>
      </w:r>
      <w:r w:rsidR="00CF1F22" w:rsidRPr="0054043C">
        <w:rPr>
          <w:i/>
          <w:lang w:val="en-GB"/>
        </w:rPr>
        <w:t>originatingId</w:t>
      </w:r>
      <w:r>
        <w:rPr>
          <w:i/>
          <w:lang w:val="en-GB"/>
        </w:rPr>
        <w:t xml:space="preserve">.  For this case we have </w:t>
      </w:r>
      <w:r w:rsidR="00CF1F22">
        <w:rPr>
          <w:lang w:val="en-GB"/>
        </w:rPr>
        <w:t>originating uRA identified as “</w:t>
      </w:r>
      <w:r w:rsidR="00CF1F22" w:rsidRPr="0054043C">
        <w:rPr>
          <w:rFonts w:ascii="Courier" w:hAnsi="Courier" w:cs="Courier New"/>
          <w:color w:val="993300"/>
          <w:sz w:val="16"/>
          <w:szCs w:val="16"/>
        </w:rPr>
        <w:t>urn:ogf:network:example.net:2013:nsa:requester</w:t>
      </w:r>
      <w:r w:rsidR="00CF1F22">
        <w:rPr>
          <w:lang w:val="en-GB"/>
        </w:rPr>
        <w:t xml:space="preserve">” and the </w:t>
      </w:r>
      <w:ins w:id="342" w:author="Guy Roberts" w:date="2015-05-12T15:04:00Z">
        <w:r w:rsidR="003318EA">
          <w:rPr>
            <w:lang w:val="en-GB"/>
          </w:rPr>
          <w:t>O</w:t>
        </w:r>
      </w:ins>
      <w:del w:id="343" w:author="Guy Roberts" w:date="2015-05-12T15:04:00Z">
        <w:r w:rsidR="00CF1F22" w:rsidDel="003318EA">
          <w:rPr>
            <w:lang w:val="en-GB"/>
          </w:rPr>
          <w:delText>o</w:delText>
        </w:r>
      </w:del>
      <w:r w:rsidR="00CF1F22">
        <w:rPr>
          <w:lang w:val="en-GB"/>
        </w:rPr>
        <w:t xml:space="preserve">riginating </w:t>
      </w:r>
      <w:del w:id="344" w:author="Guy Roberts" w:date="2015-05-12T15:04:00Z">
        <w:r w:rsidR="00CF1F22" w:rsidDel="003318EA">
          <w:rPr>
            <w:lang w:val="en-GB"/>
          </w:rPr>
          <w:delText>user e</w:delText>
        </w:r>
      </w:del>
      <w:ins w:id="345" w:author="Guy Roberts" w:date="2015-05-12T15:04:00Z">
        <w:r w:rsidR="003318EA">
          <w:rPr>
            <w:lang w:val="en-GB"/>
          </w:rPr>
          <w:t>E</w:t>
        </w:r>
      </w:ins>
      <w:r w:rsidR="00CF1F22">
        <w:rPr>
          <w:lang w:val="en-GB"/>
        </w:rPr>
        <w:t xml:space="preserve">ntity </w:t>
      </w:r>
      <w:r w:rsidR="00880EC9">
        <w:rPr>
          <w:lang w:val="en-GB"/>
        </w:rPr>
        <w:t>as</w:t>
      </w:r>
      <w:r w:rsidR="00CF1F22">
        <w:rPr>
          <w:lang w:val="en-GB"/>
        </w:rPr>
        <w:t xml:space="preserve"> “</w:t>
      </w:r>
      <w:r w:rsidR="00880EC9" w:rsidRPr="00823BDA">
        <w:rPr>
          <w:rFonts w:ascii="Courier" w:hAnsi="Courier"/>
          <w:color w:val="000000"/>
          <w:sz w:val="16"/>
          <w:szCs w:val="16"/>
        </w:rPr>
        <w:t>CN=bob@example.net,OU=User,O=Example Networks,C=US</w:t>
      </w:r>
      <w:r w:rsidR="00CF1F22">
        <w:rPr>
          <w:lang w:val="en-GB"/>
        </w:rPr>
        <w:t>”.</w:t>
      </w:r>
      <w:r w:rsidR="00E71357">
        <w:rPr>
          <w:lang w:val="en-GB"/>
        </w:rPr>
        <w:t xml:space="preserve">  This uses the standard SAML </w:t>
      </w:r>
      <w:r w:rsidR="00E71357" w:rsidRPr="0054043C">
        <w:rPr>
          <w:i/>
          <w:lang w:val="en-GB"/>
        </w:rPr>
        <w:t>Subject</w:t>
      </w:r>
      <w:r w:rsidR="00E71357">
        <w:rPr>
          <w:lang w:val="en-GB"/>
        </w:rPr>
        <w:t xml:space="preserve"> and </w:t>
      </w:r>
      <w:r w:rsidR="00E71357" w:rsidRPr="0054043C">
        <w:rPr>
          <w:i/>
          <w:lang w:val="en-GB"/>
        </w:rPr>
        <w:t>NameID</w:t>
      </w:r>
      <w:r w:rsidR="00E71357">
        <w:rPr>
          <w:lang w:val="en-GB"/>
        </w:rPr>
        <w:t xml:space="preserve"> elements.</w:t>
      </w:r>
    </w:p>
    <w:p w14:paraId="00666667" w14:textId="77777777" w:rsidR="00CF1F22" w:rsidRPr="0054043C" w:rsidRDefault="00CF1F22" w:rsidP="00CF1F22">
      <w:pPr>
        <w:rPr>
          <w:lang w:val="en-GB"/>
        </w:rPr>
      </w:pPr>
    </w:p>
    <w:p w14:paraId="4E5FA6A4" w14:textId="77777777" w:rsidR="002174F9" w:rsidRDefault="002174F9"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sz w:val="16"/>
          <w:szCs w:val="16"/>
        </w:rPr>
        <w:t>"urn:ogf:nsi:security:attr:originatingId"</w:t>
      </w:r>
      <w:r w:rsidRPr="0030419E">
        <w:rPr>
          <w:rFonts w:ascii="Courier" w:hAnsi="Courier"/>
          <w:color w:val="F5844C"/>
          <w:sz w:val="16"/>
          <w:szCs w:val="16"/>
        </w:rPr>
        <w:t xml:space="preserve"> </w:t>
      </w:r>
    </w:p>
    <w:p w14:paraId="31A0D99E" w14:textId="16416909" w:rsidR="00823BDA" w:rsidRPr="0030419E" w:rsidRDefault="002174F9" w:rsidP="0030419E">
      <w:pPr>
        <w:rPr>
          <w:rFonts w:ascii="Courier" w:hAnsi="Courier"/>
          <w:color w:val="F5844C"/>
          <w:sz w:val="16"/>
          <w:szCs w:val="16"/>
        </w:rPr>
      </w:pPr>
      <w:r>
        <w:rPr>
          <w:rFonts w:ascii="Courier" w:hAnsi="Courier"/>
          <w:color w:val="F5844C"/>
          <w:sz w:val="16"/>
          <w:szCs w:val="16"/>
        </w:rPr>
        <w:t xml:space="preserve">        </w:t>
      </w:r>
      <w:r w:rsidRPr="0030419E">
        <w:rPr>
          <w:rFonts w:ascii="Courier" w:hAnsi="Courier"/>
          <w:color w:val="F5844C"/>
          <w:sz w:val="16"/>
          <w:szCs w:val="16"/>
        </w:rPr>
        <w:t>name</w:t>
      </w:r>
      <w:r w:rsidRPr="0030419E">
        <w:rPr>
          <w:rFonts w:ascii="Courier" w:hAnsi="Courier"/>
          <w:color w:val="FF8040"/>
          <w:sz w:val="16"/>
          <w:szCs w:val="16"/>
        </w:rPr>
        <w:t>=</w:t>
      </w:r>
      <w:r w:rsidRPr="0030419E">
        <w:rPr>
          <w:rFonts w:ascii="Courier" w:hAnsi="Courier"/>
          <w:sz w:val="16"/>
          <w:szCs w:val="16"/>
        </w:rPr>
        <w:t>"urn:ogf:network:example.net:2013:nsa:requester"</w:t>
      </w:r>
      <w:r w:rsidRPr="0030419E">
        <w:rPr>
          <w:rFonts w:ascii="Courier" w:hAnsi="Courier"/>
          <w:color w:val="000096"/>
          <w:sz w:val="16"/>
          <w:szCs w:val="16"/>
        </w:rPr>
        <w:t>&gt;</w:t>
      </w:r>
      <w:r w:rsidRPr="0030419E">
        <w:rPr>
          <w:rFonts w:ascii="Courier" w:hAnsi="Courier"/>
          <w:color w:val="000000"/>
          <w:sz w:val="16"/>
          <w:szCs w:val="16"/>
        </w:rPr>
        <w:br/>
      </w:r>
      <w:r w:rsidR="00823BDA" w:rsidRPr="005C29F0">
        <w:rPr>
          <w:rFonts w:ascii="Courier" w:hAnsi="Courier"/>
          <w:color w:val="000000"/>
          <w:sz w:val="16"/>
          <w:szCs w:val="16"/>
        </w:rPr>
        <w:t xml:space="preserve">    </w:t>
      </w:r>
      <w:r w:rsidRPr="0030419E">
        <w:rPr>
          <w:rFonts w:ascii="Courier" w:hAnsi="Courier"/>
          <w:color w:val="000096"/>
          <w:sz w:val="16"/>
          <w:szCs w:val="16"/>
        </w:rPr>
        <w:t>&lt;saml:Subject&gt;</w:t>
      </w:r>
      <w:r w:rsidRPr="0030419E">
        <w:rPr>
          <w:rFonts w:ascii="Courier" w:hAnsi="Courier"/>
          <w:color w:val="000000"/>
          <w:sz w:val="16"/>
          <w:szCs w:val="16"/>
        </w:rPr>
        <w:br/>
        <w:t xml:space="preserve">   </w:t>
      </w:r>
      <w:r w:rsidR="00823BDA" w:rsidRPr="005C29F0">
        <w:rPr>
          <w:rFonts w:ascii="Courier" w:hAnsi="Courier"/>
          <w:color w:val="000000"/>
          <w:sz w:val="16"/>
          <w:szCs w:val="16"/>
        </w:rPr>
        <w:t xml:space="preserve">     </w:t>
      </w:r>
      <w:r w:rsidRPr="0030419E">
        <w:rPr>
          <w:rFonts w:ascii="Courier" w:hAnsi="Courier"/>
          <w:color w:val="000096"/>
          <w:sz w:val="16"/>
          <w:szCs w:val="16"/>
        </w:rPr>
        <w:t>&lt;saml:NameID</w:t>
      </w:r>
      <w:r w:rsidR="00823BDA">
        <w:rPr>
          <w:rFonts w:ascii="Courier" w:hAnsi="Courier"/>
          <w:color w:val="F5844C"/>
          <w:sz w:val="16"/>
          <w:szCs w:val="16"/>
        </w:rPr>
        <w:t xml:space="preserve"> </w:t>
      </w:r>
      <w:r w:rsidRPr="0030419E">
        <w:rPr>
          <w:rFonts w:ascii="Courier" w:hAnsi="Courier"/>
          <w:color w:val="F5844C"/>
          <w:sz w:val="16"/>
          <w:szCs w:val="16"/>
        </w:rPr>
        <w:t>Format</w:t>
      </w:r>
      <w:r w:rsidRPr="0030419E">
        <w:rPr>
          <w:rFonts w:ascii="Courier" w:hAnsi="Courier"/>
          <w:color w:val="FF8040"/>
          <w:sz w:val="16"/>
          <w:szCs w:val="16"/>
        </w:rPr>
        <w:t>=</w:t>
      </w:r>
      <w:r w:rsidRPr="0030419E">
        <w:rPr>
          <w:rFonts w:ascii="Courier" w:hAnsi="Courier"/>
          <w:sz w:val="16"/>
          <w:szCs w:val="16"/>
        </w:rPr>
        <w:t>"urn:oasis:names:tc:SAML:1.1:nameid-format:X509SubjectName"</w:t>
      </w:r>
      <w:r w:rsidRPr="0030419E">
        <w:rPr>
          <w:rFonts w:ascii="Courier" w:hAnsi="Courier"/>
          <w:color w:val="000096"/>
          <w:sz w:val="16"/>
          <w:szCs w:val="16"/>
        </w:rPr>
        <w:t>&gt;</w:t>
      </w:r>
    </w:p>
    <w:p w14:paraId="67E7064B" w14:textId="77777777" w:rsidR="00823BDA" w:rsidRDefault="00823BDA" w:rsidP="0030419E">
      <w:pPr>
        <w:rPr>
          <w:rFonts w:ascii="Courier" w:hAnsi="Courier"/>
          <w:color w:val="000000"/>
          <w:sz w:val="16"/>
          <w:szCs w:val="16"/>
        </w:rPr>
      </w:pPr>
      <w:r>
        <w:rPr>
          <w:rFonts w:ascii="Courier" w:hAnsi="Courier"/>
          <w:color w:val="000096"/>
          <w:sz w:val="16"/>
          <w:szCs w:val="16"/>
        </w:rPr>
        <w:t xml:space="preserve">            </w:t>
      </w:r>
      <w:r w:rsidRPr="00823BDA">
        <w:rPr>
          <w:rFonts w:ascii="Courier" w:hAnsi="Courier"/>
          <w:color w:val="000000"/>
          <w:sz w:val="16"/>
          <w:szCs w:val="16"/>
        </w:rPr>
        <w:t>CN=bob@example.net,OU=User,O=Example Networks,C=US</w:t>
      </w:r>
    </w:p>
    <w:p w14:paraId="5FFB6C27" w14:textId="24E9684E" w:rsidR="002174F9" w:rsidRPr="0030419E" w:rsidRDefault="00823BDA" w:rsidP="0030419E">
      <w:pPr>
        <w:rPr>
          <w:rFonts w:ascii="Courier" w:hAnsi="Courier"/>
          <w:sz w:val="16"/>
          <w:szCs w:val="16"/>
          <w:lang w:val="en-GB"/>
        </w:rPr>
      </w:pPr>
      <w:r>
        <w:rPr>
          <w:rFonts w:ascii="Courier" w:hAnsi="Courier"/>
          <w:color w:val="000000"/>
          <w:sz w:val="16"/>
          <w:szCs w:val="16"/>
        </w:rPr>
        <w:t xml:space="preserve">        </w:t>
      </w:r>
      <w:r w:rsidR="002174F9" w:rsidRPr="0030419E">
        <w:rPr>
          <w:rFonts w:ascii="Courier" w:hAnsi="Courier"/>
          <w:color w:val="000096"/>
          <w:sz w:val="16"/>
          <w:szCs w:val="16"/>
        </w:rPr>
        <w:t>&lt;/saml:NameID&gt;</w:t>
      </w:r>
      <w:r w:rsidR="002174F9" w:rsidRPr="0030419E">
        <w:rPr>
          <w:rFonts w:ascii="Courier" w:hAnsi="Courier"/>
          <w:color w:val="000000"/>
          <w:sz w:val="16"/>
          <w:szCs w:val="16"/>
        </w:rPr>
        <w:br/>
        <w:t xml:space="preserve">    </w:t>
      </w:r>
      <w:r w:rsidR="002174F9" w:rsidRPr="0030419E">
        <w:rPr>
          <w:rFonts w:ascii="Courier" w:hAnsi="Courier"/>
          <w:color w:val="000096"/>
          <w:sz w:val="16"/>
          <w:szCs w:val="16"/>
        </w:rPr>
        <w:t>&lt;/saml:Subject&gt;</w:t>
      </w:r>
      <w:r w:rsidR="002174F9" w:rsidRPr="0030419E">
        <w:rPr>
          <w:rFonts w:ascii="Courier" w:hAnsi="Courier"/>
          <w:color w:val="000000"/>
          <w:sz w:val="16"/>
          <w:szCs w:val="16"/>
        </w:rPr>
        <w:br/>
      </w:r>
      <w:r w:rsidR="002174F9" w:rsidRPr="0030419E">
        <w:rPr>
          <w:rFonts w:ascii="Courier" w:hAnsi="Courier"/>
          <w:color w:val="000096"/>
          <w:sz w:val="16"/>
          <w:szCs w:val="16"/>
        </w:rPr>
        <w:t>&lt;/sessionSecurityAttr&gt;</w:t>
      </w:r>
      <w:r w:rsidR="002174F9" w:rsidRPr="0030419E">
        <w:rPr>
          <w:rFonts w:ascii="Courier" w:hAnsi="Courier"/>
          <w:sz w:val="16"/>
          <w:szCs w:val="16"/>
          <w:lang w:val="en-GB"/>
        </w:rPr>
        <w:t xml:space="preserve"> </w:t>
      </w:r>
    </w:p>
    <w:p w14:paraId="65593D53" w14:textId="4A21E0E5" w:rsidR="00B914CD" w:rsidRPr="0030419E" w:rsidRDefault="00CF1F2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59248B">
        <w:rPr>
          <w:noProof/>
          <w:lang w:val="en-GB"/>
        </w:rPr>
        <w:t>8</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w:t>
      </w:r>
      <w:r w:rsidR="000E6C54">
        <w:rPr>
          <w:lang w:val="en-GB"/>
        </w:rPr>
        <w:t>X.509</w:t>
      </w:r>
      <w:r w:rsidR="009C4EC5">
        <w:rPr>
          <w:lang w:val="en-GB"/>
        </w:rPr>
        <w:t xml:space="preserve"> subject name</w:t>
      </w:r>
      <w:r w:rsidRPr="0054043C">
        <w:rPr>
          <w:lang w:val="en-GB"/>
        </w:rPr>
        <w:t>.</w:t>
      </w:r>
    </w:p>
    <w:p w14:paraId="787D0400" w14:textId="30448AEB" w:rsidR="00D00B7B" w:rsidRPr="0030419E" w:rsidRDefault="00D00B7B" w:rsidP="0030419E">
      <w:pPr>
        <w:pStyle w:val="Heading2"/>
        <w:rPr>
          <w:lang w:val="en-GB"/>
        </w:rPr>
      </w:pPr>
      <w:bookmarkStart w:id="346" w:name="_Toc292543702"/>
      <w:r w:rsidRPr="0030419E">
        <w:rPr>
          <w:lang w:val="en-GB"/>
        </w:rPr>
        <w:t>Authorization</w:t>
      </w:r>
      <w:bookmarkEnd w:id="346"/>
    </w:p>
    <w:p w14:paraId="16ABD7A9" w14:textId="10D441BC" w:rsidR="00C957C8" w:rsidRDefault="00A01EFB" w:rsidP="0030419E">
      <w:r>
        <w:rPr>
          <w:lang w:val="en-GB"/>
        </w:rPr>
        <w:t xml:space="preserve">As discussed in section </w:t>
      </w:r>
      <w:r>
        <w:rPr>
          <w:lang w:val="en-GB"/>
        </w:rPr>
        <w:fldChar w:fldCharType="begin"/>
      </w:r>
      <w:r>
        <w:rPr>
          <w:lang w:val="en-GB"/>
        </w:rPr>
        <w:instrText xml:space="preserve"> REF _Ref292378479 \r \h </w:instrText>
      </w:r>
      <w:r>
        <w:rPr>
          <w:lang w:val="en-GB"/>
        </w:rPr>
      </w:r>
      <w:r>
        <w:rPr>
          <w:lang w:val="en-GB"/>
        </w:rPr>
        <w:fldChar w:fldCharType="separate"/>
      </w:r>
      <w:r>
        <w:rPr>
          <w:lang w:val="en-GB"/>
        </w:rPr>
        <w:t>6</w:t>
      </w:r>
      <w:r>
        <w:rPr>
          <w:lang w:val="en-GB"/>
        </w:rPr>
        <w:fldChar w:fldCharType="end"/>
      </w:r>
      <w:r>
        <w:rPr>
          <w:lang w:val="en-GB"/>
        </w:rPr>
        <w:t xml:space="preserve">, </w:t>
      </w:r>
      <w:r w:rsidRPr="00A01EFB">
        <w:t>NSI does not specify how a specific network deployment performs end user authorization.</w:t>
      </w:r>
      <w:r>
        <w:t xml:space="preserve">  </w:t>
      </w:r>
      <w:r w:rsidRPr="00A01EFB">
        <w:rPr>
          <w:lang w:val="en-GB"/>
        </w:rPr>
        <w:t xml:space="preserve">The final decision to approve an operation is left up to the uPA associated with the </w:t>
      </w:r>
      <w:del w:id="347" w:author="Guy Roberts" w:date="2015-05-13T11:37:00Z">
        <w:r w:rsidRPr="00A01EFB" w:rsidDel="003720BB">
          <w:rPr>
            <w:lang w:val="en-GB"/>
          </w:rPr>
          <w:delText xml:space="preserve">network </w:delText>
        </w:r>
      </w:del>
      <w:ins w:id="348" w:author="Guy Roberts" w:date="2015-05-13T11:37:00Z">
        <w:r w:rsidR="003720BB">
          <w:rPr>
            <w:lang w:val="en-GB"/>
          </w:rPr>
          <w:t>Network</w:t>
        </w:r>
        <w:r w:rsidR="003720BB" w:rsidRPr="00A01EFB">
          <w:rPr>
            <w:lang w:val="en-GB"/>
          </w:rPr>
          <w:t xml:space="preserve"> </w:t>
        </w:r>
      </w:ins>
      <w:r w:rsidRPr="00A01EFB">
        <w:rPr>
          <w:lang w:val="en-GB"/>
        </w:rPr>
        <w:t xml:space="preserve">containing the requested </w:t>
      </w:r>
      <w:r w:rsidR="004313FC">
        <w:rPr>
          <w:lang w:val="en-GB"/>
        </w:rPr>
        <w:t>resources</w:t>
      </w:r>
      <w:r w:rsidRPr="00A01EFB">
        <w:rPr>
          <w:lang w:val="en-GB"/>
        </w:rPr>
        <w:t>.</w:t>
      </w:r>
      <w:r>
        <w:rPr>
          <w:lang w:val="en-GB"/>
        </w:rPr>
        <w:t xml:space="preserve">  </w:t>
      </w:r>
      <w:r>
        <w:t xml:space="preserve">By making </w:t>
      </w:r>
      <w:r w:rsidRPr="00A01EFB">
        <w:t xml:space="preserve">authorization a deployment time decision, NSI has provided the most flexibility for </w:t>
      </w:r>
      <w:r w:rsidR="00A60056">
        <w:t xml:space="preserve">end </w:t>
      </w:r>
      <w:r w:rsidRPr="00A01EFB">
        <w:t>networks</w:t>
      </w:r>
      <w:r w:rsidR="00C957C8">
        <w:t xml:space="preserve">, allowing each </w:t>
      </w:r>
      <w:del w:id="349" w:author="Guy Roberts" w:date="2015-05-12T17:26:00Z">
        <w:r w:rsidRPr="00A01EFB" w:rsidDel="0076658D">
          <w:delText xml:space="preserve">network </w:delText>
        </w:r>
      </w:del>
      <w:ins w:id="350" w:author="Guy Roberts" w:date="2015-05-12T17:26:00Z">
        <w:r w:rsidR="0076658D">
          <w:t>Network</w:t>
        </w:r>
        <w:r w:rsidR="0076658D" w:rsidRPr="00A01EFB">
          <w:t xml:space="preserve"> </w:t>
        </w:r>
      </w:ins>
      <w:r w:rsidR="00C957C8">
        <w:t>to</w:t>
      </w:r>
      <w:r w:rsidRPr="00A01EFB">
        <w:t xml:space="preserve"> decide on how they would like to authorize </w:t>
      </w:r>
      <w:r w:rsidR="00A60056">
        <w:t xml:space="preserve">a user’s </w:t>
      </w:r>
      <w:r w:rsidRPr="00A01EFB">
        <w:t>access to their resources.</w:t>
      </w:r>
    </w:p>
    <w:p w14:paraId="336078F7" w14:textId="77777777" w:rsidR="00C957C8" w:rsidRDefault="00C957C8" w:rsidP="0030419E"/>
    <w:p w14:paraId="53D66E95" w14:textId="7EAE2699" w:rsidR="00A01EFB" w:rsidRDefault="00A01EFB" w:rsidP="0030419E">
      <w:pPr>
        <w:rPr>
          <w:ins w:id="351" w:author="Guy Roberts" w:date="2015-05-12T17:30:00Z"/>
        </w:rPr>
      </w:pPr>
      <w:r>
        <w:t xml:space="preserve">The goal of the NSI </w:t>
      </w:r>
      <w:commentRangeStart w:id="352"/>
      <w:del w:id="353" w:author="Guy Roberts" w:date="2015-05-12T17:27:00Z">
        <w:r w:rsidDel="0076658D">
          <w:delText xml:space="preserve">infrastructure </w:delText>
        </w:r>
      </w:del>
      <w:commentRangeEnd w:id="352"/>
      <w:ins w:id="354" w:author="Guy Roberts" w:date="2015-05-12T17:27:00Z">
        <w:r w:rsidR="0076658D">
          <w:t xml:space="preserve"> protocol </w:t>
        </w:r>
      </w:ins>
      <w:r w:rsidR="0076658D">
        <w:rPr>
          <w:rStyle w:val="CommentReference"/>
        </w:rPr>
        <w:commentReference w:id="352"/>
      </w:r>
      <w:r>
        <w:t xml:space="preserve">is to transparently pass the </w:t>
      </w:r>
      <w:r w:rsidR="00C957C8">
        <w:t>required</w:t>
      </w:r>
      <w:r>
        <w:t xml:space="preserve"> authorization info</w:t>
      </w:r>
      <w:r w:rsidR="00A60056">
        <w:t xml:space="preserve">rmation from the </w:t>
      </w:r>
      <w:del w:id="355" w:author="Guy Roberts" w:date="2015-05-12T17:38:00Z">
        <w:r w:rsidR="00A60056" w:rsidDel="00E90BD0">
          <w:delText>end user</w:delText>
        </w:r>
      </w:del>
      <w:ins w:id="356" w:author="Guy Roberts" w:date="2015-05-12T17:38:00Z">
        <w:r w:rsidR="00E90BD0">
          <w:t>Originating Entity</w:t>
        </w:r>
      </w:ins>
      <w:r w:rsidR="00A60056">
        <w:t xml:space="preserve"> (via a uRA) to the </w:t>
      </w:r>
      <w:del w:id="357" w:author="Guy Roberts" w:date="2015-05-12T17:38:00Z">
        <w:r w:rsidR="00A60056" w:rsidDel="00E90BD0">
          <w:delText>network provider</w:delText>
        </w:r>
      </w:del>
      <w:ins w:id="358" w:author="Guy Roberts" w:date="2015-05-12T17:38:00Z">
        <w:r w:rsidR="00E90BD0">
          <w:t>NRM</w:t>
        </w:r>
      </w:ins>
      <w:r w:rsidR="00A60056">
        <w:t xml:space="preserve"> (via uPA).  Similar to the </w:t>
      </w:r>
      <w:r w:rsidR="004313FC">
        <w:t xml:space="preserve">mechanism used in </w:t>
      </w:r>
      <w:r w:rsidR="00A60056">
        <w:t xml:space="preserve">section </w:t>
      </w:r>
      <w:r w:rsidR="00A60056">
        <w:fldChar w:fldCharType="begin"/>
      </w:r>
      <w:r w:rsidR="00A60056">
        <w:instrText xml:space="preserve"> REF _Ref292378879 \r \h </w:instrText>
      </w:r>
      <w:r w:rsidR="00A60056">
        <w:fldChar w:fldCharType="separate"/>
      </w:r>
      <w:r w:rsidR="00A60056">
        <w:t>7.1</w:t>
      </w:r>
      <w:r w:rsidR="00A60056">
        <w:fldChar w:fldCharType="end"/>
      </w:r>
      <w:r w:rsidR="00A60056">
        <w:t>, “</w:t>
      </w:r>
      <w:r w:rsidR="00A60056">
        <w:fldChar w:fldCharType="begin"/>
      </w:r>
      <w:r w:rsidR="00A60056">
        <w:instrText xml:space="preserve"> REF _Ref292378862 \h </w:instrText>
      </w:r>
      <w:r w:rsidR="00A60056">
        <w:fldChar w:fldCharType="separate"/>
      </w:r>
      <w:ins w:id="359" w:author="Guy Roberts" w:date="2015-05-13T11:38:00Z">
        <w:r w:rsidR="003720BB" w:rsidRPr="0030419E">
          <w:rPr>
            <w:lang w:val="en-GB"/>
          </w:rPr>
          <w:t>Originating</w:t>
        </w:r>
        <w:r w:rsidR="003720BB">
          <w:rPr>
            <w:lang w:val="en-GB"/>
          </w:rPr>
          <w:t xml:space="preserve"> Entity</w:t>
        </w:r>
        <w:r w:rsidR="003720BB" w:rsidRPr="0030419E">
          <w:rPr>
            <w:lang w:val="en-GB"/>
          </w:rPr>
          <w:t xml:space="preserve"> Identifier</w:t>
        </w:r>
      </w:ins>
      <w:del w:id="360" w:author="Guy Roberts" w:date="2015-05-13T11:38:00Z">
        <w:r w:rsidR="00A60056" w:rsidRPr="0030419E" w:rsidDel="003720BB">
          <w:rPr>
            <w:lang w:val="en-GB"/>
          </w:rPr>
          <w:delText>Originating Identifier</w:delText>
        </w:r>
      </w:del>
      <w:r w:rsidR="00A60056">
        <w:fldChar w:fldCharType="end"/>
      </w:r>
      <w:r w:rsidR="00A60056">
        <w:t>”, authorization information is passed from the uRA to the uPA using the</w:t>
      </w:r>
      <w:r w:rsidRPr="00A01EFB">
        <w:t xml:space="preserve"> flexible </w:t>
      </w:r>
      <w:r w:rsidRPr="00A01EFB">
        <w:rPr>
          <w:i/>
          <w:iCs/>
        </w:rPr>
        <w:t>sessionSecurityAttr</w:t>
      </w:r>
      <w:r w:rsidRPr="00A01EFB">
        <w:t xml:space="preserve"> </w:t>
      </w:r>
      <w:r w:rsidR="004313FC">
        <w:t>element</w:t>
      </w:r>
      <w:r w:rsidRPr="00A01EFB">
        <w:t xml:space="preserve"> for securely transporting security related information between NSA within the trusted </w:t>
      </w:r>
      <w:r w:rsidR="00C957C8">
        <w:t>Service P</w:t>
      </w:r>
      <w:r w:rsidRPr="00A01EFB">
        <w:t>lane.</w:t>
      </w:r>
      <w:r w:rsidR="00A60056">
        <w:t xml:space="preserve">  </w:t>
      </w:r>
      <w:r w:rsidRPr="00A01EFB">
        <w:t xml:space="preserve">Security </w:t>
      </w:r>
      <w:r w:rsidR="00A60056">
        <w:t xml:space="preserve">related </w:t>
      </w:r>
      <w:r w:rsidRPr="00A01EFB">
        <w:t>attributes introduced by the uRA are securely transported to all uPA involved in the reservation</w:t>
      </w:r>
      <w:r w:rsidR="00A60056">
        <w:t>.</w:t>
      </w:r>
    </w:p>
    <w:p w14:paraId="29BCE434" w14:textId="77777777" w:rsidR="0076658D" w:rsidRDefault="0076658D" w:rsidP="0030419E">
      <w:pPr>
        <w:rPr>
          <w:ins w:id="361" w:author="Guy Roberts" w:date="2015-05-12T17:33:00Z"/>
        </w:rPr>
      </w:pPr>
    </w:p>
    <w:p w14:paraId="621B7ABC" w14:textId="0834B07C" w:rsidR="0076658D" w:rsidRDefault="00E90BD0" w:rsidP="0030419E">
      <w:pPr>
        <w:rPr>
          <w:ins w:id="362" w:author="Guy Roberts" w:date="2015-05-12T17:30:00Z"/>
        </w:rPr>
      </w:pPr>
      <w:commentRangeStart w:id="363"/>
      <w:ins w:id="364" w:author="Guy Roberts" w:date="2015-05-12T17:36:00Z">
        <w:r>
          <w:rPr>
            <w:noProof/>
            <w:lang w:val="en-GB" w:eastAsia="en-GB"/>
          </w:rPr>
          <w:lastRenderedPageBreak/>
          <w:drawing>
            <wp:inline distT="0" distB="0" distL="0" distR="0" wp14:anchorId="64A822BA" wp14:editId="14259F0A">
              <wp:extent cx="5500432" cy="3733800"/>
              <wp:effectExtent l="0" t="0" r="5080" b="0"/>
              <wp:docPr id="9" name="Picture 9" descr="\\CHFILE02\Folders\gu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FILE02\Folders\guy\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107" cy="3738331"/>
                      </a:xfrm>
                      <a:prstGeom prst="rect">
                        <a:avLst/>
                      </a:prstGeom>
                      <a:noFill/>
                      <a:ln>
                        <a:noFill/>
                      </a:ln>
                    </pic:spPr>
                  </pic:pic>
                </a:graphicData>
              </a:graphic>
            </wp:inline>
          </w:drawing>
        </w:r>
      </w:ins>
      <w:commentRangeEnd w:id="363"/>
      <w:ins w:id="365" w:author="Guy Roberts" w:date="2015-05-13T11:39:00Z">
        <w:r w:rsidR="003720BB">
          <w:rPr>
            <w:rStyle w:val="CommentReference"/>
          </w:rPr>
          <w:commentReference w:id="363"/>
        </w:r>
      </w:ins>
    </w:p>
    <w:p w14:paraId="79BE5550" w14:textId="77777777" w:rsidR="0076658D" w:rsidRDefault="0076658D" w:rsidP="0030419E"/>
    <w:p w14:paraId="1A0CC2FC" w14:textId="0252F61D" w:rsidR="00A60056" w:rsidRPr="00A01EFB" w:rsidDel="00E90BD0" w:rsidRDefault="00A60056" w:rsidP="0030419E">
      <w:pPr>
        <w:rPr>
          <w:del w:id="366" w:author="Guy Roberts" w:date="2015-05-12T17:40:00Z"/>
          <w:lang w:val="en-CA"/>
        </w:rPr>
      </w:pPr>
    </w:p>
    <w:p w14:paraId="4D1C73CA" w14:textId="7A0BA8C0" w:rsidR="00A01EFB" w:rsidRDefault="00A01EFB" w:rsidP="001A5B0B">
      <w:pPr>
        <w:rPr>
          <w:lang w:val="en-GB"/>
        </w:rPr>
      </w:pPr>
    </w:p>
    <w:p w14:paraId="76A10540" w14:textId="1120C563" w:rsidR="00A60056" w:rsidRDefault="00A60056" w:rsidP="0030419E">
      <w:pPr>
        <w:pStyle w:val="Caption"/>
        <w:rPr>
          <w:lang w:val="en-GB"/>
        </w:rPr>
      </w:pPr>
      <w:r>
        <w:t xml:space="preserve">Figure </w:t>
      </w:r>
      <w:fldSimple w:instr=" SEQ Figure \* ARABIC ">
        <w:r w:rsidR="0059248B">
          <w:rPr>
            <w:noProof/>
          </w:rPr>
          <w:t>9</w:t>
        </w:r>
      </w:fldSimple>
      <w:r>
        <w:t xml:space="preserve"> – Service Plane security.</w:t>
      </w:r>
    </w:p>
    <w:p w14:paraId="32D9F6B5" w14:textId="43B861D8" w:rsidR="00EA088A" w:rsidRPr="0030419E" w:rsidRDefault="00F4467E" w:rsidP="001A5B0B">
      <w:pPr>
        <w:rPr>
          <w:lang w:val="en-GB"/>
        </w:rPr>
      </w:pPr>
      <w:r w:rsidRPr="0030419E">
        <w:rPr>
          <w:lang w:val="en-GB"/>
        </w:rPr>
        <w:t>Authorization decisions are made</w:t>
      </w:r>
      <w:r w:rsidR="004313FC">
        <w:rPr>
          <w:lang w:val="en-GB"/>
        </w:rPr>
        <w:t xml:space="preserve"> </w:t>
      </w:r>
      <w:del w:id="367" w:author="Guy Roberts" w:date="2015-05-12T17:40:00Z">
        <w:r w:rsidR="004313FC" w:rsidDel="00E90BD0">
          <w:rPr>
            <w:lang w:val="en-GB"/>
          </w:rPr>
          <w:delText xml:space="preserve">by </w:delText>
        </w:r>
      </w:del>
      <w:r w:rsidRPr="0030419E">
        <w:rPr>
          <w:lang w:val="en-GB"/>
        </w:rPr>
        <w:t>based on attribute values that serve as input for policy rules</w:t>
      </w:r>
      <w:r w:rsidR="00BB240E" w:rsidRPr="0030419E">
        <w:rPr>
          <w:lang w:val="en-GB"/>
        </w:rPr>
        <w:t xml:space="preserve"> that</w:t>
      </w:r>
      <w:r w:rsidRPr="0030419E">
        <w:rPr>
          <w:lang w:val="en-GB"/>
        </w:rPr>
        <w:t xml:space="preserve"> are either stored locally</w:t>
      </w:r>
      <w:r w:rsidR="00BB240E" w:rsidRPr="0030419E">
        <w:rPr>
          <w:lang w:val="en-GB"/>
        </w:rPr>
        <w:t xml:space="preserve">, </w:t>
      </w:r>
      <w:r w:rsidRPr="0030419E">
        <w:rPr>
          <w:lang w:val="en-GB"/>
        </w:rPr>
        <w:t xml:space="preserve">or are fetched from one or more </w:t>
      </w:r>
      <w:r w:rsidR="00911230">
        <w:rPr>
          <w:lang w:val="en-GB"/>
        </w:rPr>
        <w:t>authorization</w:t>
      </w:r>
      <w:r w:rsidR="00911230" w:rsidRPr="0030419E">
        <w:rPr>
          <w:lang w:val="en-GB"/>
        </w:rPr>
        <w:t xml:space="preserve"> </w:t>
      </w:r>
      <w:r w:rsidRPr="0030419E">
        <w:rPr>
          <w:lang w:val="en-GB"/>
        </w:rPr>
        <w:t>policy DBs</w:t>
      </w:r>
      <w:r w:rsidR="00BB240E" w:rsidRPr="0030419E">
        <w:rPr>
          <w:lang w:val="en-GB"/>
        </w:rPr>
        <w:t>,</w:t>
      </w:r>
      <w:r w:rsidRPr="0030419E">
        <w:rPr>
          <w:lang w:val="en-GB"/>
        </w:rPr>
        <w:t xml:space="preserve"> or both.</w:t>
      </w:r>
      <w:r w:rsidR="001A5B0B" w:rsidRPr="0030419E">
        <w:rPr>
          <w:lang w:val="en-GB"/>
        </w:rPr>
        <w:t xml:space="preserve"> Any NSI message attribute can be used as input for policy evaluation. Additional attributes needed for policy evaluation can be added to the NSI message header</w:t>
      </w:r>
      <w:r w:rsidR="003F7CE7">
        <w:rPr>
          <w:lang w:val="en-GB"/>
        </w:rPr>
        <w:t xml:space="preserve"> using the </w:t>
      </w:r>
      <w:r w:rsidR="003F7CE7" w:rsidRPr="0030419E">
        <w:rPr>
          <w:i/>
          <w:lang w:val="en-GB"/>
        </w:rPr>
        <w:t>sessionSecurityAttr</w:t>
      </w:r>
      <w:r w:rsidR="003F7CE7">
        <w:rPr>
          <w:lang w:val="en-GB"/>
        </w:rPr>
        <w:t xml:space="preserve"> element</w:t>
      </w:r>
      <w:r w:rsidR="001A5B0B" w:rsidRPr="0030419E">
        <w:rPr>
          <w:lang w:val="en-GB"/>
        </w:rPr>
        <w:t>.</w:t>
      </w:r>
      <w:r w:rsidR="00EA088A" w:rsidRPr="0030419E">
        <w:rPr>
          <w:lang w:val="en-GB"/>
        </w:rPr>
        <w:t xml:space="preserve"> Examples of additional security attributes are:</w:t>
      </w:r>
    </w:p>
    <w:p w14:paraId="0F8910FA" w14:textId="77777777" w:rsidR="00757D8B" w:rsidRPr="0030419E" w:rsidRDefault="00757D8B" w:rsidP="001A5B0B">
      <w:pPr>
        <w:rPr>
          <w:lang w:val="en-GB"/>
        </w:rPr>
      </w:pPr>
    </w:p>
    <w:p w14:paraId="4FD34D8B" w14:textId="0F2A1C3F" w:rsidR="004B33B2" w:rsidRPr="0030419E" w:rsidRDefault="004B33B2" w:rsidP="004B33B2">
      <w:pPr>
        <w:pStyle w:val="ListParagraph"/>
        <w:numPr>
          <w:ilvl w:val="0"/>
          <w:numId w:val="16"/>
        </w:numPr>
        <w:rPr>
          <w:lang w:val="en-GB"/>
        </w:rPr>
      </w:pPr>
      <w:r w:rsidRPr="0030419E">
        <w:rPr>
          <w:lang w:val="en-GB"/>
        </w:rPr>
        <w:t>X.509 certi</w:t>
      </w:r>
      <w:r w:rsidR="003F7CE7">
        <w:rPr>
          <w:lang w:val="en-GB"/>
        </w:rPr>
        <w:t>fi</w:t>
      </w:r>
      <w:r w:rsidRPr="0030419E">
        <w:rPr>
          <w:lang w:val="en-GB"/>
        </w:rPr>
        <w:t>cates</w:t>
      </w:r>
    </w:p>
    <w:p w14:paraId="400A2C1B" w14:textId="5A9739E3" w:rsidR="004B33B2" w:rsidRPr="0030419E" w:rsidRDefault="004B33B2" w:rsidP="004B33B2">
      <w:pPr>
        <w:pStyle w:val="ListParagraph"/>
        <w:numPr>
          <w:ilvl w:val="0"/>
          <w:numId w:val="16"/>
        </w:numPr>
        <w:rPr>
          <w:lang w:val="en-GB"/>
        </w:rPr>
      </w:pPr>
      <w:r w:rsidRPr="0030419E">
        <w:rPr>
          <w:lang w:val="en-GB"/>
        </w:rPr>
        <w:t>OAuth access tokens</w:t>
      </w:r>
    </w:p>
    <w:p w14:paraId="77DC5434" w14:textId="78ADAEB7" w:rsidR="004B33B2" w:rsidRDefault="004B33B2" w:rsidP="004B33B2">
      <w:pPr>
        <w:pStyle w:val="ListParagraph"/>
        <w:numPr>
          <w:ilvl w:val="0"/>
          <w:numId w:val="16"/>
        </w:numPr>
        <w:rPr>
          <w:lang w:val="en-GB"/>
        </w:rPr>
      </w:pPr>
      <w:r w:rsidRPr="0030419E">
        <w:rPr>
          <w:lang w:val="en-GB"/>
        </w:rPr>
        <w:t xml:space="preserve">Signed </w:t>
      </w:r>
      <w:r w:rsidR="003F7CE7">
        <w:rPr>
          <w:lang w:val="en-GB"/>
        </w:rPr>
        <w:t>attribute certificates</w:t>
      </w:r>
    </w:p>
    <w:p w14:paraId="5D8A51B6" w14:textId="6C18C0EC" w:rsidR="003F7CE7" w:rsidRPr="0030419E" w:rsidRDefault="003F7CE7" w:rsidP="004B33B2">
      <w:pPr>
        <w:pStyle w:val="ListParagraph"/>
        <w:numPr>
          <w:ilvl w:val="0"/>
          <w:numId w:val="16"/>
        </w:numPr>
        <w:rPr>
          <w:lang w:val="en-GB"/>
        </w:rPr>
      </w:pPr>
      <w:r>
        <w:rPr>
          <w:lang w:val="en-GB"/>
        </w:rPr>
        <w:t>Group membership information</w:t>
      </w:r>
    </w:p>
    <w:p w14:paraId="5B5B7160" w14:textId="77777777" w:rsidR="00757D8B" w:rsidRPr="0030419E" w:rsidRDefault="00757D8B" w:rsidP="004B33B2">
      <w:pPr>
        <w:rPr>
          <w:lang w:val="en-GB"/>
        </w:rPr>
      </w:pPr>
    </w:p>
    <w:p w14:paraId="526D25D6" w14:textId="50B04A87" w:rsidR="00175D1D" w:rsidRPr="0030419E" w:rsidRDefault="003F7CE7" w:rsidP="0030419E">
      <w:pPr>
        <w:rPr>
          <w:lang w:val="en-GB"/>
        </w:rPr>
      </w:pPr>
      <w:commentRangeStart w:id="368"/>
      <w:r>
        <w:rPr>
          <w:lang w:val="en-GB"/>
        </w:rPr>
        <w:t>T</w:t>
      </w:r>
      <w:r w:rsidR="00175D1D" w:rsidRPr="0030419E">
        <w:rPr>
          <w:lang w:val="en-GB"/>
        </w:rPr>
        <w:t xml:space="preserve">he </w:t>
      </w:r>
      <w:commentRangeStart w:id="369"/>
      <w:del w:id="370" w:author="Guy Roberts" w:date="2015-05-12T17:41:00Z">
        <w:r w:rsidR="00175D1D" w:rsidRPr="0030419E" w:rsidDel="00E90BD0">
          <w:rPr>
            <w:lang w:val="en-GB"/>
          </w:rPr>
          <w:delText xml:space="preserve">originating </w:delText>
        </w:r>
      </w:del>
      <w:commentRangeEnd w:id="369"/>
      <w:r w:rsidR="003720BB">
        <w:rPr>
          <w:rStyle w:val="CommentReference"/>
        </w:rPr>
        <w:commentReference w:id="369"/>
      </w:r>
      <w:r>
        <w:rPr>
          <w:lang w:val="en-GB"/>
        </w:rPr>
        <w:t xml:space="preserve">uRA will be the primary source of </w:t>
      </w:r>
      <w:r>
        <w:rPr>
          <w:i/>
          <w:lang w:val="en-GB"/>
        </w:rPr>
        <w:t xml:space="preserve">security attributes within an NSI message, </w:t>
      </w:r>
      <w:r w:rsidRPr="00E90BD0">
        <w:rPr>
          <w:lang w:val="en-GB"/>
          <w:rPrChange w:id="371" w:author="Guy Roberts" w:date="2015-05-12T17:41:00Z">
            <w:rPr>
              <w:i/>
              <w:lang w:val="en-GB"/>
            </w:rPr>
          </w:rPrChange>
        </w:rPr>
        <w:t>however,</w:t>
      </w:r>
      <w:r>
        <w:rPr>
          <w:i/>
          <w:lang w:val="en-GB"/>
        </w:rPr>
        <w:t xml:space="preserve"> </w:t>
      </w:r>
      <w:r w:rsidR="00175D1D" w:rsidRPr="0030419E">
        <w:rPr>
          <w:lang w:val="en-GB"/>
        </w:rPr>
        <w:t xml:space="preserve">every NSA along the </w:t>
      </w:r>
      <w:r w:rsidR="004D1EE5" w:rsidRPr="0030419E">
        <w:rPr>
          <w:lang w:val="en-GB"/>
        </w:rPr>
        <w:t>Service Plane</w:t>
      </w:r>
      <w:ins w:id="372" w:author="Guy Roberts" w:date="2015-05-12T17:43:00Z">
        <w:r w:rsidR="00E90BD0">
          <w:rPr>
            <w:lang w:val="en-GB"/>
          </w:rPr>
          <w:t xml:space="preserve"> path</w:t>
        </w:r>
      </w:ins>
      <w:r w:rsidR="00175D1D" w:rsidRPr="0030419E">
        <w:rPr>
          <w:lang w:val="en-GB"/>
        </w:rPr>
        <w:t xml:space="preserve"> </w:t>
      </w:r>
      <w:r>
        <w:rPr>
          <w:lang w:val="en-GB"/>
        </w:rPr>
        <w:t xml:space="preserve">of a reservation </w:t>
      </w:r>
      <w:r w:rsidR="00175D1D" w:rsidRPr="0030419E">
        <w:rPr>
          <w:lang w:val="en-GB"/>
        </w:rPr>
        <w:t>can add additional attributes to a message</w:t>
      </w:r>
      <w:r>
        <w:rPr>
          <w:lang w:val="en-GB"/>
        </w:rPr>
        <w:t xml:space="preserve"> if needed.  These</w:t>
      </w:r>
      <w:r w:rsidR="00175D1D" w:rsidRPr="0030419E">
        <w:rPr>
          <w:lang w:val="en-GB"/>
        </w:rPr>
        <w:t xml:space="preserve"> are either new attributes that are deemed useful for NSAs downstream on the </w:t>
      </w:r>
      <w:r w:rsidR="004D1EE5" w:rsidRPr="0030419E">
        <w:rPr>
          <w:lang w:val="en-GB"/>
        </w:rPr>
        <w:t>Service Plane</w:t>
      </w:r>
      <w:r w:rsidR="00175D1D" w:rsidRPr="0030419E">
        <w:rPr>
          <w:lang w:val="en-GB"/>
        </w:rPr>
        <w:t xml:space="preserve"> path, or modified attributes that are the result of evaluating existing message security attributes.</w:t>
      </w:r>
      <w:r w:rsidR="00A73E62">
        <w:rPr>
          <w:lang w:val="en-GB"/>
        </w:rPr>
        <w:t xml:space="preserve">  </w:t>
      </w:r>
      <w:r w:rsidR="00175D1D" w:rsidRPr="0030419E">
        <w:rPr>
          <w:lang w:val="en-GB"/>
        </w:rPr>
        <w:t>NSA</w:t>
      </w:r>
      <w:ins w:id="373" w:author="Guy Roberts" w:date="2015-05-12T17:43:00Z">
        <w:r w:rsidR="00E90BD0">
          <w:rPr>
            <w:lang w:val="en-GB"/>
          </w:rPr>
          <w:t>s</w:t>
        </w:r>
      </w:ins>
      <w:r w:rsidR="00175D1D" w:rsidRPr="0030419E">
        <w:rPr>
          <w:lang w:val="en-GB"/>
        </w:rPr>
        <w:t xml:space="preserve"> </w:t>
      </w:r>
      <w:r w:rsidR="00A73E62">
        <w:rPr>
          <w:lang w:val="en-GB"/>
        </w:rPr>
        <w:t>should</w:t>
      </w:r>
      <w:r w:rsidR="00A73E62" w:rsidRPr="0030419E">
        <w:rPr>
          <w:lang w:val="en-GB"/>
        </w:rPr>
        <w:t xml:space="preserve"> </w:t>
      </w:r>
      <w:r w:rsidR="00175D1D" w:rsidRPr="0030419E">
        <w:rPr>
          <w:lang w:val="en-GB"/>
        </w:rPr>
        <w:t>be transparent for security attributes meaning that all received attributes plus any potential new attributes are passed on to all downstream NSAs.</w:t>
      </w:r>
      <w:commentRangeEnd w:id="368"/>
      <w:r w:rsidR="003720BB">
        <w:rPr>
          <w:rStyle w:val="CommentReference"/>
        </w:rPr>
        <w:commentReference w:id="368"/>
      </w:r>
    </w:p>
    <w:p w14:paraId="40515FF4" w14:textId="77777777" w:rsidR="00175D1D" w:rsidRPr="0030419E" w:rsidRDefault="00175D1D" w:rsidP="00175D1D">
      <w:pPr>
        <w:rPr>
          <w:lang w:val="en-GB"/>
        </w:rPr>
      </w:pPr>
    </w:p>
    <w:p w14:paraId="43C132D9" w14:textId="2A1CED25" w:rsidR="00757D8B" w:rsidRDefault="00C75946" w:rsidP="004B33B2">
      <w:pPr>
        <w:rPr>
          <w:lang w:val="en-GB"/>
        </w:rPr>
      </w:pPr>
      <w:r w:rsidRPr="0030419E">
        <w:rPr>
          <w:lang w:val="en-GB"/>
        </w:rPr>
        <w:t xml:space="preserve">The </w:t>
      </w:r>
      <w:r w:rsidR="00A73E62" w:rsidRPr="00A01EFB">
        <w:rPr>
          <w:i/>
          <w:iCs/>
        </w:rPr>
        <w:t>sessionSecurityAttr</w:t>
      </w:r>
      <w:r w:rsidR="00A73E62" w:rsidRPr="00A01EFB">
        <w:t xml:space="preserve"> </w:t>
      </w:r>
      <w:r w:rsidRPr="0030419E">
        <w:rPr>
          <w:lang w:val="en-GB"/>
        </w:rPr>
        <w:t xml:space="preserve">element </w:t>
      </w:r>
      <w:r w:rsidR="00175D1D" w:rsidRPr="0030419E">
        <w:rPr>
          <w:lang w:val="en-GB"/>
        </w:rPr>
        <w:t xml:space="preserve">is </w:t>
      </w:r>
      <w:r w:rsidRPr="0030419E">
        <w:rPr>
          <w:lang w:val="en-GB"/>
        </w:rPr>
        <w:t>used to add the additional security attributes to the NSI message header is described in a</w:t>
      </w:r>
      <w:r w:rsidR="002F7673" w:rsidRPr="0030419E">
        <w:rPr>
          <w:lang w:val="en-GB"/>
        </w:rPr>
        <w:t>n XML schema, and functions as a container for the individual at</w:t>
      </w:r>
      <w:r w:rsidR="00DA459B" w:rsidRPr="0030419E">
        <w:rPr>
          <w:lang w:val="en-GB"/>
        </w:rPr>
        <w:t>tributes. The context where the</w:t>
      </w:r>
      <w:r w:rsidR="002F7673" w:rsidRPr="0030419E">
        <w:rPr>
          <w:lang w:val="en-GB"/>
        </w:rPr>
        <w:t xml:space="preserve"> security attribute is to be evaluated is indicated by the </w:t>
      </w:r>
      <w:r w:rsidR="00A73E62" w:rsidRPr="00A01EFB">
        <w:rPr>
          <w:i/>
          <w:iCs/>
        </w:rPr>
        <w:t>sessionSecurityAttr</w:t>
      </w:r>
      <w:r w:rsidR="00A73E62">
        <w:rPr>
          <w:i/>
          <w:iCs/>
        </w:rPr>
        <w:t>.type</w:t>
      </w:r>
      <w:r w:rsidR="00A73E62">
        <w:rPr>
          <w:lang w:val="en-GB"/>
        </w:rPr>
        <w:t xml:space="preserve"> attribute that dictates the type of security attribute represented by the </w:t>
      </w:r>
      <w:r w:rsidR="00A73E62" w:rsidRPr="00A01EFB">
        <w:rPr>
          <w:i/>
          <w:iCs/>
        </w:rPr>
        <w:t>sessionSecurityAttr</w:t>
      </w:r>
      <w:r w:rsidR="00A73E62" w:rsidRPr="00A01EFB">
        <w:t xml:space="preserve"> </w:t>
      </w:r>
      <w:r w:rsidR="00A73E62" w:rsidRPr="00B90C0D">
        <w:rPr>
          <w:lang w:val="en-GB"/>
        </w:rPr>
        <w:t>element</w:t>
      </w:r>
      <w:r w:rsidR="00A73E62">
        <w:rPr>
          <w:lang w:val="en-GB"/>
        </w:rPr>
        <w:t>.  In the previous section the “</w:t>
      </w:r>
      <w:r w:rsidR="00A73E62" w:rsidRPr="0030419E">
        <w:rPr>
          <w:i/>
        </w:rPr>
        <w:t>urn:ogf:nsi:security:attr:originatingId</w:t>
      </w:r>
      <w:r w:rsidR="00A73E62">
        <w:rPr>
          <w:lang w:val="en-GB"/>
        </w:rPr>
        <w:t>” attribute type was defined with a specific behaviour all NSA</w:t>
      </w:r>
      <w:ins w:id="374" w:author="Guy Roberts" w:date="2015-05-12T17:44:00Z">
        <w:r w:rsidR="00E90BD0">
          <w:rPr>
            <w:lang w:val="en-GB"/>
          </w:rPr>
          <w:t>s</w:t>
        </w:r>
      </w:ins>
      <w:r w:rsidR="00A73E62">
        <w:rPr>
          <w:lang w:val="en-GB"/>
        </w:rPr>
        <w:t xml:space="preserve"> could understand.  In this section we </w:t>
      </w:r>
      <w:r w:rsidR="00A73E62">
        <w:rPr>
          <w:lang w:val="en-GB"/>
        </w:rPr>
        <w:lastRenderedPageBreak/>
        <w:t>define the “</w:t>
      </w:r>
      <w:r w:rsidR="00A73E62" w:rsidRPr="00A73E62">
        <w:rPr>
          <w:bCs/>
          <w:i/>
          <w:iCs/>
        </w:rPr>
        <w:t>urn:ogf:nsi:security:attr:realm</w:t>
      </w:r>
      <w:r w:rsidR="00A73E62">
        <w:rPr>
          <w:lang w:val="en-GB"/>
        </w:rPr>
        <w:t xml:space="preserve">” attribute type that allows a </w:t>
      </w:r>
      <w:r w:rsidR="00A73E62" w:rsidRPr="00A01EFB">
        <w:rPr>
          <w:i/>
          <w:iCs/>
        </w:rPr>
        <w:t>sessionSecurityAttr</w:t>
      </w:r>
      <w:r w:rsidR="00A73E62" w:rsidRPr="00A01EFB">
        <w:t xml:space="preserve"> </w:t>
      </w:r>
      <w:r w:rsidR="00A73E62" w:rsidRPr="00B90C0D">
        <w:rPr>
          <w:lang w:val="en-GB"/>
        </w:rPr>
        <w:t>element</w:t>
      </w:r>
      <w:r w:rsidR="00A73E62">
        <w:rPr>
          <w:lang w:val="en-GB"/>
        </w:rPr>
        <w:t xml:space="preserve"> to be scoped to a specific authorization realm.  NSA</w:t>
      </w:r>
      <w:ins w:id="375" w:author="Guy Roberts" w:date="2015-05-12T17:44:00Z">
        <w:r w:rsidR="00E90BD0">
          <w:rPr>
            <w:lang w:val="en-GB"/>
          </w:rPr>
          <w:t>s</w:t>
        </w:r>
      </w:ins>
      <w:r w:rsidR="00A73E62">
        <w:rPr>
          <w:lang w:val="en-GB"/>
        </w:rPr>
        <w:t xml:space="preserve"> that are members of the identified authorization realm will understand the contents of the element and use</w:t>
      </w:r>
      <w:ins w:id="376" w:author="Guy Roberts" w:date="2015-05-12T17:44:00Z">
        <w:r w:rsidR="008F7718">
          <w:rPr>
            <w:lang w:val="en-GB"/>
          </w:rPr>
          <w:t xml:space="preserve"> them</w:t>
        </w:r>
      </w:ins>
      <w:r w:rsidR="00A73E62">
        <w:rPr>
          <w:lang w:val="en-GB"/>
        </w:rPr>
        <w:t xml:space="preserve"> appropriately, while those that are not a member</w:t>
      </w:r>
      <w:ins w:id="377" w:author="Guy Roberts" w:date="2015-05-13T11:42:00Z">
        <w:r w:rsidR="003720BB">
          <w:rPr>
            <w:lang w:val="en-GB"/>
          </w:rPr>
          <w:t>,</w:t>
        </w:r>
      </w:ins>
      <w:r w:rsidR="00A73E62">
        <w:rPr>
          <w:lang w:val="en-GB"/>
        </w:rPr>
        <w:t xml:space="preserve"> need not concern themselves with the content, but still follow the transparency rules if needed.  </w:t>
      </w:r>
      <w:r w:rsidR="00C6196E" w:rsidRPr="0030419E">
        <w:rPr>
          <w:lang w:val="en-GB"/>
        </w:rPr>
        <w:t>An NSA can be part of zero, one</w:t>
      </w:r>
      <w:r w:rsidR="00A73E62">
        <w:rPr>
          <w:lang w:val="en-GB"/>
        </w:rPr>
        <w:t>,</w:t>
      </w:r>
      <w:r w:rsidR="00C6196E" w:rsidRPr="0030419E">
        <w:rPr>
          <w:lang w:val="en-GB"/>
        </w:rPr>
        <w:t xml:space="preserve"> or more authorization </w:t>
      </w:r>
      <w:r w:rsidR="00A73E62">
        <w:rPr>
          <w:lang w:val="en-GB"/>
        </w:rPr>
        <w:t>realms</w:t>
      </w:r>
      <w:r w:rsidR="00C6196E" w:rsidRPr="0030419E">
        <w:rPr>
          <w:lang w:val="en-GB"/>
        </w:rPr>
        <w:t xml:space="preserve">, and more </w:t>
      </w:r>
      <w:del w:id="378" w:author="Guy Roberts" w:date="2015-05-12T17:45:00Z">
        <w:r w:rsidR="00C6196E" w:rsidRPr="0030419E" w:rsidDel="008F7718">
          <w:rPr>
            <w:lang w:val="en-GB"/>
          </w:rPr>
          <w:delText>then</w:delText>
        </w:r>
      </w:del>
      <w:ins w:id="379" w:author="Guy Roberts" w:date="2015-05-12T17:45:00Z">
        <w:r w:rsidR="008F7718" w:rsidRPr="0030419E">
          <w:rPr>
            <w:lang w:val="en-GB"/>
          </w:rPr>
          <w:t>than</w:t>
        </w:r>
      </w:ins>
      <w:r w:rsidR="00C6196E" w:rsidRPr="0030419E">
        <w:rPr>
          <w:lang w:val="en-GB"/>
        </w:rPr>
        <w:t xml:space="preserve"> one NSA can be part of the same authorization </w:t>
      </w:r>
      <w:r w:rsidR="00A73E62">
        <w:rPr>
          <w:lang w:val="en-GB"/>
        </w:rPr>
        <w:t>realm</w:t>
      </w:r>
      <w:r w:rsidR="00C6196E" w:rsidRPr="0030419E">
        <w:rPr>
          <w:lang w:val="en-GB"/>
        </w:rPr>
        <w:t>.</w:t>
      </w:r>
    </w:p>
    <w:p w14:paraId="35BDAF08" w14:textId="77777777" w:rsidR="009815AA" w:rsidRDefault="009815AA" w:rsidP="004B33B2">
      <w:pPr>
        <w:rPr>
          <w:lang w:val="en-GB"/>
        </w:rPr>
      </w:pPr>
    </w:p>
    <w:p w14:paraId="48F09E06" w14:textId="676C41CD" w:rsidR="009815AA" w:rsidRDefault="009815AA" w:rsidP="004B33B2">
      <w:pPr>
        <w:rPr>
          <w:lang w:val="en-GB"/>
        </w:rPr>
      </w:pPr>
      <w:r>
        <w:rPr>
          <w:lang w:val="en-GB"/>
        </w:rPr>
        <w:t xml:space="preserve">New </w:t>
      </w:r>
      <w:r w:rsidRPr="009815AA">
        <w:rPr>
          <w:i/>
          <w:iCs/>
        </w:rPr>
        <w:t>sessionSecurityAttr</w:t>
      </w:r>
      <w:r w:rsidRPr="009815AA">
        <w:t xml:space="preserve"> </w:t>
      </w:r>
      <w:r w:rsidRPr="009815AA">
        <w:rPr>
          <w:lang w:val="en-GB"/>
        </w:rPr>
        <w:t>element</w:t>
      </w:r>
      <w:r>
        <w:rPr>
          <w:lang w:val="en-GB"/>
        </w:rPr>
        <w:t xml:space="preserve"> types can be defined </w:t>
      </w:r>
      <w:ins w:id="380" w:author="Guy Roberts" w:date="2015-05-13T11:42:00Z">
        <w:r w:rsidR="003720BB">
          <w:rPr>
            <w:lang w:val="en-GB"/>
          </w:rPr>
          <w:t xml:space="preserve">and used </w:t>
        </w:r>
      </w:ins>
      <w:r>
        <w:rPr>
          <w:lang w:val="en-GB"/>
        </w:rPr>
        <w:t>as needed.  With the existing transparency rules in place these newly defined attributes can be seamlessly propagated to all NSA on the Service Plane participating in a specific reservation workflow.</w:t>
      </w:r>
      <w:r w:rsidR="00130CCC">
        <w:rPr>
          <w:lang w:val="en-GB"/>
        </w:rPr>
        <w:t xml:space="preserve">  NSA needing to interpret the new attributes can do so without impact to other NSA in the Service Plane.</w:t>
      </w:r>
    </w:p>
    <w:p w14:paraId="69CDC985" w14:textId="77777777" w:rsidR="00112927" w:rsidRDefault="00112927" w:rsidP="004B33B2">
      <w:pPr>
        <w:rPr>
          <w:lang w:val="en-GB"/>
        </w:rPr>
      </w:pPr>
    </w:p>
    <w:p w14:paraId="16B8ECA1" w14:textId="78AE4E1B" w:rsidR="00112927" w:rsidRDefault="00D42F5A" w:rsidP="004B33B2">
      <w:pPr>
        <w:rPr>
          <w:lang w:val="en-GB"/>
        </w:rPr>
      </w:pPr>
      <w:r>
        <w:rPr>
          <w:lang w:val="en-GB"/>
        </w:rPr>
        <w:t>As an</w:t>
      </w:r>
      <w:r w:rsidR="00112927">
        <w:rPr>
          <w:lang w:val="en-GB"/>
        </w:rPr>
        <w:t xml:space="preserve"> example, here is a </w:t>
      </w:r>
      <w:r w:rsidR="00112927" w:rsidRPr="009815AA">
        <w:rPr>
          <w:i/>
          <w:iCs/>
        </w:rPr>
        <w:t>sessionSecurityAttr</w:t>
      </w:r>
      <w:r w:rsidR="00112927" w:rsidRPr="009815AA">
        <w:t xml:space="preserve"> </w:t>
      </w:r>
      <w:r w:rsidR="00112927" w:rsidRPr="009815AA">
        <w:rPr>
          <w:lang w:val="en-GB"/>
        </w:rPr>
        <w:t>element</w:t>
      </w:r>
      <w:r w:rsidR="00112927">
        <w:rPr>
          <w:lang w:val="en-GB"/>
        </w:rPr>
        <w:t xml:space="preserve"> definition </w:t>
      </w:r>
      <w:r>
        <w:rPr>
          <w:lang w:val="en-GB"/>
        </w:rPr>
        <w:t>from</w:t>
      </w:r>
      <w:r w:rsidR="00112927">
        <w:rPr>
          <w:lang w:val="en-GB"/>
        </w:rPr>
        <w:t xml:space="preserve"> an authorization realm “</w:t>
      </w:r>
      <w:r w:rsidR="00112927" w:rsidRPr="0030419E">
        <w:rPr>
          <w:i/>
        </w:rPr>
        <w:t>http://idp.example.net</w:t>
      </w:r>
      <w:r w:rsidR="00112927">
        <w:rPr>
          <w:lang w:val="en-GB"/>
        </w:rPr>
        <w:t>”</w:t>
      </w:r>
      <w:r>
        <w:rPr>
          <w:lang w:val="en-GB"/>
        </w:rPr>
        <w:t xml:space="preserve">, with an </w:t>
      </w:r>
      <w:r w:rsidRPr="0030419E">
        <w:rPr>
          <w:i/>
          <w:lang w:val="en-GB"/>
        </w:rPr>
        <w:t>Attribute</w:t>
      </w:r>
      <w:r>
        <w:rPr>
          <w:lang w:val="en-GB"/>
        </w:rPr>
        <w:t xml:space="preserve"> element named “</w:t>
      </w:r>
      <w:r w:rsidRPr="0030419E">
        <w:rPr>
          <w:i/>
        </w:rPr>
        <w:t>urn:mace:dir:attribute-def:eduPersonAffiliation</w:t>
      </w:r>
      <w:r>
        <w:rPr>
          <w:lang w:val="en-GB"/>
        </w:rPr>
        <w:t xml:space="preserve">”, and an </w:t>
      </w:r>
      <w:r w:rsidRPr="0030419E">
        <w:rPr>
          <w:i/>
          <w:lang w:val="en-GB"/>
        </w:rPr>
        <w:t>AttributeValue</w:t>
      </w:r>
      <w:r>
        <w:rPr>
          <w:lang w:val="en-GB"/>
        </w:rPr>
        <w:t xml:space="preserve"> of “</w:t>
      </w:r>
      <w:r w:rsidRPr="0030419E">
        <w:rPr>
          <w:i/>
          <w:lang w:val="en-GB"/>
        </w:rPr>
        <w:t>student</w:t>
      </w:r>
      <w:r>
        <w:rPr>
          <w:lang w:val="en-GB"/>
        </w:rPr>
        <w:t>”.</w:t>
      </w:r>
    </w:p>
    <w:p w14:paraId="42BD28EA" w14:textId="77777777" w:rsidR="00112927" w:rsidRDefault="00112927" w:rsidP="004B33B2">
      <w:pPr>
        <w:rPr>
          <w:lang w:val="en-GB"/>
        </w:rPr>
      </w:pPr>
    </w:p>
    <w:p w14:paraId="384D38BA" w14:textId="77777777" w:rsidR="00112927" w:rsidRDefault="00112927"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"http://idp.example.net"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"urn:mace:dir:attribute-def:eduPersonAffiliation"</w:t>
      </w:r>
      <w:r w:rsidRPr="0030419E">
        <w:rPr>
          <w:rFonts w:ascii="Courier" w:hAnsi="Courier"/>
          <w:color w:val="F5844C"/>
          <w:sz w:val="16"/>
          <w:szCs w:val="16"/>
        </w:rPr>
        <w:t xml:space="preserve"> </w:t>
      </w:r>
    </w:p>
    <w:p w14:paraId="6DD782F4" w14:textId="23C85E9B" w:rsidR="00112927" w:rsidRPr="0030419E" w:rsidRDefault="00112927" w:rsidP="0030419E">
      <w:pPr>
        <w:rPr>
          <w:rFonts w:ascii="Courier" w:hAnsi="Courier"/>
          <w:sz w:val="16"/>
          <w:szCs w:val="16"/>
          <w:lang w:val="en-GB"/>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"xsd:string"</w:t>
      </w:r>
      <w:r w:rsidRPr="0030419E">
        <w:rPr>
          <w:rFonts w:ascii="Courier" w:hAnsi="Courier"/>
          <w:color w:val="000096"/>
          <w:sz w:val="16"/>
          <w:szCs w:val="16"/>
        </w:rPr>
        <w:t>&gt;</w:t>
      </w:r>
      <w:r w:rsidRPr="0030419E">
        <w:rPr>
          <w:rFonts w:ascii="Courier" w:hAnsi="Courier"/>
          <w:color w:val="000000"/>
          <w:sz w:val="16"/>
          <w:szCs w:val="16"/>
        </w:rPr>
        <w:t>student</w:t>
      </w:r>
      <w:r w:rsidRPr="0030419E">
        <w:rPr>
          <w:rFonts w:ascii="Courier" w:hAnsi="Courier"/>
          <w:color w:val="000096"/>
          <w:sz w:val="16"/>
          <w:szCs w:val="16"/>
        </w:rPr>
        <w:t>&lt;/saml:AttributeValue&gt;</w:t>
      </w:r>
      <w:r w:rsidRPr="0030419E">
        <w:rPr>
          <w:rFonts w:ascii="Courier" w:hAnsi="Courier"/>
          <w:color w:val="000000"/>
          <w:sz w:val="16"/>
          <w:szCs w:val="16"/>
        </w:rPr>
        <w:br/>
        <w:t xml:space="preserve">    </w:t>
      </w:r>
      <w:r w:rsidRPr="0030419E">
        <w:rPr>
          <w:rFonts w:ascii="Courier" w:hAnsi="Courier"/>
          <w:color w:val="000096"/>
          <w:sz w:val="16"/>
          <w:szCs w:val="16"/>
        </w:rPr>
        <w:t>&lt;/saml:Attribute&gt;</w:t>
      </w:r>
      <w:r w:rsidRPr="0030419E">
        <w:rPr>
          <w:rFonts w:ascii="Courier" w:hAnsi="Courier"/>
          <w:color w:val="000000"/>
          <w:sz w:val="16"/>
          <w:szCs w:val="16"/>
        </w:rPr>
        <w:br/>
      </w:r>
      <w:r w:rsidRPr="0030419E">
        <w:rPr>
          <w:rFonts w:ascii="Courier" w:hAnsi="Courier"/>
          <w:color w:val="000096"/>
          <w:sz w:val="16"/>
          <w:szCs w:val="16"/>
        </w:rPr>
        <w:t>&lt;/sessionSecurityAttr&gt;</w:t>
      </w:r>
    </w:p>
    <w:p w14:paraId="6F9CE153" w14:textId="77777777" w:rsidR="006E6F87" w:rsidRDefault="006E6F87" w:rsidP="004B33B2">
      <w:pPr>
        <w:rPr>
          <w:lang w:val="en-GB"/>
        </w:rPr>
      </w:pPr>
    </w:p>
    <w:p w14:paraId="707D2D34" w14:textId="4706C88C" w:rsidR="006E6F87" w:rsidRPr="0030419E" w:rsidRDefault="006E6F87" w:rsidP="004B33B2">
      <w:pPr>
        <w:rPr>
          <w:lang w:val="en-GB"/>
        </w:rPr>
      </w:pPr>
      <w:r>
        <w:rPr>
          <w:lang w:val="en-GB"/>
        </w:rPr>
        <w:t xml:space="preserve">In following sections describe how to utilize the </w:t>
      </w:r>
      <w:r w:rsidRPr="009815AA">
        <w:rPr>
          <w:i/>
          <w:iCs/>
        </w:rPr>
        <w:t>sessionSecurityAttr</w:t>
      </w:r>
      <w:r w:rsidRPr="009815AA">
        <w:t xml:space="preserve"> </w:t>
      </w:r>
      <w:r w:rsidRPr="009815AA">
        <w:rPr>
          <w:lang w:val="en-GB"/>
        </w:rPr>
        <w:t>element</w:t>
      </w:r>
      <w:r>
        <w:rPr>
          <w:lang w:val="en-GB"/>
        </w:rPr>
        <w:t xml:space="preserve"> to convey realm specific authorization information for the primary authorization use cases.</w:t>
      </w:r>
    </w:p>
    <w:p w14:paraId="784852BF" w14:textId="4EA733D2" w:rsidR="0069750D" w:rsidRDefault="00DC1EC0" w:rsidP="0030419E">
      <w:pPr>
        <w:pStyle w:val="Heading3"/>
        <w:rPr>
          <w:lang w:val="en-GB"/>
        </w:rPr>
      </w:pPr>
      <w:r>
        <w:rPr>
          <w:lang w:val="en-GB"/>
        </w:rPr>
        <w:t xml:space="preserve">Authorization using </w:t>
      </w:r>
      <w:r w:rsidR="0069750D">
        <w:rPr>
          <w:lang w:val="en-GB"/>
        </w:rPr>
        <w:t>OAuth</w:t>
      </w:r>
    </w:p>
    <w:p w14:paraId="162D77FB" w14:textId="3E86C4E9" w:rsidR="0069750D" w:rsidRDefault="0069750D" w:rsidP="0030419E">
      <w:r w:rsidRPr="0069750D">
        <w:t>OAuth provides a method for clients to access a protected resource on behalf of a resource owner.</w:t>
      </w:r>
      <w:r>
        <w:t xml:space="preserve">  </w:t>
      </w:r>
      <w:r w:rsidRPr="0069750D">
        <w:t>Before a client can access a protected resource, it must first obtain an authorization grant from the resource owner and then exchange the authorization grant for an access token.</w:t>
      </w:r>
      <w:r>
        <w:rPr>
          <w:lang w:val="en-CA"/>
        </w:rPr>
        <w:t xml:space="preserve">  </w:t>
      </w:r>
      <w:r>
        <w:t>This</w:t>
      </w:r>
      <w:r w:rsidRPr="0069750D">
        <w:t xml:space="preserve"> access token represents the grant's scope, duration, and other attributes granted by the authorization grant.</w:t>
      </w:r>
      <w:r>
        <w:rPr>
          <w:lang w:val="en-CA"/>
        </w:rPr>
        <w:t xml:space="preserve">  A client then </w:t>
      </w:r>
      <w:r w:rsidRPr="0069750D">
        <w:t>accesses the protected resource by presenting the access token to the resource server.</w:t>
      </w:r>
      <w:r w:rsidR="0059248B">
        <w:t xml:space="preserve">  See </w:t>
      </w:r>
      <w:r w:rsidR="0059248B">
        <w:fldChar w:fldCharType="begin"/>
      </w:r>
      <w:r w:rsidR="0059248B">
        <w:instrText xml:space="preserve"> REF _Ref292391124 \h </w:instrText>
      </w:r>
      <w:r w:rsidR="0059248B">
        <w:fldChar w:fldCharType="separate"/>
      </w:r>
      <w:r w:rsidR="0059248B">
        <w:t xml:space="preserve">Figure </w:t>
      </w:r>
      <w:r w:rsidR="0059248B">
        <w:rPr>
          <w:noProof/>
        </w:rPr>
        <w:t>10</w:t>
      </w:r>
      <w:r w:rsidR="0059248B">
        <w:fldChar w:fldCharType="end"/>
      </w:r>
      <w:r w:rsidR="0059248B">
        <w:t xml:space="preserve"> for this OAuth </w:t>
      </w:r>
      <w:r w:rsidR="00E86E62">
        <w:t>abstract protocol flow, with more details available in [RFC6749].</w:t>
      </w:r>
    </w:p>
    <w:p w14:paraId="716E6E6D" w14:textId="77777777" w:rsidR="0069750D" w:rsidRDefault="0069750D" w:rsidP="0030419E">
      <w:pPr>
        <w:rPr>
          <w:lang w:val="en-CA"/>
        </w:rPr>
      </w:pPr>
    </w:p>
    <w:p w14:paraId="7A0C43A8" w14:textId="77777777" w:rsidR="0059248B" w:rsidRDefault="0059248B" w:rsidP="0059248B">
      <w:pPr>
        <w:jc w:val="center"/>
      </w:pPr>
      <w:r>
        <w:rPr>
          <w:noProof/>
          <w:lang w:val="en-GB" w:eastAsia="en-GB"/>
        </w:rPr>
        <w:lastRenderedPageBreak/>
        <w:drawing>
          <wp:inline distT="0" distB="0" distL="0" distR="0" wp14:anchorId="7E6F5DEC" wp14:editId="11732A29">
            <wp:extent cx="4591050" cy="3238500"/>
            <wp:effectExtent l="0" t="0" r="6350" b="12700"/>
            <wp:docPr id="10" name="Picture 10" descr="Macintosh HD:Users:hacksaw:Desktop:Screen Shot 2015-05-04 at 8.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5-05-04 at 8.33.0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238500"/>
                    </a:xfrm>
                    <a:prstGeom prst="rect">
                      <a:avLst/>
                    </a:prstGeom>
                    <a:noFill/>
                    <a:ln>
                      <a:noFill/>
                    </a:ln>
                  </pic:spPr>
                </pic:pic>
              </a:graphicData>
            </a:graphic>
          </wp:inline>
        </w:drawing>
      </w:r>
    </w:p>
    <w:p w14:paraId="438C74F3" w14:textId="54BFA88B" w:rsidR="0059248B" w:rsidRDefault="0059248B" w:rsidP="0059248B">
      <w:pPr>
        <w:pStyle w:val="Caption"/>
      </w:pPr>
      <w:bookmarkStart w:id="381" w:name="_Ref292391124"/>
      <w:r>
        <w:t xml:space="preserve">Figure </w:t>
      </w:r>
      <w:fldSimple w:instr=" SEQ Figure \* ARABIC ">
        <w:r>
          <w:rPr>
            <w:noProof/>
          </w:rPr>
          <w:t>10</w:t>
        </w:r>
      </w:fldSimple>
      <w:bookmarkEnd w:id="381"/>
      <w:r>
        <w:t xml:space="preserve"> – OAuth </w:t>
      </w:r>
      <w:r w:rsidR="00E86E62">
        <w:t xml:space="preserve">2.0 </w:t>
      </w:r>
      <w:r>
        <w:t>abstract protocol flow.</w:t>
      </w:r>
    </w:p>
    <w:p w14:paraId="73CC274A" w14:textId="77777777" w:rsidR="0059248B" w:rsidRPr="0069750D" w:rsidRDefault="0059248B" w:rsidP="0030419E">
      <w:pPr>
        <w:rPr>
          <w:lang w:val="en-CA"/>
        </w:rPr>
      </w:pPr>
    </w:p>
    <w:p w14:paraId="3BD71628" w14:textId="72A62A85" w:rsidR="0069750D" w:rsidRDefault="0069750D" w:rsidP="0030419E">
      <w:r w:rsidRPr="0069750D">
        <w:t>In some cases, a client can directly present its own credentials to an authorization server to obtain an access token without having to first obtain an authorization grant from a resource owner.</w:t>
      </w:r>
      <w:r>
        <w:rPr>
          <w:lang w:val="en-CA"/>
        </w:rPr>
        <w:t xml:space="preserve">  </w:t>
      </w:r>
      <w:r w:rsidR="00F0619C" w:rsidRPr="00F0619C">
        <w:t xml:space="preserve">The access token provides an abstraction, replacing different authorization constructs (e.g., username and password, assertion) for a single token understood by the resource server. This abstraction enables </w:t>
      </w:r>
      <w:del w:id="382" w:author="Guy Roberts" w:date="2015-05-13T11:45:00Z">
        <w:r w:rsidR="00F0619C" w:rsidRPr="00F0619C" w:rsidDel="00B22E35">
          <w:delText>issuing </w:delText>
        </w:r>
      </w:del>
      <w:r w:rsidR="00F0619C" w:rsidRPr="00F0619C">
        <w:t>access tokens</w:t>
      </w:r>
      <w:ins w:id="383" w:author="Guy Roberts" w:date="2015-05-13T11:45:00Z">
        <w:r w:rsidR="00B22E35">
          <w:t xml:space="preserve"> to be issued which are</w:t>
        </w:r>
      </w:ins>
      <w:r w:rsidR="00F0619C" w:rsidRPr="00F0619C">
        <w:t xml:space="preserve"> valid for a short time period, as well as removing the resource server's need to understand a wide range of authentication schemes.</w:t>
      </w:r>
    </w:p>
    <w:p w14:paraId="46D48194" w14:textId="77777777" w:rsidR="00DC1EC0" w:rsidRDefault="00DC1EC0" w:rsidP="0030419E">
      <w:pPr>
        <w:rPr>
          <w:lang w:val="en-CA"/>
        </w:rPr>
      </w:pPr>
    </w:p>
    <w:p w14:paraId="39D532BB" w14:textId="4DEF6D94" w:rsidR="0059248B" w:rsidRDefault="0059248B" w:rsidP="0030419E">
      <w:r w:rsidRPr="0059248B">
        <w:t>OAuth assumes a p</w:t>
      </w:r>
      <w:r>
        <w:t xml:space="preserve">oint-to-point interaction model between the application and the actors within the protocol.  </w:t>
      </w:r>
      <w:r w:rsidRPr="0059248B">
        <w:t>The application client uses SSL/TLS for secure communications with the authorization server and the resource server</w:t>
      </w:r>
      <w:r>
        <w:t xml:space="preserve">, and </w:t>
      </w:r>
      <w:r w:rsidRPr="0059248B">
        <w:t>is responsible for maintaining the context of the access token (i.e. it must know the resource server corresponding to the access token).</w:t>
      </w:r>
      <w:r>
        <w:t xml:space="preserve">  </w:t>
      </w:r>
      <w:r w:rsidRPr="0059248B">
        <w:t xml:space="preserve">The authorization server </w:t>
      </w:r>
      <w:r>
        <w:t>does have</w:t>
      </w:r>
      <w:r w:rsidRPr="0059248B">
        <w:t xml:space="preserve"> the concept of “realm” so a single access token could grant access to resources on multiple resource servers</w:t>
      </w:r>
      <w:r>
        <w:t xml:space="preserve"> if they were all part of the same realm</w:t>
      </w:r>
      <w:r w:rsidRPr="0059248B">
        <w:t>.</w:t>
      </w:r>
    </w:p>
    <w:p w14:paraId="754BB282" w14:textId="77777777" w:rsidR="0059248B" w:rsidRPr="0030419E" w:rsidRDefault="0059248B" w:rsidP="0030419E"/>
    <w:p w14:paraId="43080CC5" w14:textId="624D259E" w:rsidR="0059248B" w:rsidRDefault="0059248B" w:rsidP="0030419E">
      <w:r w:rsidRPr="0059248B">
        <w:t>The application client is responsible for maintaining the secrecy of the access token as an intercepted token can be used to gain access to resources.</w:t>
      </w:r>
      <w:r>
        <w:t xml:space="preserve">  A limited lifetime is assigned to each access token to reduce the window of vulnerability for an intercepted token. </w:t>
      </w:r>
    </w:p>
    <w:p w14:paraId="245D759E" w14:textId="77D11A85" w:rsidR="001E31B2" w:rsidRDefault="001E31B2" w:rsidP="0030419E">
      <w:pPr>
        <w:pStyle w:val="Heading4"/>
        <w:rPr>
          <w:lang w:val="en-CA"/>
        </w:rPr>
      </w:pPr>
      <w:r>
        <w:rPr>
          <w:lang w:val="en-CA"/>
        </w:rPr>
        <w:t>Implementing OAuth in NSI</w:t>
      </w:r>
    </w:p>
    <w:p w14:paraId="3BD15C23" w14:textId="23AAB0FE" w:rsidR="004A79A8" w:rsidRDefault="001E31B2" w:rsidP="0030419E">
      <w:r>
        <w:t>In those NSI deployments using OAuth as an authorization mechanism for granting user</w:t>
      </w:r>
      <w:r w:rsidR="00AA5C88">
        <w:t>/application</w:t>
      </w:r>
      <w:r>
        <w:t xml:space="preserve"> access to network resources</w:t>
      </w:r>
      <w:r w:rsidR="004A79A8">
        <w:t>, the NSI</w:t>
      </w:r>
      <w:ins w:id="384" w:author="Guy Roberts" w:date="2015-05-13T11:51:00Z">
        <w:r w:rsidR="00B22E35">
          <w:t xml:space="preserve"> Service Plane</w:t>
        </w:r>
      </w:ins>
      <w:r w:rsidR="004A79A8">
        <w:t xml:space="preserve"> infrastructure takes on the role of secure transport between the Application actor (user) and the Resource Server actor (Network Resource </w:t>
      </w:r>
      <w:del w:id="385" w:author="Guy Roberts" w:date="2015-05-13T11:51:00Z">
        <w:r w:rsidR="004A79A8" w:rsidDel="00B22E35">
          <w:delText>Manger</w:delText>
        </w:r>
      </w:del>
      <w:ins w:id="386" w:author="Guy Roberts" w:date="2015-05-13T11:51:00Z">
        <w:r w:rsidR="00B22E35">
          <w:t>Manager</w:t>
        </w:r>
      </w:ins>
      <w:r w:rsidR="004A79A8">
        <w:t xml:space="preserve"> or other service provider component).  NSI does not participate in the protocol except for the transport of OAuth access tokens, and the return of an</w:t>
      </w:r>
      <w:r w:rsidR="00AA5C88">
        <w:t>y</w:t>
      </w:r>
      <w:r w:rsidR="004A79A8">
        <w:t xml:space="preserve"> related OAuth error messages.</w:t>
      </w:r>
    </w:p>
    <w:p w14:paraId="4B97F882" w14:textId="77777777" w:rsidR="004A79A8" w:rsidRDefault="004A79A8" w:rsidP="0030419E"/>
    <w:p w14:paraId="1AB9F9BB" w14:textId="6654D35E" w:rsidR="001E31B2" w:rsidRPr="0030419E" w:rsidRDefault="00AA5C88" w:rsidP="0030419E">
      <w:r>
        <w:t>An a</w:t>
      </w:r>
      <w:r w:rsidR="004A79A8">
        <w:t>pplication client</w:t>
      </w:r>
      <w:ins w:id="387" w:author="Guy Roberts" w:date="2015-05-13T11:52:00Z">
        <w:r w:rsidR="00B22E35">
          <w:t xml:space="preserve"> (Originating Entity)</w:t>
        </w:r>
      </w:ins>
      <w:r w:rsidR="004A79A8">
        <w:t xml:space="preserve"> interfacing with the uRA </w:t>
      </w:r>
      <w:r w:rsidR="001E31B2" w:rsidRPr="001E31B2">
        <w:t>is responsible for obtaining any access tokens needed for resources associated with their reservation</w:t>
      </w:r>
      <w:r>
        <w:t>.  This may i</w:t>
      </w:r>
      <w:r w:rsidR="001E31B2" w:rsidRPr="001E31B2">
        <w:t xml:space="preserve">mply communicating with multiple authorization servers depending on the nature of the reservation (endpoints used), and </w:t>
      </w:r>
      <w:r w:rsidR="001E31B2" w:rsidRPr="001E31B2">
        <w:lastRenderedPageBreak/>
        <w:t>the number of authorization domains implemented in the network</w:t>
      </w:r>
      <w:r w:rsidR="004A79A8">
        <w:t xml:space="preserve">.  </w:t>
      </w:r>
      <w:r w:rsidR="001E31B2" w:rsidRPr="001E31B2">
        <w:t xml:space="preserve">The </w:t>
      </w:r>
      <w:r w:rsidR="004A79A8">
        <w:t>Application</w:t>
      </w:r>
      <w:r w:rsidR="001E31B2" w:rsidRPr="001E31B2">
        <w:t xml:space="preserve"> passes all access tokens associated with the request to the uRA </w:t>
      </w:r>
      <w:r w:rsidR="004A79A8">
        <w:t>that</w:t>
      </w:r>
      <w:r w:rsidR="001E31B2" w:rsidRPr="001E31B2">
        <w:t xml:space="preserve"> populates them in </w:t>
      </w:r>
      <w:r w:rsidR="004A79A8" w:rsidRPr="00A01EFB">
        <w:rPr>
          <w:i/>
          <w:iCs/>
        </w:rPr>
        <w:t>sessionSecurityAttr</w:t>
      </w:r>
      <w:r w:rsidR="004A79A8" w:rsidRPr="00A01EFB">
        <w:t xml:space="preserve"> </w:t>
      </w:r>
      <w:r w:rsidR="004A79A8">
        <w:t xml:space="preserve">elements of the </w:t>
      </w:r>
      <w:r w:rsidR="004A79A8" w:rsidRPr="0030419E">
        <w:rPr>
          <w:i/>
        </w:rPr>
        <w:t>nsiH</w:t>
      </w:r>
      <w:r w:rsidR="001E31B2" w:rsidRPr="0030419E">
        <w:rPr>
          <w:i/>
        </w:rPr>
        <w:t>eader</w:t>
      </w:r>
      <w:r w:rsidR="004A79A8">
        <w:t xml:space="preserve"> element.  </w:t>
      </w:r>
      <w:r w:rsidR="001E31B2" w:rsidRPr="001E31B2">
        <w:t>These access tokens are passed down the reservation tree with the NSI request to the uPA</w:t>
      </w:r>
      <w:r w:rsidR="004A79A8">
        <w:t xml:space="preserve">.  </w:t>
      </w:r>
      <w:r w:rsidR="001E31B2" w:rsidRPr="001E31B2">
        <w:t xml:space="preserve">The uPA extracts the access tokens applicable to the local domain, queries the Authorization server to </w:t>
      </w:r>
      <w:r>
        <w:t>determine if the token is valid</w:t>
      </w:r>
      <w:r w:rsidR="001E31B2" w:rsidRPr="001E31B2">
        <w:t xml:space="preserve"> and if the user is granted access to the resources associated with the reservation.</w:t>
      </w:r>
    </w:p>
    <w:p w14:paraId="72DD592F" w14:textId="77777777" w:rsidR="001E31B2" w:rsidRPr="0030419E" w:rsidRDefault="001E31B2" w:rsidP="0030419E"/>
    <w:p w14:paraId="118B53B1" w14:textId="72FBA1A0" w:rsidR="0059248B" w:rsidRPr="0069750D" w:rsidRDefault="004A79A8" w:rsidP="0030419E">
      <w:pPr>
        <w:rPr>
          <w:lang w:val="en-CA"/>
        </w:rPr>
      </w:pPr>
      <w:r>
        <w:rPr>
          <w:lang w:val="en-CA"/>
        </w:rPr>
        <w:fldChar w:fldCharType="begin"/>
      </w:r>
      <w:r>
        <w:rPr>
          <w:lang w:val="en-CA"/>
        </w:rPr>
        <w:instrText xml:space="preserve"> REF _Ref292393239 \h </w:instrText>
      </w:r>
      <w:r>
        <w:rPr>
          <w:lang w:val="en-CA"/>
        </w:rPr>
      </w:r>
      <w:r>
        <w:rPr>
          <w:lang w:val="en-CA"/>
        </w:rPr>
        <w:fldChar w:fldCharType="separate"/>
      </w:r>
      <w:r>
        <w:t xml:space="preserve">Figure </w:t>
      </w:r>
      <w:r>
        <w:rPr>
          <w:noProof/>
        </w:rPr>
        <w:t>11</w:t>
      </w:r>
      <w:r>
        <w:rPr>
          <w:lang w:val="en-CA"/>
        </w:rPr>
        <w:fldChar w:fldCharType="end"/>
      </w:r>
      <w:r>
        <w:rPr>
          <w:lang w:val="en-CA"/>
        </w:rPr>
        <w:t xml:space="preserve"> below shows the abstract OAuth protocol flow using NSI as a secure transport between the Application and Resource Server associated with a network’s uPA. </w:t>
      </w:r>
    </w:p>
    <w:p w14:paraId="617D3F04" w14:textId="6871E112" w:rsidR="0069750D" w:rsidRDefault="0007504D" w:rsidP="0030419E">
      <w:pPr>
        <w:jc w:val="center"/>
      </w:pPr>
      <w:commentRangeStart w:id="388"/>
      <w:r>
        <w:rPr>
          <w:noProof/>
          <w:lang w:val="en-GB" w:eastAsia="en-GB"/>
        </w:rPr>
        <w:drawing>
          <wp:inline distT="0" distB="0" distL="0" distR="0" wp14:anchorId="724CD6BE" wp14:editId="3392B5CD">
            <wp:extent cx="3298825" cy="3470275"/>
            <wp:effectExtent l="0" t="0" r="3175" b="9525"/>
            <wp:docPr id="11" name="Picture 11" descr="Macintosh HD:Users:hacksaw:Desktop:Screen Shot 2015-05-04 at 8.5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5-05-04 at 8.55.0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8825" cy="3470275"/>
                    </a:xfrm>
                    <a:prstGeom prst="rect">
                      <a:avLst/>
                    </a:prstGeom>
                    <a:noFill/>
                    <a:ln>
                      <a:noFill/>
                    </a:ln>
                  </pic:spPr>
                </pic:pic>
              </a:graphicData>
            </a:graphic>
          </wp:inline>
        </w:drawing>
      </w:r>
      <w:commentRangeEnd w:id="388"/>
      <w:r w:rsidR="00B22E35">
        <w:rPr>
          <w:rStyle w:val="CommentReference"/>
        </w:rPr>
        <w:commentReference w:id="388"/>
      </w:r>
    </w:p>
    <w:p w14:paraId="6D411150" w14:textId="20B87773" w:rsidR="00C52B45" w:rsidRPr="0030419E" w:rsidRDefault="0059248B" w:rsidP="0030419E">
      <w:pPr>
        <w:pStyle w:val="Caption"/>
      </w:pPr>
      <w:bookmarkStart w:id="389" w:name="_Ref292393239"/>
      <w:r>
        <w:t xml:space="preserve">Figure </w:t>
      </w:r>
      <w:fldSimple w:instr=" SEQ Figure \* ARABIC ">
        <w:r w:rsidR="0007504D">
          <w:rPr>
            <w:noProof/>
          </w:rPr>
          <w:t>11</w:t>
        </w:r>
      </w:fldSimple>
      <w:bookmarkEnd w:id="389"/>
      <w:r>
        <w:t xml:space="preserve"> – OAuth protocol flow</w:t>
      </w:r>
      <w:r w:rsidR="0007504D">
        <w:t xml:space="preserve"> using NSI</w:t>
      </w:r>
      <w:r>
        <w:t>.</w:t>
      </w:r>
    </w:p>
    <w:p w14:paraId="563A0D00" w14:textId="229D9F08" w:rsidR="00AA5C88" w:rsidRDefault="00C52B45" w:rsidP="0030419E">
      <w:r>
        <w:t>In an ideal NSI deployment</w:t>
      </w:r>
      <w:ins w:id="390" w:author="Guy Roberts" w:date="2015-05-13T11:54:00Z">
        <w:r w:rsidR="00B22E35">
          <w:t>,</w:t>
        </w:r>
      </w:ins>
      <w:r>
        <w:t xml:space="preserve"> a single federated authorization solution will have been implemented, requiring allocation of access tokens from only a single authorization domain.  </w:t>
      </w:r>
      <w:del w:id="391" w:author="Guy Roberts" w:date="2015-05-13T11:54:00Z">
        <w:r w:rsidDel="00B22E35">
          <w:delText>Unfortunately</w:delText>
        </w:r>
      </w:del>
      <w:ins w:id="392" w:author="Guy Roberts" w:date="2015-05-13T11:54:00Z">
        <w:r w:rsidR="00B22E35">
          <w:t>Howerver</w:t>
        </w:r>
      </w:ins>
      <w:r>
        <w:t xml:space="preserve">, in most </w:t>
      </w:r>
      <w:r w:rsidR="00EF191B">
        <w:t xml:space="preserve">deployment </w:t>
      </w:r>
      <w:r>
        <w:t xml:space="preserve">cases this will not </w:t>
      </w:r>
      <w:del w:id="393" w:author="Guy Roberts" w:date="2015-05-13T11:55:00Z">
        <w:r w:rsidDel="004862E2">
          <w:delText>be true</w:delText>
        </w:r>
      </w:del>
      <w:ins w:id="394" w:author="Guy Roberts" w:date="2015-05-13T11:55:00Z">
        <w:r w:rsidR="004862E2">
          <w:t>happen</w:t>
        </w:r>
      </w:ins>
      <w:r>
        <w:t>.  As a result, NSI</w:t>
      </w:r>
      <w:r w:rsidR="00AA5C88" w:rsidRPr="004A79A8">
        <w:t xml:space="preserve"> support</w:t>
      </w:r>
      <w:r>
        <w:t>s</w:t>
      </w:r>
      <w:r w:rsidR="00AA5C88" w:rsidRPr="004A79A8">
        <w:t xml:space="preserve"> the ability to have </w:t>
      </w:r>
      <w:r>
        <w:t xml:space="preserve">an </w:t>
      </w:r>
      <w:r w:rsidR="00AA5C88" w:rsidRPr="004A79A8">
        <w:t xml:space="preserve">Authorization Server per uPA at a </w:t>
      </w:r>
      <w:r w:rsidRPr="004A79A8">
        <w:t>minimum</w:t>
      </w:r>
      <w:r w:rsidR="00EF191B">
        <w:t>, but is</w:t>
      </w:r>
      <w:r>
        <w:t xml:space="preserve"> flexible enough</w:t>
      </w:r>
      <w:r w:rsidR="00AA5C88" w:rsidRPr="004A79A8">
        <w:t xml:space="preserve"> to have an arbitrary number of Authorization Servers, each uniquely identified by naming scheme.</w:t>
      </w:r>
    </w:p>
    <w:p w14:paraId="1265772A" w14:textId="77777777" w:rsidR="00EF191B" w:rsidRDefault="00EF191B" w:rsidP="0030419E"/>
    <w:p w14:paraId="615D829D" w14:textId="6EE76C18" w:rsidR="00EF191B" w:rsidRPr="004A79A8" w:rsidRDefault="00EF191B" w:rsidP="0030419E">
      <w:pPr>
        <w:rPr>
          <w:lang w:val="en-CA"/>
        </w:rPr>
      </w:pPr>
      <w:r w:rsidRPr="004A79A8">
        <w:t xml:space="preserve">OAuth </w:t>
      </w:r>
      <w:r w:rsidR="00701653">
        <w:t xml:space="preserve">related </w:t>
      </w:r>
      <w:r w:rsidRPr="004A79A8">
        <w:t xml:space="preserve">tokens are included in the </w:t>
      </w:r>
      <w:r w:rsidRPr="009301EC">
        <w:rPr>
          <w:i/>
          <w:rPrChange w:id="395" w:author="Guy Roberts" w:date="2015-05-13T11:57:00Z">
            <w:rPr/>
          </w:rPrChange>
        </w:rPr>
        <w:t>nsiHeader</w:t>
      </w:r>
      <w:r w:rsidRPr="004A79A8">
        <w:t xml:space="preserve"> using the </w:t>
      </w:r>
      <w:r>
        <w:rPr>
          <w:i/>
          <w:iCs/>
        </w:rPr>
        <w:t>sessionSecurityAttr</w:t>
      </w:r>
      <w:r w:rsidRPr="004A79A8">
        <w:rPr>
          <w:i/>
          <w:iCs/>
        </w:rPr>
        <w:t xml:space="preserve"> element</w:t>
      </w:r>
      <w:r w:rsidR="00AD6AA2">
        <w:rPr>
          <w:i/>
          <w:iCs/>
        </w:rPr>
        <w:t xml:space="preserve"> the following way</w:t>
      </w:r>
      <w:r w:rsidRPr="004A79A8">
        <w:rPr>
          <w:i/>
          <w:iCs/>
        </w:rPr>
        <w:t>:</w:t>
      </w:r>
    </w:p>
    <w:p w14:paraId="5206FD62"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290CE7D2" w14:textId="77777777" w:rsidTr="00AD6AA2">
        <w:trPr>
          <w:trHeight w:val="267"/>
        </w:trPr>
        <w:tc>
          <w:tcPr>
            <w:tcW w:w="1526" w:type="dxa"/>
            <w:shd w:val="clear" w:color="auto" w:fill="A7CAFF"/>
          </w:tcPr>
          <w:p w14:paraId="71337DD4" w14:textId="77777777" w:rsidR="00AD6AA2" w:rsidRPr="0054043C" w:rsidRDefault="00AD6AA2">
            <w:pPr>
              <w:spacing w:before="60"/>
              <w:ind w:left="113"/>
              <w:pPrChange w:id="396" w:author="Guy Roberts" w:date="2015-05-12T17:20:00Z">
                <w:pPr>
                  <w:ind w:left="113"/>
                </w:pPr>
              </w:pPrChange>
            </w:pPr>
            <w:r w:rsidRPr="0054043C">
              <w:t>Parameter</w:t>
            </w:r>
          </w:p>
        </w:tc>
        <w:tc>
          <w:tcPr>
            <w:tcW w:w="850" w:type="dxa"/>
            <w:shd w:val="clear" w:color="auto" w:fill="A7CAFF"/>
          </w:tcPr>
          <w:p w14:paraId="5F6F1710" w14:textId="77777777" w:rsidR="00AD6AA2" w:rsidRPr="0054043C" w:rsidRDefault="00AD6AA2">
            <w:pPr>
              <w:spacing w:before="60"/>
              <w:ind w:left="113"/>
              <w:jc w:val="center"/>
              <w:pPrChange w:id="397" w:author="Guy Roberts" w:date="2015-05-12T17:20:00Z">
                <w:pPr>
                  <w:ind w:left="113"/>
                  <w:jc w:val="center"/>
                </w:pPr>
              </w:pPrChange>
            </w:pPr>
            <w:r>
              <w:t>Type</w:t>
            </w:r>
          </w:p>
        </w:tc>
        <w:tc>
          <w:tcPr>
            <w:tcW w:w="849" w:type="dxa"/>
            <w:shd w:val="clear" w:color="auto" w:fill="A7CAFF"/>
          </w:tcPr>
          <w:p w14:paraId="43D4B421" w14:textId="77777777" w:rsidR="00AD6AA2" w:rsidRPr="0054043C" w:rsidRDefault="00AD6AA2">
            <w:pPr>
              <w:spacing w:before="60"/>
              <w:ind w:left="113"/>
              <w:jc w:val="center"/>
              <w:pPrChange w:id="398" w:author="Guy Roberts" w:date="2015-05-12T17:20:00Z">
                <w:pPr>
                  <w:ind w:left="113"/>
                  <w:jc w:val="center"/>
                </w:pPr>
              </w:pPrChange>
            </w:pPr>
            <w:r w:rsidRPr="0054043C">
              <w:t>M/O</w:t>
            </w:r>
          </w:p>
        </w:tc>
        <w:tc>
          <w:tcPr>
            <w:tcW w:w="5679" w:type="dxa"/>
            <w:shd w:val="clear" w:color="auto" w:fill="A7CAFF"/>
          </w:tcPr>
          <w:p w14:paraId="520F1E5E" w14:textId="77777777" w:rsidR="00AD6AA2" w:rsidRPr="0054043C" w:rsidRDefault="00AD6AA2">
            <w:pPr>
              <w:spacing w:before="60"/>
              <w:ind w:left="113"/>
              <w:pPrChange w:id="399" w:author="Guy Roberts" w:date="2015-05-12T17:20:00Z">
                <w:pPr>
                  <w:ind w:left="113"/>
                </w:pPr>
              </w:pPrChange>
            </w:pPr>
            <w:r w:rsidRPr="0054043C">
              <w:t>Description</w:t>
            </w:r>
          </w:p>
        </w:tc>
      </w:tr>
      <w:tr w:rsidR="00AD6AA2" w:rsidRPr="003604FC" w14:paraId="37B27A00" w14:textId="77777777" w:rsidTr="00AD6AA2">
        <w:trPr>
          <w:trHeight w:val="251"/>
        </w:trPr>
        <w:tc>
          <w:tcPr>
            <w:tcW w:w="1526" w:type="dxa"/>
            <w:shd w:val="clear" w:color="auto" w:fill="auto"/>
          </w:tcPr>
          <w:p w14:paraId="6F263DCD" w14:textId="77777777" w:rsidR="00AD6AA2" w:rsidRPr="0054043C" w:rsidRDefault="00AD6AA2">
            <w:pPr>
              <w:spacing w:before="60"/>
              <w:ind w:left="113"/>
              <w:rPr>
                <w:rFonts w:cs="Arial"/>
                <w:sz w:val="18"/>
                <w:szCs w:val="18"/>
              </w:rPr>
              <w:pPrChange w:id="400" w:author="Guy Roberts" w:date="2015-05-12T17:20:00Z">
                <w:pPr>
                  <w:ind w:left="113"/>
                </w:pPr>
              </w:pPrChange>
            </w:pPr>
            <w:r>
              <w:rPr>
                <w:rFonts w:cs="Arial"/>
                <w:color w:val="000000"/>
                <w:sz w:val="18"/>
                <w:szCs w:val="18"/>
              </w:rPr>
              <w:t>name</w:t>
            </w:r>
          </w:p>
        </w:tc>
        <w:tc>
          <w:tcPr>
            <w:tcW w:w="850" w:type="dxa"/>
          </w:tcPr>
          <w:p w14:paraId="291DCB7F" w14:textId="77777777" w:rsidR="00AD6AA2" w:rsidRPr="0054043C" w:rsidRDefault="00AD6AA2">
            <w:pPr>
              <w:spacing w:before="60"/>
              <w:jc w:val="center"/>
              <w:rPr>
                <w:rFonts w:cs="Arial"/>
                <w:color w:val="000000"/>
                <w:sz w:val="18"/>
                <w:szCs w:val="18"/>
              </w:rPr>
              <w:pPrChange w:id="401" w:author="Guy Roberts" w:date="2015-05-12T17:20:00Z">
                <w:pPr>
                  <w:jc w:val="center"/>
                </w:pPr>
              </w:pPrChange>
            </w:pPr>
            <w:r>
              <w:rPr>
                <w:rFonts w:cs="Arial"/>
                <w:color w:val="000000"/>
                <w:sz w:val="18"/>
                <w:szCs w:val="18"/>
              </w:rPr>
              <w:t>Attr</w:t>
            </w:r>
          </w:p>
        </w:tc>
        <w:tc>
          <w:tcPr>
            <w:tcW w:w="849" w:type="dxa"/>
            <w:shd w:val="clear" w:color="auto" w:fill="auto"/>
          </w:tcPr>
          <w:p w14:paraId="7714A1DF" w14:textId="77777777" w:rsidR="00AD6AA2" w:rsidRPr="0054043C" w:rsidRDefault="00AD6AA2">
            <w:pPr>
              <w:spacing w:before="60"/>
              <w:jc w:val="center"/>
              <w:rPr>
                <w:rFonts w:cs="Arial"/>
                <w:color w:val="000000"/>
                <w:sz w:val="18"/>
                <w:szCs w:val="18"/>
              </w:rPr>
              <w:pPrChange w:id="402" w:author="Guy Roberts" w:date="2015-05-12T17:20:00Z">
                <w:pPr>
                  <w:jc w:val="center"/>
                </w:pPr>
              </w:pPrChange>
            </w:pPr>
            <w:r w:rsidRPr="0054043C">
              <w:rPr>
                <w:rFonts w:cs="Arial"/>
                <w:color w:val="000000"/>
                <w:sz w:val="18"/>
                <w:szCs w:val="18"/>
              </w:rPr>
              <w:t>M</w:t>
            </w:r>
          </w:p>
        </w:tc>
        <w:tc>
          <w:tcPr>
            <w:tcW w:w="5679" w:type="dxa"/>
            <w:shd w:val="clear" w:color="auto" w:fill="auto"/>
          </w:tcPr>
          <w:p w14:paraId="6D92E6F0" w14:textId="0BDA8BB5" w:rsidR="00AD6AA2" w:rsidRPr="0054043C" w:rsidRDefault="00AD6AA2">
            <w:pPr>
              <w:spacing w:before="60"/>
              <w:rPr>
                <w:sz w:val="18"/>
                <w:szCs w:val="18"/>
                <w:lang w:eastAsia="x-none"/>
              </w:rPr>
              <w:pPrChange w:id="403"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w:t>
            </w:r>
            <w:r>
              <w:rPr>
                <w:sz w:val="18"/>
                <w:szCs w:val="18"/>
                <w:lang w:val="en-GB" w:eastAsia="x-none"/>
              </w:rPr>
              <w:t>unique OAuth provider “realm” identifier</w:t>
            </w:r>
            <w:r w:rsidRPr="00B8076E">
              <w:rPr>
                <w:sz w:val="18"/>
                <w:szCs w:val="18"/>
                <w:lang w:val="en-GB" w:eastAsia="x-none"/>
              </w:rPr>
              <w:t>.</w:t>
            </w:r>
          </w:p>
        </w:tc>
      </w:tr>
      <w:tr w:rsidR="00AD6AA2" w:rsidRPr="003604FC" w14:paraId="1F78002D" w14:textId="77777777" w:rsidTr="00AD6AA2">
        <w:trPr>
          <w:trHeight w:val="251"/>
        </w:trPr>
        <w:tc>
          <w:tcPr>
            <w:tcW w:w="1526" w:type="dxa"/>
            <w:shd w:val="clear" w:color="auto" w:fill="auto"/>
          </w:tcPr>
          <w:p w14:paraId="54FF32BB" w14:textId="77777777" w:rsidR="00AD6AA2" w:rsidRDefault="00AD6AA2">
            <w:pPr>
              <w:spacing w:before="60"/>
              <w:ind w:left="113"/>
              <w:rPr>
                <w:rFonts w:cs="Arial"/>
                <w:color w:val="000000"/>
                <w:sz w:val="18"/>
                <w:szCs w:val="18"/>
              </w:rPr>
              <w:pPrChange w:id="404" w:author="Guy Roberts" w:date="2015-05-12T17:20:00Z">
                <w:pPr>
                  <w:ind w:left="113"/>
                </w:pPr>
              </w:pPrChange>
            </w:pPr>
            <w:r>
              <w:rPr>
                <w:rFonts w:cs="Arial"/>
                <w:color w:val="000000"/>
                <w:sz w:val="18"/>
                <w:szCs w:val="18"/>
              </w:rPr>
              <w:t>type</w:t>
            </w:r>
          </w:p>
        </w:tc>
        <w:tc>
          <w:tcPr>
            <w:tcW w:w="850" w:type="dxa"/>
          </w:tcPr>
          <w:p w14:paraId="5D4A1CE1" w14:textId="77777777" w:rsidR="00AD6AA2" w:rsidRDefault="00AD6AA2">
            <w:pPr>
              <w:spacing w:before="60"/>
              <w:jc w:val="center"/>
              <w:rPr>
                <w:rFonts w:cs="Arial"/>
                <w:color w:val="000000"/>
                <w:sz w:val="18"/>
                <w:szCs w:val="18"/>
              </w:rPr>
              <w:pPrChange w:id="405" w:author="Guy Roberts" w:date="2015-05-12T17:20:00Z">
                <w:pPr>
                  <w:jc w:val="center"/>
                </w:pPr>
              </w:pPrChange>
            </w:pPr>
            <w:r>
              <w:rPr>
                <w:rFonts w:cs="Arial"/>
                <w:color w:val="000000"/>
                <w:sz w:val="18"/>
                <w:szCs w:val="18"/>
              </w:rPr>
              <w:t>Attr</w:t>
            </w:r>
          </w:p>
        </w:tc>
        <w:tc>
          <w:tcPr>
            <w:tcW w:w="849" w:type="dxa"/>
            <w:shd w:val="clear" w:color="auto" w:fill="auto"/>
          </w:tcPr>
          <w:p w14:paraId="7F42C19F" w14:textId="77777777" w:rsidR="00AD6AA2" w:rsidRPr="0054043C" w:rsidRDefault="00AD6AA2">
            <w:pPr>
              <w:spacing w:before="60"/>
              <w:jc w:val="center"/>
              <w:rPr>
                <w:rFonts w:cs="Arial"/>
                <w:color w:val="000000"/>
                <w:sz w:val="18"/>
                <w:szCs w:val="18"/>
              </w:rPr>
              <w:pPrChange w:id="406" w:author="Guy Roberts" w:date="2015-05-12T17:20:00Z">
                <w:pPr>
                  <w:jc w:val="center"/>
                </w:pPr>
              </w:pPrChange>
            </w:pPr>
            <w:r>
              <w:rPr>
                <w:rFonts w:cs="Arial"/>
                <w:color w:val="000000"/>
                <w:sz w:val="18"/>
                <w:szCs w:val="18"/>
              </w:rPr>
              <w:t>M</w:t>
            </w:r>
          </w:p>
        </w:tc>
        <w:tc>
          <w:tcPr>
            <w:tcW w:w="5679" w:type="dxa"/>
            <w:shd w:val="clear" w:color="auto" w:fill="auto"/>
          </w:tcPr>
          <w:p w14:paraId="3F0AE174" w14:textId="39F0F1F5" w:rsidR="00AD6AA2" w:rsidRPr="00B8076E" w:rsidRDefault="00AD6AA2">
            <w:pPr>
              <w:spacing w:before="60"/>
              <w:rPr>
                <w:sz w:val="18"/>
                <w:szCs w:val="18"/>
                <w:lang w:val="en-GB" w:eastAsia="x-none"/>
              </w:rPr>
              <w:pPrChange w:id="407"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Pr="0030419E">
              <w:rPr>
                <w:rFonts w:cs="Arial"/>
                <w:bCs/>
                <w:i/>
                <w:iCs/>
                <w:color w:val="993300"/>
                <w:sz w:val="18"/>
                <w:szCs w:val="18"/>
              </w:rPr>
              <w:t>urn:ogf:nsi:security:attr:realm</w:t>
            </w:r>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AD6AA2" w:rsidRPr="003604FC" w14:paraId="3638E065" w14:textId="77777777" w:rsidTr="00AD6AA2">
        <w:trPr>
          <w:trHeight w:val="251"/>
        </w:trPr>
        <w:tc>
          <w:tcPr>
            <w:tcW w:w="1526" w:type="dxa"/>
            <w:shd w:val="clear" w:color="auto" w:fill="auto"/>
          </w:tcPr>
          <w:p w14:paraId="59AB7A70" w14:textId="77777777" w:rsidR="00AD6AA2" w:rsidRDefault="00AD6AA2">
            <w:pPr>
              <w:spacing w:before="60"/>
              <w:ind w:left="113"/>
              <w:rPr>
                <w:rFonts w:cs="Arial"/>
                <w:color w:val="000000"/>
                <w:sz w:val="18"/>
                <w:szCs w:val="18"/>
              </w:rPr>
              <w:pPrChange w:id="408" w:author="Guy Roberts" w:date="2015-05-12T17:20:00Z">
                <w:pPr>
                  <w:ind w:left="113"/>
                </w:pPr>
              </w:pPrChange>
            </w:pPr>
            <w:r>
              <w:rPr>
                <w:rFonts w:cs="Arial"/>
                <w:color w:val="000000"/>
                <w:sz w:val="18"/>
                <w:szCs w:val="18"/>
              </w:rPr>
              <w:t>Attribute</w:t>
            </w:r>
          </w:p>
        </w:tc>
        <w:tc>
          <w:tcPr>
            <w:tcW w:w="850" w:type="dxa"/>
          </w:tcPr>
          <w:p w14:paraId="22850E74" w14:textId="77777777" w:rsidR="00AD6AA2" w:rsidRDefault="00AD6AA2">
            <w:pPr>
              <w:spacing w:before="60"/>
              <w:jc w:val="center"/>
              <w:rPr>
                <w:rFonts w:cs="Arial"/>
                <w:color w:val="000000"/>
                <w:sz w:val="18"/>
                <w:szCs w:val="18"/>
              </w:rPr>
              <w:pPrChange w:id="409" w:author="Guy Roberts" w:date="2015-05-12T17:20:00Z">
                <w:pPr>
                  <w:jc w:val="center"/>
                </w:pPr>
              </w:pPrChange>
            </w:pPr>
            <w:r>
              <w:rPr>
                <w:rFonts w:cs="Arial"/>
                <w:color w:val="000000"/>
                <w:sz w:val="18"/>
                <w:szCs w:val="18"/>
              </w:rPr>
              <w:t>Elem</w:t>
            </w:r>
          </w:p>
        </w:tc>
        <w:tc>
          <w:tcPr>
            <w:tcW w:w="849" w:type="dxa"/>
            <w:shd w:val="clear" w:color="auto" w:fill="auto"/>
          </w:tcPr>
          <w:p w14:paraId="658843F7" w14:textId="77777777" w:rsidR="00AD6AA2" w:rsidRDefault="00AD6AA2">
            <w:pPr>
              <w:spacing w:before="60"/>
              <w:jc w:val="center"/>
              <w:rPr>
                <w:rFonts w:cs="Arial"/>
                <w:color w:val="000000"/>
                <w:sz w:val="18"/>
                <w:szCs w:val="18"/>
              </w:rPr>
              <w:pPrChange w:id="410" w:author="Guy Roberts" w:date="2015-05-12T17:20:00Z">
                <w:pPr>
                  <w:jc w:val="center"/>
                </w:pPr>
              </w:pPrChange>
            </w:pPr>
            <w:r>
              <w:rPr>
                <w:rFonts w:cs="Arial"/>
                <w:color w:val="000000"/>
                <w:sz w:val="18"/>
                <w:szCs w:val="18"/>
              </w:rPr>
              <w:t>M</w:t>
            </w:r>
          </w:p>
        </w:tc>
        <w:tc>
          <w:tcPr>
            <w:tcW w:w="5679" w:type="dxa"/>
            <w:shd w:val="clear" w:color="auto" w:fill="auto"/>
          </w:tcPr>
          <w:p w14:paraId="37A4540A" w14:textId="25A3F44C" w:rsidR="00AD6AA2" w:rsidRPr="00B8076E" w:rsidRDefault="00AD6AA2">
            <w:pPr>
              <w:spacing w:before="60"/>
              <w:rPr>
                <w:sz w:val="18"/>
                <w:szCs w:val="18"/>
                <w:lang w:val="en-GB" w:eastAsia="x-none"/>
              </w:rPr>
              <w:pPrChange w:id="411" w:author="Guy Roberts" w:date="2015-05-12T17:20:00Z">
                <w:pPr/>
              </w:pPrChange>
            </w:pPr>
            <w:r w:rsidRPr="009301EC">
              <w:rPr>
                <w:iCs/>
                <w:sz w:val="18"/>
                <w:szCs w:val="18"/>
                <w:lang w:val="en-GB" w:eastAsia="x-none"/>
                <w:rPrChange w:id="412" w:author="Guy Roberts" w:date="2015-05-13T11:58:00Z">
                  <w:rPr>
                    <w:i/>
                    <w:iCs/>
                    <w:sz w:val="18"/>
                    <w:szCs w:val="18"/>
                    <w:lang w:val="en-GB" w:eastAsia="x-none"/>
                  </w:rPr>
                </w:rPrChange>
              </w:rPr>
              <w:t xml:space="preserve">The child </w:t>
            </w:r>
            <w:r w:rsidRPr="009301EC">
              <w:rPr>
                <w:i/>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 xml:space="preserve">contains the OAuth access_token(s) associated with </w:t>
            </w:r>
            <w:r>
              <w:rPr>
                <w:sz w:val="18"/>
                <w:szCs w:val="18"/>
                <w:lang w:eastAsia="x-none"/>
              </w:rPr>
              <w:t xml:space="preserve">the specified realm and needed to secure </w:t>
            </w:r>
            <w:r w:rsidRPr="00AD6AA2">
              <w:rPr>
                <w:sz w:val="18"/>
                <w:szCs w:val="18"/>
                <w:lang w:eastAsia="x-none"/>
              </w:rPr>
              <w:t>the target resources of the reservation</w:t>
            </w:r>
            <w:r w:rsidRPr="00B8076E">
              <w:rPr>
                <w:sz w:val="18"/>
                <w:szCs w:val="18"/>
                <w:lang w:val="en-GB" w:eastAsia="x-none"/>
              </w:rPr>
              <w:t>.</w:t>
            </w:r>
            <w:r w:rsidR="00701653">
              <w:rPr>
                <w:sz w:val="18"/>
                <w:szCs w:val="18"/>
                <w:lang w:val="en-GB" w:eastAsia="x-none"/>
              </w:rPr>
              <w:t xml:space="preserve">  Other information that may be needed as part of the authorization access can be </w:t>
            </w:r>
            <w:r w:rsidR="00701653">
              <w:rPr>
                <w:sz w:val="18"/>
                <w:szCs w:val="18"/>
                <w:lang w:val="en-GB" w:eastAsia="x-none"/>
              </w:rPr>
              <w:lastRenderedPageBreak/>
              <w:t>included in additional attributes.</w:t>
            </w:r>
          </w:p>
        </w:tc>
      </w:tr>
    </w:tbl>
    <w:p w14:paraId="317A7744" w14:textId="77777777" w:rsidR="00C52B45" w:rsidRPr="0030419E" w:rsidRDefault="00C52B45" w:rsidP="0030419E"/>
    <w:p w14:paraId="6C07DC00" w14:textId="1B1F80AF" w:rsidR="00701653" w:rsidRDefault="00701653" w:rsidP="00701653">
      <w:r w:rsidRPr="00701653">
        <w:t xml:space="preserve">The method in which the </w:t>
      </w:r>
      <w:r>
        <w:t xml:space="preserve">application </w:t>
      </w:r>
      <w:r w:rsidRPr="00701653">
        <w:t>client utilizes the access token to</w:t>
      </w:r>
      <w:r>
        <w:t xml:space="preserve"> </w:t>
      </w:r>
      <w:r w:rsidRPr="00701653">
        <w:t>authenticate with the resource server depends on the type of access</w:t>
      </w:r>
      <w:r>
        <w:t xml:space="preserve"> </w:t>
      </w:r>
      <w:r w:rsidRPr="00701653">
        <w:t xml:space="preserve">token issued by the authorization server.  </w:t>
      </w:r>
      <w:r>
        <w:t>Specifications [</w:t>
      </w:r>
      <w:r w:rsidRPr="00701653">
        <w:t>RFC 6749</w:t>
      </w:r>
      <w:r>
        <w:t>] and [</w:t>
      </w:r>
      <w:r w:rsidRPr="00701653">
        <w:t>RFC 6750</w:t>
      </w:r>
      <w:r>
        <w:t>] describe this in additional details.</w:t>
      </w:r>
    </w:p>
    <w:p w14:paraId="5C4602F3" w14:textId="77777777" w:rsidR="00701653" w:rsidRDefault="00701653" w:rsidP="00701653"/>
    <w:p w14:paraId="17829FDF" w14:textId="236AA54E" w:rsidR="00AD6AA2" w:rsidRPr="005C29F0" w:rsidRDefault="00701653" w:rsidP="00701653">
      <w:pPr>
        <w:rPr>
          <w:iCs/>
          <w:lang w:val="en-GB"/>
        </w:rPr>
      </w:pPr>
      <w:r>
        <w:rPr>
          <w:lang w:val="en-GB"/>
        </w:rPr>
        <w:t xml:space="preserve">At a minimum the application will need to include the </w:t>
      </w:r>
      <w:r>
        <w:rPr>
          <w:iCs/>
          <w:lang w:val="en-GB"/>
        </w:rPr>
        <w:t xml:space="preserve">OAuth </w:t>
      </w:r>
      <w:r w:rsidRPr="0030419E">
        <w:rPr>
          <w:i/>
          <w:iCs/>
          <w:lang w:val="en-GB"/>
        </w:rPr>
        <w:t>access_token</w:t>
      </w:r>
      <w:r w:rsidRPr="0054043C">
        <w:rPr>
          <w:lang w:val="en-GB"/>
        </w:rPr>
        <w:t xml:space="preserve"> </w:t>
      </w:r>
      <w:r>
        <w:rPr>
          <w:lang w:val="en-GB"/>
        </w:rPr>
        <w:t xml:space="preserve">in the </w:t>
      </w:r>
      <w:r w:rsidR="00AD6AA2" w:rsidRPr="0054043C">
        <w:rPr>
          <w:i/>
          <w:iCs/>
          <w:lang w:val="en-GB"/>
        </w:rPr>
        <w:t xml:space="preserve">SAML Attribute </w:t>
      </w:r>
      <w:r w:rsidR="00AD6AA2" w:rsidRPr="0054043C">
        <w:rPr>
          <w:iCs/>
          <w:lang w:val="en-GB"/>
        </w:rPr>
        <w:t>element</w:t>
      </w:r>
      <w:r>
        <w:rPr>
          <w:iCs/>
          <w:lang w:val="en-GB"/>
        </w:rPr>
        <w:t>, which can be accomplished the following way:</w:t>
      </w:r>
    </w:p>
    <w:p w14:paraId="093BF400"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108EFB19" w14:textId="77777777" w:rsidTr="00AD6AA2">
        <w:trPr>
          <w:trHeight w:val="267"/>
        </w:trPr>
        <w:tc>
          <w:tcPr>
            <w:tcW w:w="1526" w:type="dxa"/>
            <w:shd w:val="clear" w:color="auto" w:fill="A7CAFF"/>
          </w:tcPr>
          <w:p w14:paraId="5C0C5881" w14:textId="77777777" w:rsidR="00AD6AA2" w:rsidRPr="0054043C" w:rsidRDefault="00AD6AA2">
            <w:pPr>
              <w:spacing w:before="60"/>
              <w:ind w:left="113"/>
              <w:pPrChange w:id="413" w:author="Guy Roberts" w:date="2015-05-12T17:20:00Z">
                <w:pPr>
                  <w:ind w:left="113"/>
                </w:pPr>
              </w:pPrChange>
            </w:pPr>
            <w:r w:rsidRPr="0054043C">
              <w:t>Parameter</w:t>
            </w:r>
          </w:p>
        </w:tc>
        <w:tc>
          <w:tcPr>
            <w:tcW w:w="850" w:type="dxa"/>
            <w:shd w:val="clear" w:color="auto" w:fill="A7CAFF"/>
          </w:tcPr>
          <w:p w14:paraId="60AC3B36" w14:textId="77777777" w:rsidR="00AD6AA2" w:rsidRPr="0054043C" w:rsidRDefault="00AD6AA2">
            <w:pPr>
              <w:spacing w:before="60"/>
              <w:ind w:left="113"/>
              <w:jc w:val="center"/>
              <w:pPrChange w:id="414" w:author="Guy Roberts" w:date="2015-05-12T17:20:00Z">
                <w:pPr>
                  <w:ind w:left="113"/>
                  <w:jc w:val="center"/>
                </w:pPr>
              </w:pPrChange>
            </w:pPr>
            <w:r>
              <w:t>Type</w:t>
            </w:r>
          </w:p>
        </w:tc>
        <w:tc>
          <w:tcPr>
            <w:tcW w:w="849" w:type="dxa"/>
            <w:shd w:val="clear" w:color="auto" w:fill="A7CAFF"/>
          </w:tcPr>
          <w:p w14:paraId="4A687DAE" w14:textId="77777777" w:rsidR="00AD6AA2" w:rsidRPr="0054043C" w:rsidRDefault="00AD6AA2">
            <w:pPr>
              <w:spacing w:before="60"/>
              <w:ind w:left="113"/>
              <w:jc w:val="center"/>
              <w:pPrChange w:id="415" w:author="Guy Roberts" w:date="2015-05-12T17:20:00Z">
                <w:pPr>
                  <w:ind w:left="113"/>
                  <w:jc w:val="center"/>
                </w:pPr>
              </w:pPrChange>
            </w:pPr>
            <w:r w:rsidRPr="0054043C">
              <w:t>M/O</w:t>
            </w:r>
          </w:p>
        </w:tc>
        <w:tc>
          <w:tcPr>
            <w:tcW w:w="5679" w:type="dxa"/>
            <w:shd w:val="clear" w:color="auto" w:fill="A7CAFF"/>
          </w:tcPr>
          <w:p w14:paraId="25AA47BE" w14:textId="77777777" w:rsidR="00AD6AA2" w:rsidRPr="0054043C" w:rsidRDefault="00AD6AA2">
            <w:pPr>
              <w:spacing w:before="60"/>
              <w:ind w:left="113"/>
              <w:pPrChange w:id="416" w:author="Guy Roberts" w:date="2015-05-12T17:20:00Z">
                <w:pPr>
                  <w:ind w:left="113"/>
                </w:pPr>
              </w:pPrChange>
            </w:pPr>
            <w:r w:rsidRPr="0054043C">
              <w:t>Description</w:t>
            </w:r>
          </w:p>
        </w:tc>
      </w:tr>
      <w:tr w:rsidR="00AD6AA2" w:rsidRPr="003604FC" w14:paraId="7BA5A216" w14:textId="77777777" w:rsidTr="00AD6AA2">
        <w:trPr>
          <w:trHeight w:val="251"/>
        </w:trPr>
        <w:tc>
          <w:tcPr>
            <w:tcW w:w="1526" w:type="dxa"/>
            <w:shd w:val="clear" w:color="auto" w:fill="auto"/>
          </w:tcPr>
          <w:p w14:paraId="5843B4F7" w14:textId="77777777" w:rsidR="00AD6AA2" w:rsidRPr="0054043C" w:rsidRDefault="00AD6AA2">
            <w:pPr>
              <w:spacing w:before="60"/>
              <w:ind w:left="113"/>
              <w:rPr>
                <w:rFonts w:cs="Arial"/>
                <w:sz w:val="18"/>
                <w:szCs w:val="18"/>
              </w:rPr>
              <w:pPrChange w:id="417" w:author="Guy Roberts" w:date="2015-05-12T17:20:00Z">
                <w:pPr>
                  <w:ind w:left="113"/>
                </w:pPr>
              </w:pPrChange>
            </w:pPr>
            <w:r>
              <w:rPr>
                <w:rFonts w:cs="Arial"/>
                <w:color w:val="000000"/>
                <w:sz w:val="18"/>
                <w:szCs w:val="18"/>
              </w:rPr>
              <w:t>Name</w:t>
            </w:r>
          </w:p>
        </w:tc>
        <w:tc>
          <w:tcPr>
            <w:tcW w:w="850" w:type="dxa"/>
          </w:tcPr>
          <w:p w14:paraId="38823B20" w14:textId="77777777" w:rsidR="00AD6AA2" w:rsidRPr="0054043C" w:rsidRDefault="00AD6AA2">
            <w:pPr>
              <w:spacing w:before="60"/>
              <w:jc w:val="center"/>
              <w:rPr>
                <w:rFonts w:cs="Arial"/>
                <w:color w:val="000000"/>
                <w:sz w:val="18"/>
                <w:szCs w:val="18"/>
              </w:rPr>
              <w:pPrChange w:id="418" w:author="Guy Roberts" w:date="2015-05-12T17:20:00Z">
                <w:pPr>
                  <w:jc w:val="center"/>
                </w:pPr>
              </w:pPrChange>
            </w:pPr>
            <w:r>
              <w:rPr>
                <w:rFonts w:cs="Arial"/>
                <w:color w:val="000000"/>
                <w:sz w:val="18"/>
                <w:szCs w:val="18"/>
              </w:rPr>
              <w:t>Attr</w:t>
            </w:r>
          </w:p>
        </w:tc>
        <w:tc>
          <w:tcPr>
            <w:tcW w:w="849" w:type="dxa"/>
            <w:shd w:val="clear" w:color="auto" w:fill="auto"/>
          </w:tcPr>
          <w:p w14:paraId="77231AD4" w14:textId="77777777" w:rsidR="00AD6AA2" w:rsidRPr="0054043C" w:rsidRDefault="00AD6AA2">
            <w:pPr>
              <w:spacing w:before="60"/>
              <w:jc w:val="center"/>
              <w:rPr>
                <w:rFonts w:cs="Arial"/>
                <w:color w:val="000000"/>
                <w:sz w:val="18"/>
                <w:szCs w:val="18"/>
              </w:rPr>
              <w:pPrChange w:id="419" w:author="Guy Roberts" w:date="2015-05-12T17:20:00Z">
                <w:pPr>
                  <w:jc w:val="center"/>
                </w:pPr>
              </w:pPrChange>
            </w:pPr>
            <w:r w:rsidRPr="0054043C">
              <w:rPr>
                <w:rFonts w:cs="Arial"/>
                <w:color w:val="000000"/>
                <w:sz w:val="18"/>
                <w:szCs w:val="18"/>
              </w:rPr>
              <w:t>M</w:t>
            </w:r>
          </w:p>
        </w:tc>
        <w:tc>
          <w:tcPr>
            <w:tcW w:w="5679" w:type="dxa"/>
            <w:shd w:val="clear" w:color="auto" w:fill="auto"/>
          </w:tcPr>
          <w:p w14:paraId="18C93FEA" w14:textId="105F1F65" w:rsidR="00AD6AA2" w:rsidRPr="0054043C" w:rsidRDefault="00AD6AA2">
            <w:pPr>
              <w:spacing w:before="60"/>
              <w:rPr>
                <w:sz w:val="18"/>
                <w:szCs w:val="18"/>
                <w:lang w:eastAsia="x-none"/>
              </w:rPr>
              <w:pPrChange w:id="420" w:author="Guy Roberts" w:date="2015-05-12T17:20:00Z">
                <w:pPr/>
              </w:pPrChange>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sidR="00EA6762">
              <w:rPr>
                <w:sz w:val="18"/>
                <w:szCs w:val="18"/>
                <w:lang w:val="en-GB" w:eastAsia="x-none"/>
              </w:rPr>
              <w:t>string “</w:t>
            </w:r>
            <w:r w:rsidR="00EA6762" w:rsidRPr="0030419E">
              <w:rPr>
                <w:i/>
                <w:sz w:val="18"/>
                <w:szCs w:val="18"/>
                <w:lang w:val="en-GB" w:eastAsia="x-none"/>
              </w:rPr>
              <w:t>access_token</w:t>
            </w:r>
            <w:r w:rsidR="00EA6762">
              <w:rPr>
                <w:sz w:val="18"/>
                <w:szCs w:val="18"/>
                <w:lang w:val="en-GB" w:eastAsia="x-none"/>
              </w:rPr>
              <w:t xml:space="preserve">” as defined in the OAuth specification </w:t>
            </w:r>
            <w:r w:rsidR="00701653" w:rsidRPr="00701653">
              <w:rPr>
                <w:sz w:val="18"/>
                <w:szCs w:val="18"/>
                <w:lang w:eastAsia="x-none"/>
              </w:rPr>
              <w:t>[RFC 6749]</w:t>
            </w:r>
            <w:r w:rsidRPr="0054043C">
              <w:rPr>
                <w:sz w:val="18"/>
                <w:szCs w:val="18"/>
                <w:lang w:val="en-GB" w:eastAsia="x-none"/>
              </w:rPr>
              <w:t>.</w:t>
            </w:r>
          </w:p>
        </w:tc>
      </w:tr>
      <w:tr w:rsidR="00AD6AA2" w:rsidRPr="003604FC" w14:paraId="78D4E1F1" w14:textId="77777777" w:rsidTr="00AD6AA2">
        <w:trPr>
          <w:trHeight w:val="251"/>
        </w:trPr>
        <w:tc>
          <w:tcPr>
            <w:tcW w:w="1526" w:type="dxa"/>
            <w:shd w:val="clear" w:color="auto" w:fill="auto"/>
          </w:tcPr>
          <w:p w14:paraId="1C481B08" w14:textId="77777777" w:rsidR="00AD6AA2" w:rsidRDefault="00AD6AA2">
            <w:pPr>
              <w:spacing w:before="60"/>
              <w:ind w:left="113"/>
              <w:rPr>
                <w:rFonts w:cs="Arial"/>
                <w:color w:val="000000"/>
                <w:sz w:val="18"/>
                <w:szCs w:val="18"/>
              </w:rPr>
              <w:pPrChange w:id="421" w:author="Guy Roberts" w:date="2015-05-12T17:20:00Z">
                <w:pPr>
                  <w:ind w:left="113"/>
                </w:pPr>
              </w:pPrChange>
            </w:pPr>
            <w:r>
              <w:rPr>
                <w:rFonts w:cs="Arial"/>
                <w:color w:val="000000"/>
                <w:sz w:val="18"/>
                <w:szCs w:val="18"/>
              </w:rPr>
              <w:t>NameFormat</w:t>
            </w:r>
          </w:p>
        </w:tc>
        <w:tc>
          <w:tcPr>
            <w:tcW w:w="850" w:type="dxa"/>
          </w:tcPr>
          <w:p w14:paraId="1541D142" w14:textId="77777777" w:rsidR="00AD6AA2" w:rsidRDefault="00AD6AA2">
            <w:pPr>
              <w:spacing w:before="60"/>
              <w:jc w:val="center"/>
              <w:rPr>
                <w:rFonts w:cs="Arial"/>
                <w:color w:val="000000"/>
                <w:sz w:val="18"/>
                <w:szCs w:val="18"/>
              </w:rPr>
              <w:pPrChange w:id="422" w:author="Guy Roberts" w:date="2015-05-12T17:20:00Z">
                <w:pPr>
                  <w:jc w:val="center"/>
                </w:pPr>
              </w:pPrChange>
            </w:pPr>
            <w:r>
              <w:rPr>
                <w:rFonts w:cs="Arial"/>
                <w:color w:val="000000"/>
                <w:sz w:val="18"/>
                <w:szCs w:val="18"/>
              </w:rPr>
              <w:t>Attr</w:t>
            </w:r>
          </w:p>
        </w:tc>
        <w:tc>
          <w:tcPr>
            <w:tcW w:w="849" w:type="dxa"/>
            <w:shd w:val="clear" w:color="auto" w:fill="auto"/>
          </w:tcPr>
          <w:p w14:paraId="1905922B" w14:textId="77777777" w:rsidR="00AD6AA2" w:rsidRPr="0054043C" w:rsidRDefault="00AD6AA2">
            <w:pPr>
              <w:spacing w:before="60"/>
              <w:jc w:val="center"/>
              <w:rPr>
                <w:rFonts w:cs="Arial"/>
                <w:color w:val="000000"/>
                <w:sz w:val="18"/>
                <w:szCs w:val="18"/>
              </w:rPr>
              <w:pPrChange w:id="423" w:author="Guy Roberts" w:date="2015-05-12T17:20:00Z">
                <w:pPr>
                  <w:jc w:val="center"/>
                </w:pPr>
              </w:pPrChange>
            </w:pPr>
            <w:r>
              <w:rPr>
                <w:rFonts w:cs="Arial"/>
                <w:color w:val="000000"/>
                <w:sz w:val="18"/>
                <w:szCs w:val="18"/>
              </w:rPr>
              <w:t>M</w:t>
            </w:r>
          </w:p>
        </w:tc>
        <w:tc>
          <w:tcPr>
            <w:tcW w:w="5679" w:type="dxa"/>
            <w:shd w:val="clear" w:color="auto" w:fill="auto"/>
          </w:tcPr>
          <w:p w14:paraId="05C53026" w14:textId="16831687" w:rsidR="00AD6AA2" w:rsidRPr="00B8076E" w:rsidRDefault="00AD6AA2">
            <w:pPr>
              <w:spacing w:before="60"/>
              <w:rPr>
                <w:sz w:val="18"/>
                <w:szCs w:val="18"/>
                <w:lang w:val="en-GB" w:eastAsia="x-none"/>
              </w:rPr>
              <w:pPrChange w:id="424" w:author="Guy Roberts" w:date="2015-05-12T17:20:00Z">
                <w:pPr/>
              </w:pPrChange>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of “</w:t>
            </w:r>
            <w:r w:rsidR="00701653" w:rsidRPr="0030419E">
              <w:rPr>
                <w:rFonts w:cs="Arial"/>
                <w:i/>
                <w:color w:val="993300"/>
                <w:sz w:val="18"/>
                <w:szCs w:val="18"/>
              </w:rPr>
              <w:t>urn:oasis:names:tc:SAML:2.0:attrname-format:basic</w:t>
            </w:r>
            <w:r w:rsidRPr="00B8076E">
              <w:rPr>
                <w:sz w:val="18"/>
                <w:szCs w:val="18"/>
                <w:lang w:val="en-GB" w:eastAsia="x-none"/>
              </w:rPr>
              <w:t>”</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 xml:space="preserve">is a </w:t>
            </w:r>
            <w:r w:rsidR="00701653" w:rsidRPr="0030419E">
              <w:rPr>
                <w:sz w:val="18"/>
                <w:szCs w:val="18"/>
                <w:lang w:val="en-GB" w:eastAsia="x-none"/>
              </w:rPr>
              <w:t>basic</w:t>
            </w:r>
            <w:r w:rsidR="00CC25C1" w:rsidRPr="0030419E">
              <w:rPr>
                <w:sz w:val="18"/>
                <w:szCs w:val="18"/>
                <w:lang w:val="en-GB" w:eastAsia="x-none"/>
              </w:rPr>
              <w:t xml:space="preserve"> name</w:t>
            </w:r>
            <w:r w:rsidR="00701653" w:rsidRPr="0030419E">
              <w:rPr>
                <w:sz w:val="18"/>
                <w:szCs w:val="18"/>
                <w:lang w:val="en-GB" w:eastAsia="x-none"/>
              </w:rPr>
              <w:t xml:space="preserve"> string</w:t>
            </w:r>
            <w:r w:rsidRPr="005C29F0">
              <w:rPr>
                <w:sz w:val="18"/>
                <w:szCs w:val="18"/>
                <w:lang w:val="en-GB" w:eastAsia="x-none"/>
              </w:rPr>
              <w:t>.</w:t>
            </w:r>
          </w:p>
        </w:tc>
      </w:tr>
      <w:tr w:rsidR="00AD6AA2" w:rsidRPr="003604FC" w14:paraId="72F64F38" w14:textId="77777777" w:rsidTr="00AD6AA2">
        <w:trPr>
          <w:trHeight w:val="251"/>
        </w:trPr>
        <w:tc>
          <w:tcPr>
            <w:tcW w:w="1526" w:type="dxa"/>
            <w:shd w:val="clear" w:color="auto" w:fill="auto"/>
          </w:tcPr>
          <w:p w14:paraId="19ECC6FA" w14:textId="77777777" w:rsidR="00AD6AA2" w:rsidRDefault="00AD6AA2">
            <w:pPr>
              <w:spacing w:before="60"/>
              <w:ind w:left="113"/>
              <w:rPr>
                <w:rFonts w:cs="Arial"/>
                <w:color w:val="000000"/>
                <w:sz w:val="18"/>
                <w:szCs w:val="18"/>
              </w:rPr>
              <w:pPrChange w:id="425" w:author="Guy Roberts" w:date="2015-05-12T17:20:00Z">
                <w:pPr>
                  <w:ind w:left="113"/>
                </w:pPr>
              </w:pPrChange>
            </w:pPr>
            <w:r>
              <w:rPr>
                <w:rFonts w:cs="Arial"/>
                <w:color w:val="000000"/>
                <w:sz w:val="18"/>
                <w:szCs w:val="18"/>
              </w:rPr>
              <w:t>AttributeValue</w:t>
            </w:r>
          </w:p>
        </w:tc>
        <w:tc>
          <w:tcPr>
            <w:tcW w:w="850" w:type="dxa"/>
          </w:tcPr>
          <w:p w14:paraId="2B9A1201" w14:textId="77777777" w:rsidR="00AD6AA2" w:rsidRDefault="00AD6AA2">
            <w:pPr>
              <w:spacing w:before="60"/>
              <w:jc w:val="center"/>
              <w:rPr>
                <w:rFonts w:cs="Arial"/>
                <w:color w:val="000000"/>
                <w:sz w:val="18"/>
                <w:szCs w:val="18"/>
              </w:rPr>
              <w:pPrChange w:id="426" w:author="Guy Roberts" w:date="2015-05-12T17:20:00Z">
                <w:pPr>
                  <w:jc w:val="center"/>
                </w:pPr>
              </w:pPrChange>
            </w:pPr>
            <w:r>
              <w:rPr>
                <w:rFonts w:cs="Arial"/>
                <w:color w:val="000000"/>
                <w:sz w:val="18"/>
                <w:szCs w:val="18"/>
              </w:rPr>
              <w:t>Elem</w:t>
            </w:r>
          </w:p>
        </w:tc>
        <w:tc>
          <w:tcPr>
            <w:tcW w:w="849" w:type="dxa"/>
            <w:shd w:val="clear" w:color="auto" w:fill="auto"/>
          </w:tcPr>
          <w:p w14:paraId="50B17825" w14:textId="77777777" w:rsidR="00AD6AA2" w:rsidRDefault="00AD6AA2">
            <w:pPr>
              <w:spacing w:before="60"/>
              <w:jc w:val="center"/>
              <w:rPr>
                <w:rFonts w:cs="Arial"/>
                <w:color w:val="000000"/>
                <w:sz w:val="18"/>
                <w:szCs w:val="18"/>
              </w:rPr>
              <w:pPrChange w:id="427" w:author="Guy Roberts" w:date="2015-05-12T17:20:00Z">
                <w:pPr>
                  <w:jc w:val="center"/>
                </w:pPr>
              </w:pPrChange>
            </w:pPr>
            <w:r>
              <w:rPr>
                <w:rFonts w:cs="Arial"/>
                <w:color w:val="000000"/>
                <w:sz w:val="18"/>
                <w:szCs w:val="18"/>
              </w:rPr>
              <w:t>M</w:t>
            </w:r>
          </w:p>
        </w:tc>
        <w:tc>
          <w:tcPr>
            <w:tcW w:w="5679" w:type="dxa"/>
            <w:shd w:val="clear" w:color="auto" w:fill="auto"/>
          </w:tcPr>
          <w:p w14:paraId="5BA20DBF" w14:textId="076C24D3" w:rsidR="00AD6AA2" w:rsidRPr="0054043C" w:rsidRDefault="00AD6AA2">
            <w:pPr>
              <w:spacing w:before="60"/>
              <w:rPr>
                <w:sz w:val="18"/>
                <w:szCs w:val="18"/>
                <w:lang w:val="en-GB" w:eastAsia="x-none"/>
              </w:rPr>
              <w:pPrChange w:id="428" w:author="Guy Roberts" w:date="2015-05-12T17:20:00Z">
                <w:pPr/>
              </w:pPrChange>
            </w:pPr>
            <w:r w:rsidRPr="009301EC">
              <w:rPr>
                <w:iCs/>
                <w:sz w:val="18"/>
                <w:szCs w:val="18"/>
                <w:lang w:val="en-GB" w:eastAsia="x-none"/>
                <w:rPrChange w:id="429" w:author="Guy Roberts" w:date="2015-05-13T11:59:00Z">
                  <w:rPr>
                    <w:i/>
                    <w:iCs/>
                    <w:sz w:val="18"/>
                    <w:szCs w:val="18"/>
                    <w:lang w:val="en-GB" w:eastAsia="x-none"/>
                  </w:rPr>
                </w:rPrChange>
              </w:rPr>
              <w:t>The child SAML</w:t>
            </w:r>
            <w:r>
              <w:rPr>
                <w:i/>
                <w:iCs/>
                <w:sz w:val="18"/>
                <w:szCs w:val="18"/>
                <w:lang w:val="en-GB" w:eastAsia="x-none"/>
              </w:rPr>
              <w:t xml:space="preserve"> AttributeValue</w:t>
            </w:r>
            <w:r w:rsidRPr="00B8076E">
              <w:rPr>
                <w:i/>
                <w:iCs/>
                <w:sz w:val="18"/>
                <w:szCs w:val="18"/>
                <w:lang w:val="en-GB" w:eastAsia="x-none"/>
              </w:rPr>
              <w:t xml:space="preserve"> </w:t>
            </w:r>
            <w:r w:rsidRPr="00B8076E">
              <w:rPr>
                <w:sz w:val="18"/>
                <w:szCs w:val="18"/>
                <w:lang w:val="en-GB" w:eastAsia="x-none"/>
              </w:rPr>
              <w:t>element contains the</w:t>
            </w:r>
            <w:r w:rsidR="00642F6F">
              <w:rPr>
                <w:sz w:val="18"/>
                <w:szCs w:val="18"/>
                <w:lang w:val="en-GB" w:eastAsia="x-none"/>
              </w:rPr>
              <w:t xml:space="preserve"> OAuth </w:t>
            </w:r>
            <w:r w:rsidR="00642F6F" w:rsidRPr="0030419E">
              <w:rPr>
                <w:i/>
                <w:sz w:val="18"/>
                <w:szCs w:val="18"/>
                <w:lang w:val="en-GB" w:eastAsia="x-none"/>
              </w:rPr>
              <w:t>access_token</w:t>
            </w:r>
            <w:r w:rsidR="00642F6F">
              <w:rPr>
                <w:sz w:val="18"/>
                <w:szCs w:val="18"/>
                <w:lang w:val="en-GB" w:eastAsia="x-none"/>
              </w:rPr>
              <w:t xml:space="preserve"> value encoded as a string</w:t>
            </w:r>
            <w:r w:rsidRPr="00B8076E">
              <w:rPr>
                <w:sz w:val="18"/>
                <w:szCs w:val="18"/>
                <w:lang w:val="en-GB" w:eastAsia="x-none"/>
              </w:rPr>
              <w:t>.</w:t>
            </w:r>
          </w:p>
        </w:tc>
      </w:tr>
    </w:tbl>
    <w:p w14:paraId="4D54581C" w14:textId="19DA1FDD" w:rsidR="00701653" w:rsidRDefault="00AD6AA2" w:rsidP="00AD6AA2">
      <w:pPr>
        <w:rPr>
          <w:lang w:val="en-GB"/>
        </w:rPr>
      </w:pPr>
      <w:r>
        <w:rPr>
          <w:lang w:val="en-GB"/>
        </w:rPr>
        <w:br/>
      </w:r>
      <w:r w:rsidR="00701653">
        <w:rPr>
          <w:lang w:val="en-GB"/>
        </w:rPr>
        <w:t xml:space="preserve">Any other OAuth related parameters </w:t>
      </w:r>
      <w:r w:rsidR="00642F6F">
        <w:rPr>
          <w:lang w:val="en-GB"/>
        </w:rPr>
        <w:t>could</w:t>
      </w:r>
      <w:r w:rsidR="00701653">
        <w:rPr>
          <w:lang w:val="en-GB"/>
        </w:rPr>
        <w:t xml:space="preserve"> be included using similar rules.</w:t>
      </w:r>
      <w:r w:rsidR="005B2D35">
        <w:rPr>
          <w:lang w:val="en-GB"/>
        </w:rPr>
        <w:t xml:space="preserve">  Additional OAuth tokens for different realms would be included in the </w:t>
      </w:r>
      <w:r w:rsidR="005B2D35" w:rsidRPr="009301EC">
        <w:rPr>
          <w:i/>
          <w:lang w:val="en-GB"/>
          <w:rPrChange w:id="430" w:author="Guy Roberts" w:date="2015-05-13T11:59:00Z">
            <w:rPr>
              <w:lang w:val="en-GB"/>
            </w:rPr>
          </w:rPrChange>
        </w:rPr>
        <w:t>nsiHeader</w:t>
      </w:r>
      <w:r w:rsidR="005B2D35">
        <w:rPr>
          <w:lang w:val="en-GB"/>
        </w:rPr>
        <w:t xml:space="preserve"> by populating additional </w:t>
      </w:r>
      <w:r w:rsidR="005B2D35" w:rsidRPr="0054043C">
        <w:rPr>
          <w:i/>
          <w:lang w:val="en-GB"/>
        </w:rPr>
        <w:t>sessionSecurityAttr</w:t>
      </w:r>
      <w:r w:rsidR="005B2D35">
        <w:rPr>
          <w:i/>
          <w:lang w:val="en-GB"/>
        </w:rPr>
        <w:t xml:space="preserve"> </w:t>
      </w:r>
      <w:r w:rsidR="005B2D35" w:rsidRPr="0030419E">
        <w:rPr>
          <w:lang w:val="en-GB"/>
        </w:rPr>
        <w:t>elements</w:t>
      </w:r>
      <w:r w:rsidR="005B2D35">
        <w:rPr>
          <w:i/>
          <w:lang w:val="en-GB"/>
        </w:rPr>
        <w:t>.</w:t>
      </w:r>
    </w:p>
    <w:p w14:paraId="1AF2E761" w14:textId="77777777" w:rsidR="00701653" w:rsidRDefault="00701653" w:rsidP="00AD6AA2">
      <w:pPr>
        <w:rPr>
          <w:lang w:val="en-GB"/>
        </w:rPr>
      </w:pPr>
    </w:p>
    <w:p w14:paraId="6E4A1AB1" w14:textId="218959CD" w:rsidR="00AD6AA2" w:rsidRPr="0054043C" w:rsidRDefault="00AD6AA2" w:rsidP="00AD6AA2">
      <w:pPr>
        <w:rPr>
          <w:lang w:val="en-GB"/>
        </w:rPr>
      </w:pPr>
      <w:r>
        <w:rPr>
          <w:lang w:val="en-GB"/>
        </w:rPr>
        <w:t>The following is an example</w:t>
      </w:r>
      <w:r w:rsidR="00642F6F">
        <w:rPr>
          <w:lang w:val="en-GB"/>
        </w:rPr>
        <w:t xml:space="preserve"> OAuth</w:t>
      </w:r>
      <w:r>
        <w:rPr>
          <w:lang w:val="en-GB"/>
        </w:rPr>
        <w:t xml:space="preserve"> </w:t>
      </w:r>
      <w:r w:rsidR="00642F6F">
        <w:rPr>
          <w:i/>
          <w:lang w:val="en-GB"/>
        </w:rPr>
        <w:t>access_token</w:t>
      </w:r>
      <w:r>
        <w:rPr>
          <w:i/>
          <w:lang w:val="en-GB"/>
        </w:rPr>
        <w:t xml:space="preserve"> </w:t>
      </w:r>
      <w:r w:rsidRPr="0054043C">
        <w:rPr>
          <w:lang w:val="en-GB"/>
        </w:rPr>
        <w:t>security attribute</w:t>
      </w:r>
      <w:r w:rsidR="00642F6F">
        <w:rPr>
          <w:lang w:val="en-GB"/>
        </w:rPr>
        <w:t xml:space="preserve"> for the realm “</w:t>
      </w:r>
      <w:r w:rsidR="00642F6F" w:rsidRPr="0054043C">
        <w:rPr>
          <w:rFonts w:ascii="Courier" w:hAnsi="Courier" w:cs="Courier New"/>
          <w:sz w:val="16"/>
          <w:szCs w:val="16"/>
        </w:rPr>
        <w:t>http://idp.example.net/oauth</w:t>
      </w:r>
      <w:r w:rsidR="00642F6F">
        <w:rPr>
          <w:lang w:val="en-GB"/>
        </w:rPr>
        <w:t>” with a value of “</w:t>
      </w:r>
      <w:r w:rsidR="00642F6F" w:rsidRPr="00CC25C1">
        <w:rPr>
          <w:rFonts w:ascii="Courier" w:hAnsi="Courier" w:cs="Courier New"/>
          <w:color w:val="000000"/>
          <w:sz w:val="16"/>
          <w:szCs w:val="16"/>
        </w:rPr>
        <w:t>2YotnFZFEjr1zCsicMWpAA</w:t>
      </w:r>
      <w:r w:rsidR="00642F6F">
        <w:rPr>
          <w:lang w:val="en-GB"/>
        </w:rPr>
        <w:t>”</w:t>
      </w:r>
      <w:r>
        <w:rPr>
          <w:lang w:val="en-GB"/>
        </w:rPr>
        <w:t>.</w:t>
      </w:r>
    </w:p>
    <w:p w14:paraId="2BEEE22D" w14:textId="77777777" w:rsidR="00AD6AA2" w:rsidRPr="0054043C" w:rsidRDefault="00AD6AA2" w:rsidP="00AD6AA2">
      <w:pPr>
        <w:rPr>
          <w:lang w:val="en-GB"/>
        </w:rPr>
      </w:pPr>
    </w:p>
    <w:p w14:paraId="408406E2" w14:textId="77777777" w:rsidR="00AD6AA2" w:rsidRPr="005C29F0" w:rsidRDefault="00AD6AA2" w:rsidP="0030419E">
      <w:pPr>
        <w:rPr>
          <w:rFonts w:ascii="Courier" w:hAnsi="Courier" w:cs="Courier New"/>
          <w:color w:val="F5844C"/>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type</w:t>
      </w:r>
      <w:r w:rsidRPr="0030419E">
        <w:rPr>
          <w:rFonts w:ascii="Courier" w:hAnsi="Courier" w:cs="Courier New"/>
          <w:color w:val="FF8040"/>
          <w:sz w:val="16"/>
          <w:szCs w:val="16"/>
        </w:rPr>
        <w:t>=</w:t>
      </w:r>
      <w:r w:rsidRPr="0030419E">
        <w:rPr>
          <w:rFonts w:ascii="Courier" w:hAnsi="Courier" w:cs="Courier New"/>
          <w:sz w:val="16"/>
          <w:szCs w:val="16"/>
        </w:rPr>
        <w:t>"urn:ogf:nsi:security:attr:realm"</w:t>
      </w:r>
    </w:p>
    <w:p w14:paraId="11CCB073" w14:textId="77777777" w:rsidR="00AD6AA2" w:rsidRPr="005C29F0" w:rsidRDefault="00AD6AA2" w:rsidP="0030419E">
      <w:pPr>
        <w:rPr>
          <w:rFonts w:ascii="Courier" w:hAnsi="Courier" w:cs="Courier New"/>
          <w:color w:val="F5844C"/>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w:t>
      </w:r>
      <w:r w:rsidRPr="0030419E">
        <w:rPr>
          <w:rFonts w:ascii="Courier" w:hAnsi="Courier" w:cs="Courier New"/>
          <w:color w:val="FF8040"/>
          <w:sz w:val="16"/>
          <w:szCs w:val="16"/>
        </w:rPr>
        <w:t>=</w:t>
      </w:r>
      <w:r w:rsidRPr="0030419E">
        <w:rPr>
          <w:rFonts w:ascii="Courier" w:hAnsi="Courier" w:cs="Courier New"/>
          <w:sz w:val="16"/>
          <w:szCs w:val="16"/>
        </w:rPr>
        <w:t>"http://idp.example.net/oauth"</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w:t>
      </w:r>
      <w:r w:rsidRPr="0030419E">
        <w:rPr>
          <w:rFonts w:ascii="Courier" w:hAnsi="Courier" w:cs="Courier New"/>
          <w:color w:val="F5844C"/>
          <w:sz w:val="16"/>
          <w:szCs w:val="16"/>
        </w:rPr>
        <w:t xml:space="preserve"> Name</w:t>
      </w:r>
      <w:r w:rsidRPr="0030419E">
        <w:rPr>
          <w:rFonts w:ascii="Courier" w:hAnsi="Courier" w:cs="Courier New"/>
          <w:color w:val="FF8040"/>
          <w:sz w:val="16"/>
          <w:szCs w:val="16"/>
        </w:rPr>
        <w:t>=</w:t>
      </w:r>
      <w:r w:rsidRPr="0030419E">
        <w:rPr>
          <w:rFonts w:ascii="Courier" w:hAnsi="Courier" w:cs="Courier New"/>
          <w:sz w:val="16"/>
          <w:szCs w:val="16"/>
        </w:rPr>
        <w:t>"access_token"</w:t>
      </w:r>
    </w:p>
    <w:p w14:paraId="630CB88A" w14:textId="77777777" w:rsidR="00CC25C1" w:rsidRDefault="00AD6AA2" w:rsidP="0030419E">
      <w:pPr>
        <w:rPr>
          <w:rFonts w:ascii="Courier" w:hAnsi="Courier" w:cs="Courier New"/>
          <w:color w:val="000096"/>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NameFormat</w:t>
      </w:r>
      <w:r w:rsidRPr="0030419E">
        <w:rPr>
          <w:rFonts w:ascii="Courier" w:hAnsi="Courier" w:cs="Courier New"/>
          <w:color w:val="FF8040"/>
          <w:sz w:val="16"/>
          <w:szCs w:val="16"/>
        </w:rPr>
        <w:t>=</w:t>
      </w:r>
      <w:r w:rsidRPr="0030419E">
        <w:rPr>
          <w:rFonts w:ascii="Courier" w:hAnsi="Courier" w:cs="Courier New"/>
          <w:sz w:val="16"/>
          <w:szCs w:val="16"/>
        </w:rPr>
        <w:t>"urn:oasis:names:tc:SAML:2.0:attrname-format:basic"</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&lt;saml:AttributeValue</w:t>
      </w:r>
      <w:r w:rsidRPr="0030419E">
        <w:rPr>
          <w:rFonts w:ascii="Courier" w:hAnsi="Courier" w:cs="Courier New"/>
          <w:color w:val="F5844C"/>
          <w:sz w:val="16"/>
          <w:szCs w:val="16"/>
        </w:rPr>
        <w:t xml:space="preserve"> xsi:type</w:t>
      </w:r>
      <w:r w:rsidRPr="0030419E">
        <w:rPr>
          <w:rFonts w:ascii="Courier" w:hAnsi="Courier" w:cs="Courier New"/>
          <w:color w:val="FF8040"/>
          <w:sz w:val="16"/>
          <w:szCs w:val="16"/>
        </w:rPr>
        <w:t>=</w:t>
      </w:r>
      <w:r w:rsidRPr="0030419E">
        <w:rPr>
          <w:rFonts w:ascii="Courier" w:hAnsi="Courier" w:cs="Courier New"/>
          <w:sz w:val="16"/>
          <w:szCs w:val="16"/>
        </w:rPr>
        <w:t>"xsd:string"</w:t>
      </w:r>
      <w:r w:rsidRPr="0030419E">
        <w:rPr>
          <w:rFonts w:ascii="Courier" w:hAnsi="Courier" w:cs="Courier New"/>
          <w:color w:val="000096"/>
          <w:sz w:val="16"/>
          <w:szCs w:val="16"/>
        </w:rPr>
        <w:t>&gt;</w:t>
      </w:r>
    </w:p>
    <w:p w14:paraId="50B9FDA8" w14:textId="77777777" w:rsidR="00CC25C1" w:rsidRDefault="00CC25C1" w:rsidP="0030419E">
      <w:pPr>
        <w:rPr>
          <w:rFonts w:ascii="Courier" w:hAnsi="Courier" w:cs="Courier New"/>
          <w:color w:val="000000"/>
          <w:sz w:val="16"/>
          <w:szCs w:val="16"/>
        </w:rPr>
      </w:pPr>
      <w:r>
        <w:rPr>
          <w:rFonts w:ascii="Courier" w:hAnsi="Courier" w:cs="Courier New"/>
          <w:color w:val="000096"/>
          <w:sz w:val="16"/>
          <w:szCs w:val="16"/>
        </w:rPr>
        <w:t xml:space="preserve">            </w:t>
      </w:r>
      <w:r w:rsidRPr="00CC25C1">
        <w:rPr>
          <w:rFonts w:ascii="Courier" w:hAnsi="Courier" w:cs="Courier New"/>
          <w:color w:val="000000"/>
          <w:sz w:val="16"/>
          <w:szCs w:val="16"/>
        </w:rPr>
        <w:t>2YotnFZFEjr1zCsicMWpAA</w:t>
      </w:r>
    </w:p>
    <w:p w14:paraId="00B43785" w14:textId="13EF15F3" w:rsidR="00AD6AA2" w:rsidRPr="0030419E" w:rsidRDefault="00CC25C1" w:rsidP="0030419E">
      <w:pPr>
        <w:rPr>
          <w:rFonts w:ascii="Courier" w:hAnsi="Courier" w:cs="Courier New"/>
          <w:color w:val="000096"/>
          <w:sz w:val="16"/>
          <w:szCs w:val="16"/>
        </w:rPr>
      </w:pPr>
      <w:r>
        <w:rPr>
          <w:rFonts w:ascii="Courier" w:hAnsi="Courier" w:cs="Courier New"/>
          <w:color w:val="000000"/>
          <w:sz w:val="16"/>
          <w:szCs w:val="16"/>
        </w:rPr>
        <w:t xml:space="preserve">        </w:t>
      </w:r>
      <w:r w:rsidR="00AD6AA2" w:rsidRPr="0030419E">
        <w:rPr>
          <w:rFonts w:ascii="Courier" w:hAnsi="Courier" w:cs="Courier New"/>
          <w:color w:val="000096"/>
          <w:sz w:val="16"/>
          <w:szCs w:val="16"/>
        </w:rPr>
        <w:t>&lt;/saml:AttributeValue&gt;</w:t>
      </w:r>
      <w:r w:rsidR="00AD6AA2" w:rsidRPr="0030419E">
        <w:rPr>
          <w:rFonts w:ascii="Courier" w:hAnsi="Courier" w:cs="Courier New"/>
          <w:color w:val="000000"/>
          <w:sz w:val="16"/>
          <w:szCs w:val="16"/>
        </w:rPr>
        <w:br/>
        <w:t xml:space="preserve">    </w:t>
      </w:r>
      <w:r w:rsidR="00AD6AA2" w:rsidRPr="0030419E">
        <w:rPr>
          <w:rFonts w:ascii="Courier" w:hAnsi="Courier" w:cs="Courier New"/>
          <w:color w:val="000096"/>
          <w:sz w:val="16"/>
          <w:szCs w:val="16"/>
        </w:rPr>
        <w:t>&lt;/saml:Attribute&gt;</w:t>
      </w:r>
      <w:r w:rsidR="00AD6AA2" w:rsidRPr="0030419E">
        <w:rPr>
          <w:rFonts w:ascii="Courier" w:hAnsi="Courier" w:cs="Courier New"/>
          <w:color w:val="000000"/>
          <w:sz w:val="16"/>
          <w:szCs w:val="16"/>
        </w:rPr>
        <w:br/>
      </w:r>
      <w:r w:rsidR="00AD6AA2" w:rsidRPr="0030419E">
        <w:rPr>
          <w:rFonts w:ascii="Courier" w:hAnsi="Courier" w:cs="Courier New"/>
          <w:color w:val="000096"/>
          <w:sz w:val="16"/>
          <w:szCs w:val="16"/>
        </w:rPr>
        <w:t>&lt;/sessionSecurityAttr&gt;</w:t>
      </w:r>
    </w:p>
    <w:p w14:paraId="00249C08" w14:textId="5D33D58C" w:rsidR="00AD6AA2" w:rsidRPr="0030419E" w:rsidRDefault="00AD6AA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12</w:t>
      </w:r>
      <w:r w:rsidRPr="0054043C">
        <w:rPr>
          <w:lang w:val="en-GB"/>
        </w:rPr>
        <w:fldChar w:fldCharType="end"/>
      </w:r>
      <w:r w:rsidRPr="0054043C">
        <w:rPr>
          <w:lang w:val="en-GB"/>
        </w:rPr>
        <w:t xml:space="preserve"> – </w:t>
      </w:r>
      <w:r w:rsidR="002963B1" w:rsidRPr="0030419E">
        <w:rPr>
          <w:lang w:val="en-GB"/>
        </w:rPr>
        <w:t xml:space="preserve">OAuth </w:t>
      </w:r>
      <w:r w:rsidR="002963B1" w:rsidRPr="005C29F0">
        <w:rPr>
          <w:i/>
          <w:lang w:val="en-GB"/>
        </w:rPr>
        <w:t>access_token</w:t>
      </w:r>
      <w:r w:rsidR="002963B1" w:rsidRPr="0030419E">
        <w:rPr>
          <w:lang w:val="en-GB"/>
        </w:rPr>
        <w:t xml:space="preserve"> encoding in </w:t>
      </w:r>
      <w:r w:rsidR="002963B1" w:rsidRPr="005C29F0">
        <w:rPr>
          <w:i/>
          <w:lang w:val="en-GB"/>
        </w:rPr>
        <w:t>sessionSecurityAttr</w:t>
      </w:r>
      <w:r w:rsidR="002963B1" w:rsidRPr="0030419E">
        <w:rPr>
          <w:lang w:val="en-GB"/>
        </w:rPr>
        <w:t xml:space="preserve"> element</w:t>
      </w:r>
      <w:r w:rsidRPr="005C29F0">
        <w:rPr>
          <w:lang w:val="en-GB"/>
        </w:rPr>
        <w:t>.</w:t>
      </w:r>
    </w:p>
    <w:p w14:paraId="5FCB3963" w14:textId="69B91464" w:rsidR="00EF191B" w:rsidRPr="0054043C" w:rsidRDefault="00EF191B" w:rsidP="00EF191B">
      <w:pPr>
        <w:rPr>
          <w:lang w:val="en-CA"/>
        </w:rPr>
      </w:pPr>
      <w:r>
        <w:t>NSI d</w:t>
      </w:r>
      <w:r w:rsidRPr="004A79A8">
        <w:t>o</w:t>
      </w:r>
      <w:r>
        <w:t>es</w:t>
      </w:r>
      <w:r w:rsidRPr="004A79A8">
        <w:t xml:space="preserve"> not </w:t>
      </w:r>
      <w:del w:id="431" w:author="Guy Roberts" w:date="2015-05-13T12:01:00Z">
        <w:r w:rsidRPr="004A79A8" w:rsidDel="009301EC">
          <w:delText xml:space="preserve">current </w:delText>
        </w:r>
      </w:del>
      <w:r w:rsidRPr="004A79A8">
        <w:t>specif</w:t>
      </w:r>
      <w:r>
        <w:t>y the form of the Application/</w:t>
      </w:r>
      <w:r w:rsidRPr="004A79A8">
        <w:t xml:space="preserve">uRA interface, and therefore, cannot specify how </w:t>
      </w:r>
      <w:r>
        <w:t xml:space="preserve">these OAuth access </w:t>
      </w:r>
      <w:r w:rsidRPr="004A79A8">
        <w:t>token</w:t>
      </w:r>
      <w:r w:rsidR="005B2D35">
        <w:t>s</w:t>
      </w:r>
      <w:r w:rsidRPr="004A79A8">
        <w:t xml:space="preserve"> </w:t>
      </w:r>
      <w:r>
        <w:t xml:space="preserve">specifically get </w:t>
      </w:r>
      <w:r w:rsidRPr="004A79A8">
        <w:t>into the uRA</w:t>
      </w:r>
      <w:r>
        <w:t>.  It is therefore left up to uRA specific implementation</w:t>
      </w:r>
      <w:r w:rsidRPr="004A79A8">
        <w:t>.</w:t>
      </w:r>
      <w:r>
        <w:t xml:space="preserve">  </w:t>
      </w:r>
      <w:r w:rsidRPr="004A79A8">
        <w:t xml:space="preserve">The </w:t>
      </w:r>
      <w:del w:id="432" w:author="Guy Roberts" w:date="2015-05-13T12:01:00Z">
        <w:r w:rsidRPr="004A79A8" w:rsidDel="009301EC">
          <w:delText xml:space="preserve">Application </w:delText>
        </w:r>
      </w:del>
      <w:ins w:id="433" w:author="Guy Roberts" w:date="2015-05-13T12:01:00Z">
        <w:r w:rsidR="009301EC">
          <w:t>Originating Entity</w:t>
        </w:r>
        <w:r w:rsidR="009301EC" w:rsidRPr="004A79A8">
          <w:t xml:space="preserve"> </w:t>
        </w:r>
      </w:ins>
      <w:r w:rsidRPr="004A79A8">
        <w:t>must be able to</w:t>
      </w:r>
      <w:r>
        <w:t xml:space="preserve"> specify across the Application/</w:t>
      </w:r>
      <w:r w:rsidRPr="004A79A8">
        <w:t xml:space="preserve">uRA interface multiple </w:t>
      </w:r>
      <w:r w:rsidR="005B2D35" w:rsidRPr="0030419E">
        <w:rPr>
          <w:i/>
        </w:rPr>
        <w:t>realm/access_token</w:t>
      </w:r>
      <w:r w:rsidR="005B2D35">
        <w:t xml:space="preserve"> pairs</w:t>
      </w:r>
      <w:r w:rsidRPr="004A79A8">
        <w:t xml:space="preserve"> depending on the number required to utilize resources associated with the connection request.</w:t>
      </w:r>
      <w:r w:rsidR="005B2D35">
        <w:t xml:space="preserve"> </w:t>
      </w:r>
    </w:p>
    <w:p w14:paraId="2A9F6D7D" w14:textId="77777777" w:rsidR="00EF191B" w:rsidRPr="004A79A8" w:rsidRDefault="00EF191B" w:rsidP="0030419E">
      <w:pPr>
        <w:rPr>
          <w:lang w:val="en-CA"/>
        </w:rPr>
      </w:pPr>
    </w:p>
    <w:p w14:paraId="04677251" w14:textId="2E98D843" w:rsidR="00393CC9" w:rsidRDefault="002366BC" w:rsidP="0030419E">
      <w:r>
        <w:t>[</w:t>
      </w:r>
      <w:r w:rsidRPr="00701653">
        <w:t>RFC 6749</w:t>
      </w:r>
      <w:r>
        <w:t>], Section 7 “</w:t>
      </w:r>
      <w:r w:rsidRPr="0030419E">
        <w:rPr>
          <w:bCs/>
        </w:rPr>
        <w:t>Accessing Protected Resources</w:t>
      </w:r>
      <w:r>
        <w:t>"</w:t>
      </w:r>
      <w:r w:rsidR="007E35EC">
        <w:t xml:space="preserve"> </w:t>
      </w:r>
      <w:r>
        <w:t xml:space="preserve">describes the </w:t>
      </w:r>
      <w:r w:rsidR="007E35EC">
        <w:t>structure</w:t>
      </w:r>
      <w:r>
        <w:t xml:space="preserve"> of error messages returned by a Resource Server in respo</w:t>
      </w:r>
      <w:r w:rsidR="007E35EC">
        <w:t>nse to a failed access attempt</w:t>
      </w:r>
      <w:r w:rsidR="00393CC9">
        <w:t xml:space="preserve">, and </w:t>
      </w:r>
      <w:r w:rsidR="007E35EC">
        <w:t xml:space="preserve">[RFC6750] </w:t>
      </w:r>
      <w:r w:rsidR="00393CC9">
        <w:t>defines</w:t>
      </w:r>
      <w:r w:rsidR="007E35EC">
        <w:t xml:space="preserve"> three specific authorization errors</w:t>
      </w:r>
      <w:r w:rsidR="00393CC9">
        <w:t xml:space="preserve"> that can be returned from a Resource Server.  There are three error fields associated with an error in the OAuth protocol:</w:t>
      </w:r>
    </w:p>
    <w:p w14:paraId="22688987" w14:textId="77777777" w:rsidR="00393CC9" w:rsidRDefault="00393CC9" w:rsidP="0030419E"/>
    <w:p w14:paraId="07BABC81" w14:textId="711FBFD5" w:rsidR="00393CC9" w:rsidRDefault="00393CC9" w:rsidP="00393CC9">
      <w:r w:rsidRPr="0030419E">
        <w:rPr>
          <w:i/>
        </w:rPr>
        <w:t>error</w:t>
      </w:r>
      <w:r>
        <w:t xml:space="preserve"> (</w:t>
      </w:r>
      <w:r w:rsidRPr="00393CC9">
        <w:t>REQUIRED</w:t>
      </w:r>
      <w:r>
        <w:t>)</w:t>
      </w:r>
    </w:p>
    <w:p w14:paraId="67231F63" w14:textId="2FA58105" w:rsidR="00393CC9" w:rsidRPr="00393CC9" w:rsidRDefault="00393CC9" w:rsidP="005C29F0">
      <w:pPr>
        <w:pStyle w:val="ListParagraph"/>
        <w:numPr>
          <w:ilvl w:val="0"/>
          <w:numId w:val="39"/>
        </w:numPr>
      </w:pPr>
      <w:r w:rsidRPr="00393CC9">
        <w:t>A single ASCII [</w:t>
      </w:r>
      <w:r w:rsidRPr="00393CC9">
        <w:rPr>
          <w:u w:val="single"/>
        </w:rPr>
        <w:t>USASCII</w:t>
      </w:r>
      <w:r w:rsidRPr="00393CC9">
        <w:t>] error code</w:t>
      </w:r>
      <w:r>
        <w:t xml:space="preserve"> from a defined set in [RFC6749].  For example, </w:t>
      </w:r>
      <w:r w:rsidR="00575ABB">
        <w:t>“</w:t>
      </w:r>
      <w:r w:rsidRPr="00393CC9">
        <w:t>invalid_request</w:t>
      </w:r>
      <w:r w:rsidR="00575ABB">
        <w:t>”</w:t>
      </w:r>
      <w:r>
        <w:t xml:space="preserve">, </w:t>
      </w:r>
      <w:r w:rsidR="00575ABB">
        <w:t>“</w:t>
      </w:r>
      <w:r w:rsidRPr="00393CC9">
        <w:t>invalid_token</w:t>
      </w:r>
      <w:r w:rsidR="00575ABB">
        <w:t>”</w:t>
      </w:r>
      <w:r>
        <w:t xml:space="preserve">, and </w:t>
      </w:r>
      <w:r w:rsidR="00575ABB">
        <w:t>“</w:t>
      </w:r>
      <w:r w:rsidRPr="00393CC9">
        <w:t>insufficient_scope</w:t>
      </w:r>
      <w:r w:rsidR="00575ABB">
        <w:t>”</w:t>
      </w:r>
      <w:r>
        <w:t xml:space="preserve"> are three used by [RFC6750].</w:t>
      </w:r>
    </w:p>
    <w:p w14:paraId="38F3B11D" w14:textId="0BE630C5" w:rsidR="00393CC9" w:rsidRPr="00393CC9" w:rsidRDefault="00393CC9" w:rsidP="0030419E">
      <w:pPr>
        <w:pStyle w:val="ListParagraph"/>
      </w:pPr>
    </w:p>
    <w:p w14:paraId="21DE625A" w14:textId="1159B14E" w:rsidR="00393CC9" w:rsidRDefault="00393CC9" w:rsidP="00393CC9">
      <w:r w:rsidRPr="0030419E">
        <w:rPr>
          <w:i/>
        </w:rPr>
        <w:t>error_description</w:t>
      </w:r>
      <w:r>
        <w:t xml:space="preserve"> (</w:t>
      </w:r>
      <w:r w:rsidRPr="00393CC9">
        <w:t>OPTIONAL</w:t>
      </w:r>
      <w:r>
        <w:t>)</w:t>
      </w:r>
    </w:p>
    <w:p w14:paraId="65C1C769" w14:textId="70B145C5" w:rsidR="00393CC9" w:rsidRDefault="00393CC9" w:rsidP="0030419E">
      <w:pPr>
        <w:pStyle w:val="ListParagraph"/>
        <w:numPr>
          <w:ilvl w:val="0"/>
          <w:numId w:val="39"/>
        </w:numPr>
      </w:pPr>
      <w:r w:rsidRPr="00393CC9">
        <w:t>Human-readable ASCII [</w:t>
      </w:r>
      <w:r w:rsidRPr="00393CC9">
        <w:rPr>
          <w:u w:val="single"/>
        </w:rPr>
        <w:t>USASCII</w:t>
      </w:r>
      <w:r w:rsidRPr="00393CC9">
        <w:t>] text providing</w:t>
      </w:r>
      <w:r>
        <w:t xml:space="preserve"> </w:t>
      </w:r>
      <w:r w:rsidRPr="00393CC9">
        <w:t>additional information, used to assist the client developer in</w:t>
      </w:r>
      <w:r>
        <w:t xml:space="preserve"> </w:t>
      </w:r>
      <w:r w:rsidRPr="00393CC9">
        <w:t>understanding the error that occurred.</w:t>
      </w:r>
    </w:p>
    <w:p w14:paraId="5BCE91AC" w14:textId="77777777" w:rsidR="00393CC9" w:rsidRPr="00393CC9" w:rsidRDefault="00393CC9" w:rsidP="0030419E">
      <w:pPr>
        <w:pStyle w:val="ListParagraph"/>
      </w:pPr>
    </w:p>
    <w:p w14:paraId="6B6FE717" w14:textId="53560F91" w:rsidR="00393CC9" w:rsidRPr="00393CC9" w:rsidRDefault="00393CC9" w:rsidP="00393CC9">
      <w:r w:rsidRPr="0030419E">
        <w:rPr>
          <w:i/>
        </w:rPr>
        <w:lastRenderedPageBreak/>
        <w:t>error_uri</w:t>
      </w:r>
      <w:r>
        <w:t xml:space="preserve"> (</w:t>
      </w:r>
      <w:r w:rsidRPr="00393CC9">
        <w:t>OPTIONAL</w:t>
      </w:r>
      <w:r>
        <w:t>)</w:t>
      </w:r>
    </w:p>
    <w:p w14:paraId="450C663B" w14:textId="5804C01A" w:rsidR="00393CC9" w:rsidRDefault="00B77BA1" w:rsidP="0030419E">
      <w:pPr>
        <w:pStyle w:val="ListParagraph"/>
        <w:numPr>
          <w:ilvl w:val="0"/>
          <w:numId w:val="39"/>
        </w:numPr>
      </w:pPr>
      <w:r w:rsidRPr="00B77BA1">
        <w:t>A URI identifying a human-readable web page with</w:t>
      </w:r>
      <w:r>
        <w:t xml:space="preserve"> </w:t>
      </w:r>
      <w:r w:rsidRPr="00B77BA1">
        <w:t>information about the error, used to provide the client</w:t>
      </w:r>
      <w:r>
        <w:t xml:space="preserve"> </w:t>
      </w:r>
      <w:r w:rsidRPr="00B77BA1">
        <w:t>developer with additional information about the error.</w:t>
      </w:r>
    </w:p>
    <w:p w14:paraId="06165932" w14:textId="77777777" w:rsidR="00393CC9" w:rsidRDefault="00393CC9" w:rsidP="0030419E"/>
    <w:p w14:paraId="4E3E26AD" w14:textId="7C503656" w:rsidR="004A79A8" w:rsidRPr="005C29F0" w:rsidRDefault="002366BC" w:rsidP="0030419E">
      <w:r>
        <w:t xml:space="preserve">The NSI protocol utilizes the operation specific </w:t>
      </w:r>
      <w:ins w:id="434" w:author="Guy Roberts" w:date="2015-05-13T12:03:00Z">
        <w:r w:rsidR="009301EC">
          <w:t>f</w:t>
        </w:r>
      </w:ins>
      <w:del w:id="435" w:author="Guy Roberts" w:date="2015-05-13T12:03:00Z">
        <w:r w:rsidRPr="009301EC" w:rsidDel="009301EC">
          <w:delText>F</w:delText>
        </w:r>
      </w:del>
      <w:r w:rsidRPr="009301EC">
        <w:t>ailed</w:t>
      </w:r>
      <w:r>
        <w:t xml:space="preserve"> response (i.e. </w:t>
      </w:r>
      <w:r w:rsidRPr="009301EC">
        <w:rPr>
          <w:i/>
          <w:rPrChange w:id="436" w:author="Guy Roberts" w:date="2015-05-13T12:03:00Z">
            <w:rPr/>
          </w:rPrChange>
        </w:rPr>
        <w:t>reserveFailed</w:t>
      </w:r>
      <w:r>
        <w:t>) to transport these Resource</w:t>
      </w:r>
      <w:r w:rsidRPr="004A79A8">
        <w:t xml:space="preserve"> Server specific error messages back from the uPA through the uRA to the requesting Application via the NSI </w:t>
      </w:r>
      <w:r w:rsidRPr="0030419E">
        <w:rPr>
          <w:i/>
        </w:rPr>
        <w:t>ServiceException</w:t>
      </w:r>
      <w:r w:rsidR="00393CC9">
        <w:t xml:space="preserve"> element</w:t>
      </w:r>
      <w:r w:rsidRPr="004A79A8">
        <w:t>.</w:t>
      </w:r>
      <w:r w:rsidR="00A733CB">
        <w:t xml:space="preserve">  A standard </w:t>
      </w:r>
      <w:r w:rsidR="00A733CB" w:rsidRPr="0030419E">
        <w:rPr>
          <w:i/>
        </w:rPr>
        <w:t>00302</w:t>
      </w:r>
      <w:r w:rsidR="00A733CB">
        <w:t xml:space="preserve"> </w:t>
      </w:r>
      <w:r w:rsidR="00A733CB" w:rsidRPr="0030419E">
        <w:rPr>
          <w:i/>
        </w:rPr>
        <w:t>AUTHORIZATION_FAILURE</w:t>
      </w:r>
      <w:r w:rsidR="00A733CB">
        <w:rPr>
          <w:i/>
        </w:rPr>
        <w:t xml:space="preserve"> </w:t>
      </w:r>
      <w:r w:rsidR="00A733CB" w:rsidRPr="0030419E">
        <w:t>error</w:t>
      </w:r>
      <w:r w:rsidR="00A733CB">
        <w:rPr>
          <w:i/>
        </w:rPr>
        <w:t xml:space="preserve"> </w:t>
      </w:r>
      <w:r w:rsidR="00A733CB">
        <w:t xml:space="preserve">code is used for the OAuth type of </w:t>
      </w:r>
      <w:r w:rsidR="00A733CB" w:rsidRPr="009301EC">
        <w:rPr>
          <w:i/>
          <w:rPrChange w:id="437" w:author="Guy Roberts" w:date="2015-05-13T12:03:00Z">
            <w:rPr/>
          </w:rPrChange>
        </w:rPr>
        <w:t>ServiceException</w:t>
      </w:r>
      <w:r w:rsidR="00A733CB">
        <w:t xml:space="preserve">.  </w:t>
      </w:r>
      <w:r w:rsidR="00A733CB">
        <w:fldChar w:fldCharType="begin"/>
      </w:r>
      <w:r w:rsidR="00A733CB">
        <w:instrText xml:space="preserve"> REF _Ref292458891 \h </w:instrText>
      </w:r>
      <w:r w:rsidR="00A733CB">
        <w:fldChar w:fldCharType="separate"/>
      </w:r>
      <w:r w:rsidR="00A733CB" w:rsidRPr="0054043C">
        <w:rPr>
          <w:lang w:val="en-GB"/>
        </w:rPr>
        <w:t xml:space="preserve">Figure </w:t>
      </w:r>
      <w:r w:rsidR="00A733CB">
        <w:rPr>
          <w:noProof/>
          <w:lang w:val="en-GB"/>
        </w:rPr>
        <w:t>13</w:t>
      </w:r>
      <w:r w:rsidR="00A733CB">
        <w:fldChar w:fldCharType="end"/>
      </w:r>
      <w:r w:rsidR="00A733CB">
        <w:t xml:space="preserve"> below shows how the </w:t>
      </w:r>
      <w:r w:rsidR="00A733CB" w:rsidRPr="0030419E">
        <w:rPr>
          <w:i/>
        </w:rPr>
        <w:t>variables</w:t>
      </w:r>
      <w:r w:rsidR="00A733CB">
        <w:t xml:space="preserve"> element is populated with the application OAuth error information.</w:t>
      </w:r>
    </w:p>
    <w:p w14:paraId="6BF78FF0" w14:textId="77777777" w:rsidR="007E35EC" w:rsidRDefault="007E35EC" w:rsidP="0030419E"/>
    <w:p w14:paraId="03B25003" w14:textId="77777777" w:rsidR="00A733CB" w:rsidRDefault="00CE669D" w:rsidP="0030419E">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22D3A167" w14:textId="49622944" w:rsidR="00A733CB" w:rsidRDefault="00A733CB" w:rsidP="0030419E">
      <w:pPr>
        <w:rPr>
          <w:rFonts w:ascii="Courier" w:hAnsi="Courier"/>
          <w:color w:val="000000"/>
          <w:sz w:val="16"/>
          <w:szCs w:val="16"/>
        </w:rPr>
      </w:pPr>
      <w:r>
        <w:rPr>
          <w:rFonts w:ascii="Courier" w:hAnsi="Courier"/>
          <w:color w:val="000096"/>
          <w:sz w:val="16"/>
          <w:szCs w:val="16"/>
        </w:rPr>
        <w:t xml:space="preserve">        </w:t>
      </w:r>
      <w:hyperlink r:id="rId20" w:history="1">
        <w:r w:rsidRPr="0030419E">
          <w:rPr>
            <w:rStyle w:val="Hyperlink"/>
            <w:rFonts w:ascii="Courier" w:hAnsi="Courier"/>
            <w:sz w:val="16"/>
            <w:szCs w:val="16"/>
          </w:rPr>
          <w:t>http://services.ogf.org/nsi/2013/12/descriptions/EVTS.A-GOLE</w:t>
        </w:r>
      </w:hyperlink>
    </w:p>
    <w:p w14:paraId="7C6C2D97" w14:textId="55D5F3E3" w:rsidR="004902FD" w:rsidRPr="0030419E" w:rsidRDefault="00A733CB" w:rsidP="0030419E">
      <w:pPr>
        <w:rPr>
          <w:rFonts w:ascii="Courier" w:hAnsi="Courier"/>
          <w:sz w:val="16"/>
          <w:szCs w:val="16"/>
        </w:rPr>
      </w:pPr>
      <w:r>
        <w:rPr>
          <w:rFonts w:ascii="Courier" w:hAnsi="Courier"/>
          <w:color w:val="000000"/>
          <w:sz w:val="16"/>
          <w:szCs w:val="16"/>
        </w:rPr>
        <w:t xml:space="preserve">    </w:t>
      </w:r>
      <w:r w:rsidR="00CE669D" w:rsidRPr="0030419E">
        <w:rPr>
          <w:rFonts w:ascii="Courier" w:hAnsi="Courier"/>
          <w:color w:val="000096"/>
          <w:sz w:val="16"/>
          <w:szCs w:val="16"/>
        </w:rPr>
        <w:t>&lt;/serviceType&gt;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&lt;errorId&gt;</w:t>
      </w:r>
      <w:r w:rsidR="00CE669D" w:rsidRPr="0030419E">
        <w:rPr>
          <w:rFonts w:ascii="Courier" w:hAnsi="Courier"/>
          <w:color w:val="000000"/>
          <w:sz w:val="16"/>
          <w:szCs w:val="16"/>
        </w:rPr>
        <w:t>00302</w:t>
      </w:r>
      <w:r w:rsidR="00CE669D" w:rsidRPr="0030419E">
        <w:rPr>
          <w:rFonts w:ascii="Courier" w:hAnsi="Courier"/>
          <w:color w:val="000096"/>
          <w:sz w:val="16"/>
          <w:szCs w:val="16"/>
        </w:rPr>
        <w:t>&lt;/errorId&gt;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&lt;text&gt;</w:t>
      </w:r>
      <w:r w:rsidR="00CE669D" w:rsidRPr="0030419E">
        <w:rPr>
          <w:rFonts w:ascii="Courier" w:hAnsi="Courier"/>
          <w:color w:val="000000"/>
          <w:sz w:val="16"/>
          <w:szCs w:val="16"/>
        </w:rPr>
        <w:t>AUTHORIZATION_FAILURE</w:t>
      </w:r>
      <w:r w:rsidR="00CE669D" w:rsidRPr="0030419E">
        <w:rPr>
          <w:rFonts w:ascii="Courier" w:hAnsi="Courier"/>
          <w:color w:val="000096"/>
          <w:sz w:val="16"/>
          <w:szCs w:val="16"/>
        </w:rPr>
        <w:t>&lt;/text&gt;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&lt;variables&gt;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w:t>
      </w:r>
      <w:r w:rsidR="00CE669D" w:rsidRPr="0030419E">
        <w:rPr>
          <w:rFonts w:ascii="Courier" w:hAnsi="Courier"/>
          <w:color w:val="F5844C"/>
          <w:sz w:val="16"/>
          <w:szCs w:val="16"/>
        </w:rPr>
        <w:t xml:space="preserve"> type</w:t>
      </w:r>
      <w:r w:rsidR="00CE669D" w:rsidRPr="0030419E">
        <w:rPr>
          <w:rFonts w:ascii="Courier" w:hAnsi="Courier"/>
          <w:color w:val="FF8040"/>
          <w:sz w:val="16"/>
          <w:szCs w:val="16"/>
        </w:rPr>
        <w:t>=</w:t>
      </w:r>
      <w:r w:rsidR="00CE669D" w:rsidRPr="0030419E">
        <w:rPr>
          <w:rFonts w:ascii="Courier" w:hAnsi="Courier"/>
          <w:color w:val="993300"/>
          <w:sz w:val="16"/>
          <w:szCs w:val="16"/>
        </w:rPr>
        <w:t>"urn:ogf:nsi:security:attr:realm"</w:t>
      </w:r>
      <w:r w:rsidR="00CE669D" w:rsidRPr="0030419E">
        <w:rPr>
          <w:rFonts w:ascii="Courier" w:hAnsi="Courier"/>
          <w:color w:val="000096"/>
          <w:sz w:val="16"/>
          <w:szCs w:val="16"/>
        </w:rPr>
        <w: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&lt;value&gt;</w:t>
      </w:r>
      <w:r w:rsidR="00CE669D" w:rsidRPr="0030419E">
        <w:rPr>
          <w:rFonts w:ascii="Courier" w:hAnsi="Courier"/>
          <w:color w:val="000000"/>
          <w:sz w:val="16"/>
          <w:szCs w:val="16"/>
        </w:rPr>
        <w:t>http://idp.example.net/oauth</w:t>
      </w:r>
      <w:r w:rsidR="00CE669D" w:rsidRPr="0030419E">
        <w:rPr>
          <w:rFonts w:ascii="Courier" w:hAnsi="Courier"/>
          <w:color w:val="000096"/>
          <w:sz w:val="16"/>
          <w:szCs w:val="16"/>
        </w:rPr>
        <w:t>&lt;/value&gt;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w:t>
      </w:r>
      <w:r w:rsidR="00CE669D" w:rsidRPr="0030419E">
        <w:rPr>
          <w:rFonts w:ascii="Courier" w:hAnsi="Courier"/>
          <w:color w:val="F5844C"/>
          <w:sz w:val="16"/>
          <w:szCs w:val="16"/>
        </w:rPr>
        <w:t xml:space="preserve"> type</w:t>
      </w:r>
      <w:r w:rsidR="00CE669D" w:rsidRPr="0030419E">
        <w:rPr>
          <w:rFonts w:ascii="Courier" w:hAnsi="Courier"/>
          <w:color w:val="FF8040"/>
          <w:sz w:val="16"/>
          <w:szCs w:val="16"/>
        </w:rPr>
        <w:t>=</w:t>
      </w:r>
      <w:r w:rsidR="00CE669D" w:rsidRPr="0030419E">
        <w:rPr>
          <w:rFonts w:ascii="Courier" w:hAnsi="Courier"/>
          <w:color w:val="993300"/>
          <w:sz w:val="16"/>
          <w:szCs w:val="16"/>
        </w:rPr>
        <w:t>"access_token"</w:t>
      </w:r>
      <w:r w:rsidR="00CE669D" w:rsidRPr="0030419E">
        <w:rPr>
          <w:rFonts w:ascii="Courier" w:hAnsi="Courier"/>
          <w:color w:val="000096"/>
          <w:sz w:val="16"/>
          <w:szCs w:val="16"/>
        </w:rPr>
        <w: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&lt;value&gt;</w:t>
      </w:r>
      <w:r w:rsidR="00CE669D" w:rsidRPr="0030419E">
        <w:rPr>
          <w:rFonts w:ascii="Courier" w:hAnsi="Courier"/>
          <w:color w:val="000000"/>
          <w:sz w:val="16"/>
          <w:szCs w:val="16"/>
        </w:rPr>
        <w:t>2YotnFZFEjr1zCsicMWpAA</w:t>
      </w:r>
      <w:r w:rsidR="00CE669D" w:rsidRPr="0030419E">
        <w:rPr>
          <w:rFonts w:ascii="Courier" w:hAnsi="Courier"/>
          <w:color w:val="000096"/>
          <w:sz w:val="16"/>
          <w:szCs w:val="16"/>
        </w:rPr>
        <w:t>&lt;/value&gt;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w:t>
      </w:r>
      <w:r w:rsidR="00CE669D" w:rsidRPr="0030419E">
        <w:rPr>
          <w:rFonts w:ascii="Courier" w:hAnsi="Courier"/>
          <w:color w:val="F5844C"/>
          <w:sz w:val="16"/>
          <w:szCs w:val="16"/>
        </w:rPr>
        <w:t xml:space="preserve"> type</w:t>
      </w:r>
      <w:r w:rsidR="00CE669D" w:rsidRPr="0030419E">
        <w:rPr>
          <w:rFonts w:ascii="Courier" w:hAnsi="Courier"/>
          <w:color w:val="FF8040"/>
          <w:sz w:val="16"/>
          <w:szCs w:val="16"/>
        </w:rPr>
        <w:t>=</w:t>
      </w:r>
      <w:r w:rsidR="00CE669D" w:rsidRPr="0030419E">
        <w:rPr>
          <w:rFonts w:ascii="Courier" w:hAnsi="Courier"/>
          <w:color w:val="993300"/>
          <w:sz w:val="16"/>
          <w:szCs w:val="16"/>
        </w:rPr>
        <w:t>"error"</w:t>
      </w:r>
      <w:r w:rsidR="00CE669D" w:rsidRPr="0030419E">
        <w:rPr>
          <w:rFonts w:ascii="Courier" w:hAnsi="Courier"/>
          <w:color w:val="000096"/>
          <w:sz w:val="16"/>
          <w:szCs w:val="16"/>
        </w:rPr>
        <w: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&lt;value&gt;</w:t>
      </w:r>
      <w:r w:rsidR="00CE669D" w:rsidRPr="0030419E">
        <w:rPr>
          <w:rFonts w:ascii="Courier" w:hAnsi="Courier"/>
          <w:color w:val="000000"/>
          <w:sz w:val="16"/>
          <w:szCs w:val="16"/>
        </w:rPr>
        <w:t>invalid_token</w:t>
      </w:r>
      <w:r w:rsidR="00CE669D" w:rsidRPr="0030419E">
        <w:rPr>
          <w:rFonts w:ascii="Courier" w:hAnsi="Courier"/>
          <w:color w:val="000096"/>
          <w:sz w:val="16"/>
          <w:szCs w:val="16"/>
        </w:rPr>
        <w:t>&lt;/value&gt;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w:t>
      </w:r>
      <w:r w:rsidR="00CE669D" w:rsidRPr="0030419E">
        <w:rPr>
          <w:rFonts w:ascii="Courier" w:hAnsi="Courier"/>
          <w:color w:val="F5844C"/>
          <w:sz w:val="16"/>
          <w:szCs w:val="16"/>
        </w:rPr>
        <w:t xml:space="preserve"> type</w:t>
      </w:r>
      <w:r w:rsidR="00CE669D" w:rsidRPr="0030419E">
        <w:rPr>
          <w:rFonts w:ascii="Courier" w:hAnsi="Courier"/>
          <w:color w:val="FF8040"/>
          <w:sz w:val="16"/>
          <w:szCs w:val="16"/>
        </w:rPr>
        <w:t>=</w:t>
      </w:r>
      <w:r w:rsidR="00CE669D" w:rsidRPr="0030419E">
        <w:rPr>
          <w:rFonts w:ascii="Courier" w:hAnsi="Courier"/>
          <w:color w:val="993300"/>
          <w:sz w:val="16"/>
          <w:szCs w:val="16"/>
        </w:rPr>
        <w:t>"error_description"</w:t>
      </w:r>
      <w:r w:rsidR="00CE669D" w:rsidRPr="0030419E">
        <w:rPr>
          <w:rFonts w:ascii="Courier" w:hAnsi="Courier"/>
          <w:color w:val="000096"/>
          <w:sz w:val="16"/>
          <w:szCs w:val="16"/>
        </w:rPr>
        <w: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&lt;value&gt;</w:t>
      </w:r>
      <w:r w:rsidR="00CE669D" w:rsidRPr="0030419E">
        <w:rPr>
          <w:rFonts w:ascii="Courier" w:hAnsi="Courier"/>
          <w:color w:val="000000"/>
          <w:sz w:val="16"/>
          <w:szCs w:val="16"/>
        </w:rPr>
        <w:t>Supplied token is invalid</w:t>
      </w:r>
      <w:r w:rsidR="00CE669D" w:rsidRPr="0030419E">
        <w:rPr>
          <w:rFonts w:ascii="Courier" w:hAnsi="Courier"/>
          <w:color w:val="000096"/>
          <w:sz w:val="16"/>
          <w:szCs w:val="16"/>
        </w:rPr>
        <w:t>&lt;/value&gt;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w:t>
      </w:r>
      <w:r w:rsidR="00CE669D" w:rsidRPr="0030419E">
        <w:rPr>
          <w:rFonts w:ascii="Courier" w:hAnsi="Courier"/>
          <w:color w:val="F5844C"/>
          <w:sz w:val="16"/>
          <w:szCs w:val="16"/>
        </w:rPr>
        <w:t xml:space="preserve"> type</w:t>
      </w:r>
      <w:r w:rsidR="00CE669D" w:rsidRPr="0030419E">
        <w:rPr>
          <w:rFonts w:ascii="Courier" w:hAnsi="Courier"/>
          <w:color w:val="FF8040"/>
          <w:sz w:val="16"/>
          <w:szCs w:val="16"/>
        </w:rPr>
        <w:t>=</w:t>
      </w:r>
      <w:r w:rsidR="00CE669D" w:rsidRPr="0030419E">
        <w:rPr>
          <w:rFonts w:ascii="Courier" w:hAnsi="Courier"/>
          <w:color w:val="993300"/>
          <w:sz w:val="16"/>
          <w:szCs w:val="16"/>
        </w:rPr>
        <w:t>"error_uri"</w:t>
      </w:r>
      <w:r w:rsidR="00CE669D" w:rsidRPr="0030419E">
        <w:rPr>
          <w:rFonts w:ascii="Courier" w:hAnsi="Courier"/>
          <w:color w:val="000096"/>
          <w:sz w:val="16"/>
          <w:szCs w:val="16"/>
        </w:rPr>
        <w:t>&gt;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&lt;value&gt;</w:t>
      </w:r>
      <w:r w:rsidR="00CE669D" w:rsidRPr="0030419E">
        <w:rPr>
          <w:rFonts w:ascii="Courier" w:hAnsi="Courier"/>
          <w:color w:val="000000"/>
          <w:sz w:val="16"/>
          <w:szCs w:val="16"/>
        </w:rPr>
        <w:t>http://idp.example.net/oauth/errors/invalid_token.html</w:t>
      </w:r>
      <w:r w:rsidR="00CE669D" w:rsidRPr="0030419E">
        <w:rPr>
          <w:rFonts w:ascii="Courier" w:hAnsi="Courier"/>
          <w:color w:val="000096"/>
          <w:sz w:val="16"/>
          <w:szCs w:val="16"/>
        </w:rPr>
        <w:t>&lt;/value&gt;</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&lt;/variable&gt;</w:t>
      </w:r>
      <w:r w:rsidR="00CE669D" w:rsidRPr="0030419E">
        <w:rPr>
          <w:rFonts w:ascii="Courier" w:hAnsi="Courier"/>
          <w:color w:val="000000"/>
          <w:sz w:val="16"/>
          <w:szCs w:val="16"/>
        </w:rPr>
        <w:t xml:space="preserve">    </w:t>
      </w:r>
      <w:r w:rsidR="00CE669D" w:rsidRPr="0030419E">
        <w:rPr>
          <w:rFonts w:ascii="Courier" w:hAnsi="Courier"/>
          <w:color w:val="000000"/>
          <w:sz w:val="16"/>
          <w:szCs w:val="16"/>
        </w:rPr>
        <w:br/>
        <w:t xml:space="preserve">    </w:t>
      </w:r>
      <w:r w:rsidR="00CE669D" w:rsidRPr="0030419E">
        <w:rPr>
          <w:rFonts w:ascii="Courier" w:hAnsi="Courier"/>
          <w:color w:val="000096"/>
          <w:sz w:val="16"/>
          <w:szCs w:val="16"/>
        </w:rPr>
        <w:t>&lt;/variables&gt;</w:t>
      </w:r>
      <w:r w:rsidR="00CE669D" w:rsidRPr="0030419E">
        <w:rPr>
          <w:rFonts w:ascii="Courier" w:hAnsi="Courier"/>
          <w:color w:val="000000"/>
          <w:sz w:val="16"/>
          <w:szCs w:val="16"/>
        </w:rPr>
        <w:br/>
      </w:r>
      <w:r w:rsidR="00CE669D" w:rsidRPr="0030419E">
        <w:rPr>
          <w:rFonts w:ascii="Courier" w:hAnsi="Courier"/>
          <w:color w:val="000096"/>
          <w:sz w:val="16"/>
          <w:szCs w:val="16"/>
        </w:rPr>
        <w:t>&lt;/serviceException&gt;</w:t>
      </w:r>
    </w:p>
    <w:p w14:paraId="1F633554" w14:textId="3EA9EFCB" w:rsidR="00CE669D" w:rsidRPr="0054043C" w:rsidRDefault="00CE669D" w:rsidP="00CE669D">
      <w:pPr>
        <w:pStyle w:val="Caption"/>
        <w:rPr>
          <w:rFonts w:ascii="Courier" w:hAnsi="Courier"/>
          <w:lang w:val="en-GB"/>
        </w:rPr>
      </w:pPr>
      <w:bookmarkStart w:id="438" w:name="_Ref292458891"/>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13</w:t>
      </w:r>
      <w:r w:rsidRPr="0054043C">
        <w:rPr>
          <w:lang w:val="en-GB"/>
        </w:rPr>
        <w:fldChar w:fldCharType="end"/>
      </w:r>
      <w:bookmarkEnd w:id="438"/>
      <w:r w:rsidRPr="0054043C">
        <w:rPr>
          <w:lang w:val="en-GB"/>
        </w:rPr>
        <w:t xml:space="preserve"> – OAuth </w:t>
      </w:r>
      <w:r>
        <w:rPr>
          <w:i/>
          <w:lang w:val="en-GB"/>
        </w:rPr>
        <w:t>Resource Server error mapped to an NSI ServiceException</w:t>
      </w:r>
      <w:r w:rsidRPr="0054043C">
        <w:rPr>
          <w:lang w:val="en-GB"/>
        </w:rPr>
        <w:t>.</w:t>
      </w:r>
    </w:p>
    <w:p w14:paraId="3A307991" w14:textId="6516894C" w:rsidR="008438D1" w:rsidRPr="004A79A8" w:rsidRDefault="008438D1" w:rsidP="008438D1">
      <w:pPr>
        <w:rPr>
          <w:lang w:val="en-CA"/>
        </w:rPr>
      </w:pPr>
      <w:r w:rsidRPr="004A79A8">
        <w:t xml:space="preserve">OAuth </w:t>
      </w:r>
      <w:r>
        <w:t xml:space="preserve">related </w:t>
      </w:r>
      <w:r w:rsidR="005C29F0">
        <w:t xml:space="preserve">authorization errors are populated in a </w:t>
      </w:r>
      <w:r w:rsidR="005C29F0" w:rsidRPr="0030419E">
        <w:rPr>
          <w:i/>
        </w:rPr>
        <w:t>serviceException</w:t>
      </w:r>
      <w:r w:rsidR="005C29F0">
        <w:t xml:space="preserve"> element </w:t>
      </w:r>
      <w:r w:rsidRPr="0030419E">
        <w:rPr>
          <w:iCs/>
        </w:rPr>
        <w:t>the following way:</w:t>
      </w:r>
    </w:p>
    <w:p w14:paraId="3D13459A" w14:textId="77777777" w:rsidR="00A733CB" w:rsidRDefault="00A733CB" w:rsidP="00A733C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733CB" w:rsidRPr="003604FC" w14:paraId="473C9E91" w14:textId="77777777" w:rsidTr="00AE72F9">
        <w:trPr>
          <w:trHeight w:val="267"/>
        </w:trPr>
        <w:tc>
          <w:tcPr>
            <w:tcW w:w="1526" w:type="dxa"/>
            <w:shd w:val="clear" w:color="auto" w:fill="A7CAFF"/>
          </w:tcPr>
          <w:p w14:paraId="27620A53" w14:textId="77777777" w:rsidR="00A733CB" w:rsidRPr="0054043C" w:rsidRDefault="00A733CB">
            <w:pPr>
              <w:spacing w:before="60"/>
              <w:ind w:left="113"/>
              <w:pPrChange w:id="439" w:author="Guy Roberts" w:date="2015-05-12T17:20:00Z">
                <w:pPr>
                  <w:ind w:left="113"/>
                </w:pPr>
              </w:pPrChange>
            </w:pPr>
            <w:r w:rsidRPr="0054043C">
              <w:t>Parameter</w:t>
            </w:r>
          </w:p>
        </w:tc>
        <w:tc>
          <w:tcPr>
            <w:tcW w:w="850" w:type="dxa"/>
            <w:shd w:val="clear" w:color="auto" w:fill="A7CAFF"/>
          </w:tcPr>
          <w:p w14:paraId="7732E2C6" w14:textId="77777777" w:rsidR="00A733CB" w:rsidRPr="0054043C" w:rsidRDefault="00A733CB">
            <w:pPr>
              <w:spacing w:before="60"/>
              <w:ind w:left="113"/>
              <w:jc w:val="center"/>
              <w:pPrChange w:id="440" w:author="Guy Roberts" w:date="2015-05-12T17:20:00Z">
                <w:pPr>
                  <w:ind w:left="113"/>
                  <w:jc w:val="center"/>
                </w:pPr>
              </w:pPrChange>
            </w:pPr>
            <w:r>
              <w:t>Type</w:t>
            </w:r>
          </w:p>
        </w:tc>
        <w:tc>
          <w:tcPr>
            <w:tcW w:w="849" w:type="dxa"/>
            <w:shd w:val="clear" w:color="auto" w:fill="A7CAFF"/>
          </w:tcPr>
          <w:p w14:paraId="7632B0D9" w14:textId="77777777" w:rsidR="00A733CB" w:rsidRPr="0054043C" w:rsidRDefault="00A733CB">
            <w:pPr>
              <w:spacing w:before="60"/>
              <w:ind w:left="113"/>
              <w:jc w:val="center"/>
              <w:pPrChange w:id="441" w:author="Guy Roberts" w:date="2015-05-12T17:20:00Z">
                <w:pPr>
                  <w:ind w:left="113"/>
                  <w:jc w:val="center"/>
                </w:pPr>
              </w:pPrChange>
            </w:pPr>
            <w:r w:rsidRPr="0054043C">
              <w:t>M/O</w:t>
            </w:r>
          </w:p>
        </w:tc>
        <w:tc>
          <w:tcPr>
            <w:tcW w:w="5679" w:type="dxa"/>
            <w:shd w:val="clear" w:color="auto" w:fill="A7CAFF"/>
          </w:tcPr>
          <w:p w14:paraId="11B77CD4" w14:textId="77777777" w:rsidR="00A733CB" w:rsidRPr="0054043C" w:rsidRDefault="00A733CB">
            <w:pPr>
              <w:spacing w:before="60"/>
              <w:ind w:left="113"/>
              <w:pPrChange w:id="442" w:author="Guy Roberts" w:date="2015-05-12T17:20:00Z">
                <w:pPr>
                  <w:ind w:left="113"/>
                </w:pPr>
              </w:pPrChange>
            </w:pPr>
            <w:r w:rsidRPr="0054043C">
              <w:t>Description</w:t>
            </w:r>
          </w:p>
        </w:tc>
      </w:tr>
      <w:tr w:rsidR="00A733CB" w:rsidRPr="003604FC" w14:paraId="269C82FD" w14:textId="77777777" w:rsidTr="00AE72F9">
        <w:trPr>
          <w:trHeight w:val="251"/>
        </w:trPr>
        <w:tc>
          <w:tcPr>
            <w:tcW w:w="1526" w:type="dxa"/>
            <w:shd w:val="clear" w:color="auto" w:fill="auto"/>
          </w:tcPr>
          <w:p w14:paraId="7B9BFA70" w14:textId="360C0ACD" w:rsidR="00A733CB" w:rsidRPr="0054043C" w:rsidRDefault="00A733CB">
            <w:pPr>
              <w:spacing w:before="60"/>
              <w:ind w:left="113"/>
              <w:rPr>
                <w:rFonts w:cs="Arial"/>
                <w:sz w:val="18"/>
                <w:szCs w:val="18"/>
              </w:rPr>
              <w:pPrChange w:id="443" w:author="Guy Roberts" w:date="2015-05-12T17:20:00Z">
                <w:pPr>
                  <w:ind w:left="113"/>
                </w:pPr>
              </w:pPrChange>
            </w:pPr>
            <w:r>
              <w:rPr>
                <w:rFonts w:cs="Arial"/>
                <w:color w:val="000000"/>
                <w:sz w:val="18"/>
                <w:szCs w:val="18"/>
              </w:rPr>
              <w:t>nsaId</w:t>
            </w:r>
          </w:p>
        </w:tc>
        <w:tc>
          <w:tcPr>
            <w:tcW w:w="850" w:type="dxa"/>
          </w:tcPr>
          <w:p w14:paraId="29E38BC2" w14:textId="7375E66C" w:rsidR="00A733CB" w:rsidRPr="0054043C" w:rsidRDefault="00AE72F9">
            <w:pPr>
              <w:spacing w:before="60"/>
              <w:jc w:val="center"/>
              <w:rPr>
                <w:rFonts w:cs="Arial"/>
                <w:color w:val="000000"/>
                <w:sz w:val="18"/>
                <w:szCs w:val="18"/>
              </w:rPr>
              <w:pPrChange w:id="444" w:author="Guy Roberts" w:date="2015-05-12T17:20:00Z">
                <w:pPr>
                  <w:jc w:val="center"/>
                </w:pPr>
              </w:pPrChange>
            </w:pPr>
            <w:r>
              <w:rPr>
                <w:rFonts w:cs="Arial"/>
                <w:color w:val="000000"/>
                <w:sz w:val="18"/>
                <w:szCs w:val="18"/>
              </w:rPr>
              <w:t>Elem</w:t>
            </w:r>
          </w:p>
        </w:tc>
        <w:tc>
          <w:tcPr>
            <w:tcW w:w="849" w:type="dxa"/>
            <w:shd w:val="clear" w:color="auto" w:fill="auto"/>
          </w:tcPr>
          <w:p w14:paraId="197548B4" w14:textId="77777777" w:rsidR="00A733CB" w:rsidRPr="0054043C" w:rsidRDefault="00A733CB">
            <w:pPr>
              <w:spacing w:before="60"/>
              <w:jc w:val="center"/>
              <w:rPr>
                <w:rFonts w:cs="Arial"/>
                <w:color w:val="000000"/>
                <w:sz w:val="18"/>
                <w:szCs w:val="18"/>
              </w:rPr>
              <w:pPrChange w:id="445" w:author="Guy Roberts" w:date="2015-05-12T17:20:00Z">
                <w:pPr>
                  <w:jc w:val="center"/>
                </w:pPr>
              </w:pPrChange>
            </w:pPr>
            <w:r w:rsidRPr="0054043C">
              <w:rPr>
                <w:rFonts w:cs="Arial"/>
                <w:color w:val="000000"/>
                <w:sz w:val="18"/>
                <w:szCs w:val="18"/>
              </w:rPr>
              <w:t>M</w:t>
            </w:r>
          </w:p>
        </w:tc>
        <w:tc>
          <w:tcPr>
            <w:tcW w:w="5679" w:type="dxa"/>
            <w:shd w:val="clear" w:color="auto" w:fill="auto"/>
          </w:tcPr>
          <w:p w14:paraId="4372CFD9" w14:textId="53EA1F53" w:rsidR="00A733CB" w:rsidRPr="0054043C" w:rsidRDefault="009301EC">
            <w:pPr>
              <w:spacing w:before="60"/>
              <w:rPr>
                <w:sz w:val="18"/>
                <w:szCs w:val="18"/>
                <w:lang w:eastAsia="x-none"/>
              </w:rPr>
              <w:pPrChange w:id="446" w:author="Guy Roberts" w:date="2015-05-12T17:20:00Z">
                <w:pPr/>
              </w:pPrChange>
            </w:pPr>
            <w:ins w:id="447" w:author="Guy Roberts" w:date="2015-05-13T12:04:00Z">
              <w:r>
                <w:rPr>
                  <w:sz w:val="18"/>
                  <w:szCs w:val="18"/>
                  <w:lang w:val="en-GB" w:eastAsia="x-none"/>
                </w:rPr>
                <w:t xml:space="preserve">The id of the </w:t>
              </w:r>
            </w:ins>
            <w:r w:rsidR="00144DD9" w:rsidRPr="00144DD9">
              <w:rPr>
                <w:sz w:val="18"/>
                <w:szCs w:val="18"/>
                <w:lang w:val="en-GB" w:eastAsia="x-none"/>
              </w:rPr>
              <w:t xml:space="preserve">NSA that generated the </w:t>
            </w:r>
            <w:r w:rsidR="00144DD9">
              <w:rPr>
                <w:sz w:val="18"/>
                <w:szCs w:val="18"/>
                <w:lang w:val="en-GB" w:eastAsia="x-none"/>
              </w:rPr>
              <w:t xml:space="preserve">OAuth </w:t>
            </w:r>
            <w:r w:rsidR="00144DD9" w:rsidRPr="00144DD9">
              <w:rPr>
                <w:sz w:val="18"/>
                <w:szCs w:val="18"/>
                <w:lang w:val="en-GB" w:eastAsia="x-none"/>
              </w:rPr>
              <w:t>service exception.</w:t>
            </w:r>
          </w:p>
        </w:tc>
      </w:tr>
      <w:tr w:rsidR="00A733CB" w:rsidRPr="003604FC" w14:paraId="57E5E793" w14:textId="77777777" w:rsidTr="00AE72F9">
        <w:trPr>
          <w:trHeight w:val="251"/>
        </w:trPr>
        <w:tc>
          <w:tcPr>
            <w:tcW w:w="1526" w:type="dxa"/>
            <w:shd w:val="clear" w:color="auto" w:fill="auto"/>
          </w:tcPr>
          <w:p w14:paraId="5D59DE81" w14:textId="38F063EF" w:rsidR="00A733CB" w:rsidRDefault="00A733CB">
            <w:pPr>
              <w:spacing w:before="60"/>
              <w:ind w:left="113"/>
              <w:rPr>
                <w:rFonts w:cs="Arial"/>
                <w:color w:val="000000"/>
                <w:sz w:val="18"/>
                <w:szCs w:val="18"/>
              </w:rPr>
              <w:pPrChange w:id="448" w:author="Guy Roberts" w:date="2015-05-12T17:20:00Z">
                <w:pPr>
                  <w:ind w:left="113"/>
                </w:pPr>
              </w:pPrChange>
            </w:pPr>
            <w:r>
              <w:rPr>
                <w:rFonts w:cs="Arial"/>
                <w:color w:val="000000"/>
                <w:sz w:val="18"/>
                <w:szCs w:val="18"/>
              </w:rPr>
              <w:t>connectionId</w:t>
            </w:r>
          </w:p>
        </w:tc>
        <w:tc>
          <w:tcPr>
            <w:tcW w:w="850" w:type="dxa"/>
          </w:tcPr>
          <w:p w14:paraId="5BB9D659" w14:textId="0E83402C" w:rsidR="00A733CB" w:rsidRDefault="00AE72F9">
            <w:pPr>
              <w:spacing w:before="60"/>
              <w:jc w:val="center"/>
              <w:rPr>
                <w:rFonts w:cs="Arial"/>
                <w:color w:val="000000"/>
                <w:sz w:val="18"/>
                <w:szCs w:val="18"/>
              </w:rPr>
              <w:pPrChange w:id="449" w:author="Guy Roberts" w:date="2015-05-12T17:20:00Z">
                <w:pPr>
                  <w:jc w:val="center"/>
                </w:pPr>
              </w:pPrChange>
            </w:pPr>
            <w:r>
              <w:rPr>
                <w:rFonts w:cs="Arial"/>
                <w:color w:val="000000"/>
                <w:sz w:val="18"/>
                <w:szCs w:val="18"/>
              </w:rPr>
              <w:t>Elem</w:t>
            </w:r>
          </w:p>
        </w:tc>
        <w:tc>
          <w:tcPr>
            <w:tcW w:w="849" w:type="dxa"/>
            <w:shd w:val="clear" w:color="auto" w:fill="auto"/>
          </w:tcPr>
          <w:p w14:paraId="03610C39" w14:textId="37D11BF3" w:rsidR="00A733CB" w:rsidRPr="0054043C" w:rsidRDefault="00AE72F9">
            <w:pPr>
              <w:spacing w:before="60"/>
              <w:jc w:val="center"/>
              <w:rPr>
                <w:rFonts w:cs="Arial"/>
                <w:color w:val="000000"/>
                <w:sz w:val="18"/>
                <w:szCs w:val="18"/>
              </w:rPr>
              <w:pPrChange w:id="450" w:author="Guy Roberts" w:date="2015-05-12T17:20:00Z">
                <w:pPr>
                  <w:jc w:val="center"/>
                </w:pPr>
              </w:pPrChange>
            </w:pPr>
            <w:r>
              <w:rPr>
                <w:rFonts w:cs="Arial"/>
                <w:color w:val="000000"/>
                <w:sz w:val="18"/>
                <w:szCs w:val="18"/>
              </w:rPr>
              <w:t>M</w:t>
            </w:r>
          </w:p>
        </w:tc>
        <w:tc>
          <w:tcPr>
            <w:tcW w:w="5679" w:type="dxa"/>
            <w:shd w:val="clear" w:color="auto" w:fill="auto"/>
          </w:tcPr>
          <w:p w14:paraId="3D1E8BCC" w14:textId="6B4570DA" w:rsidR="00A733CB" w:rsidRPr="00B8076E" w:rsidRDefault="00144DD9">
            <w:pPr>
              <w:spacing w:before="60"/>
              <w:rPr>
                <w:sz w:val="18"/>
                <w:szCs w:val="18"/>
                <w:lang w:val="en-GB" w:eastAsia="x-none"/>
              </w:rPr>
              <w:pPrChange w:id="451" w:author="Guy Roberts" w:date="2015-05-12T17:20:00Z">
                <w:pPr/>
              </w:pPrChange>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A733CB" w:rsidRPr="003604FC" w14:paraId="3FF1292E" w14:textId="77777777" w:rsidTr="00AE72F9">
        <w:trPr>
          <w:trHeight w:val="251"/>
        </w:trPr>
        <w:tc>
          <w:tcPr>
            <w:tcW w:w="1526" w:type="dxa"/>
            <w:shd w:val="clear" w:color="auto" w:fill="auto"/>
          </w:tcPr>
          <w:p w14:paraId="29F1E3C5" w14:textId="417A1632" w:rsidR="00A733CB" w:rsidRDefault="00A733CB">
            <w:pPr>
              <w:spacing w:before="60"/>
              <w:ind w:left="113"/>
              <w:rPr>
                <w:rFonts w:cs="Arial"/>
                <w:color w:val="000000"/>
                <w:sz w:val="18"/>
                <w:szCs w:val="18"/>
              </w:rPr>
              <w:pPrChange w:id="452" w:author="Guy Roberts" w:date="2015-05-12T17:20:00Z">
                <w:pPr>
                  <w:ind w:left="113"/>
                </w:pPr>
              </w:pPrChange>
            </w:pPr>
            <w:r>
              <w:rPr>
                <w:rFonts w:cs="Arial"/>
                <w:color w:val="000000"/>
                <w:sz w:val="18"/>
                <w:szCs w:val="18"/>
              </w:rPr>
              <w:t>serviceType</w:t>
            </w:r>
          </w:p>
        </w:tc>
        <w:tc>
          <w:tcPr>
            <w:tcW w:w="850" w:type="dxa"/>
          </w:tcPr>
          <w:p w14:paraId="3FBBCF96" w14:textId="5A703573" w:rsidR="00A733CB" w:rsidRDefault="00AE72F9">
            <w:pPr>
              <w:spacing w:before="60"/>
              <w:jc w:val="center"/>
              <w:rPr>
                <w:rFonts w:cs="Arial"/>
                <w:color w:val="000000"/>
                <w:sz w:val="18"/>
                <w:szCs w:val="18"/>
              </w:rPr>
              <w:pPrChange w:id="453" w:author="Guy Roberts" w:date="2015-05-12T17:20:00Z">
                <w:pPr>
                  <w:jc w:val="center"/>
                </w:pPr>
              </w:pPrChange>
            </w:pPr>
            <w:r>
              <w:rPr>
                <w:rFonts w:cs="Arial"/>
                <w:color w:val="000000"/>
                <w:sz w:val="18"/>
                <w:szCs w:val="18"/>
              </w:rPr>
              <w:t>Elem</w:t>
            </w:r>
          </w:p>
        </w:tc>
        <w:tc>
          <w:tcPr>
            <w:tcW w:w="849" w:type="dxa"/>
            <w:shd w:val="clear" w:color="auto" w:fill="auto"/>
          </w:tcPr>
          <w:p w14:paraId="23179139" w14:textId="2520B817" w:rsidR="00A733CB" w:rsidRDefault="00AE72F9">
            <w:pPr>
              <w:spacing w:before="60"/>
              <w:jc w:val="center"/>
              <w:rPr>
                <w:rFonts w:cs="Arial"/>
                <w:color w:val="000000"/>
                <w:sz w:val="18"/>
                <w:szCs w:val="18"/>
              </w:rPr>
              <w:pPrChange w:id="454" w:author="Guy Roberts" w:date="2015-05-12T17:20:00Z">
                <w:pPr>
                  <w:jc w:val="center"/>
                </w:pPr>
              </w:pPrChange>
            </w:pPr>
            <w:r>
              <w:rPr>
                <w:rFonts w:cs="Arial"/>
                <w:color w:val="000000"/>
                <w:sz w:val="18"/>
                <w:szCs w:val="18"/>
              </w:rPr>
              <w:t>O</w:t>
            </w:r>
          </w:p>
        </w:tc>
        <w:tc>
          <w:tcPr>
            <w:tcW w:w="5679" w:type="dxa"/>
            <w:shd w:val="clear" w:color="auto" w:fill="auto"/>
          </w:tcPr>
          <w:p w14:paraId="5A2B087A" w14:textId="338FEE8C" w:rsidR="00A733CB" w:rsidRPr="005C29F0" w:rsidRDefault="00144DD9">
            <w:pPr>
              <w:spacing w:before="60"/>
              <w:rPr>
                <w:iCs/>
                <w:sz w:val="18"/>
                <w:szCs w:val="18"/>
                <w:lang w:val="en-GB" w:eastAsia="x-none"/>
              </w:rPr>
              <w:pPrChange w:id="455" w:author="Guy Roberts" w:date="2015-05-12T17:20:00Z">
                <w:pPr/>
              </w:pPrChange>
            </w:pPr>
            <w:r w:rsidRPr="0030419E">
              <w:rPr>
                <w:iCs/>
                <w:sz w:val="18"/>
                <w:szCs w:val="18"/>
                <w:lang w:val="en-GB" w:eastAsia="x-none"/>
              </w:rPr>
              <w:t>The service type identifying the applicable service description in the context of the NSA generating the error.</w:t>
            </w:r>
          </w:p>
        </w:tc>
      </w:tr>
      <w:tr w:rsidR="00AE72F9" w:rsidRPr="003604FC" w14:paraId="4856C6ED" w14:textId="77777777" w:rsidTr="00AE72F9">
        <w:trPr>
          <w:trHeight w:val="251"/>
        </w:trPr>
        <w:tc>
          <w:tcPr>
            <w:tcW w:w="1526" w:type="dxa"/>
            <w:shd w:val="clear" w:color="auto" w:fill="auto"/>
          </w:tcPr>
          <w:p w14:paraId="3F8BA7F3" w14:textId="7049FEC3" w:rsidR="00AE72F9" w:rsidRDefault="00AE72F9">
            <w:pPr>
              <w:spacing w:before="60"/>
              <w:ind w:left="113"/>
              <w:rPr>
                <w:rFonts w:cs="Arial"/>
                <w:color w:val="000000"/>
                <w:sz w:val="18"/>
                <w:szCs w:val="18"/>
              </w:rPr>
              <w:pPrChange w:id="456" w:author="Guy Roberts" w:date="2015-05-12T17:20:00Z">
                <w:pPr>
                  <w:ind w:left="113"/>
                </w:pPr>
              </w:pPrChange>
            </w:pPr>
            <w:r>
              <w:rPr>
                <w:rFonts w:cs="Arial"/>
                <w:color w:val="000000"/>
                <w:sz w:val="18"/>
                <w:szCs w:val="18"/>
              </w:rPr>
              <w:t>errorId</w:t>
            </w:r>
          </w:p>
        </w:tc>
        <w:tc>
          <w:tcPr>
            <w:tcW w:w="850" w:type="dxa"/>
          </w:tcPr>
          <w:p w14:paraId="6BB6DD48" w14:textId="61BF79CC" w:rsidR="00AE72F9" w:rsidRDefault="00AE72F9">
            <w:pPr>
              <w:spacing w:before="60"/>
              <w:jc w:val="center"/>
              <w:rPr>
                <w:rFonts w:cs="Arial"/>
                <w:color w:val="000000"/>
                <w:sz w:val="18"/>
                <w:szCs w:val="18"/>
              </w:rPr>
              <w:pPrChange w:id="457" w:author="Guy Roberts" w:date="2015-05-12T17:20:00Z">
                <w:pPr>
                  <w:jc w:val="center"/>
                </w:pPr>
              </w:pPrChange>
            </w:pPr>
            <w:r>
              <w:rPr>
                <w:rFonts w:cs="Arial"/>
                <w:color w:val="000000"/>
                <w:sz w:val="18"/>
                <w:szCs w:val="18"/>
              </w:rPr>
              <w:t>Elem</w:t>
            </w:r>
          </w:p>
        </w:tc>
        <w:tc>
          <w:tcPr>
            <w:tcW w:w="849" w:type="dxa"/>
            <w:shd w:val="clear" w:color="auto" w:fill="auto"/>
          </w:tcPr>
          <w:p w14:paraId="61540259" w14:textId="09B07ABA" w:rsidR="00AE72F9" w:rsidRDefault="00AE72F9">
            <w:pPr>
              <w:spacing w:before="60"/>
              <w:jc w:val="center"/>
              <w:rPr>
                <w:rFonts w:cs="Arial"/>
                <w:color w:val="000000"/>
                <w:sz w:val="18"/>
                <w:szCs w:val="18"/>
              </w:rPr>
              <w:pPrChange w:id="458" w:author="Guy Roberts" w:date="2015-05-12T17:20:00Z">
                <w:pPr>
                  <w:jc w:val="center"/>
                </w:pPr>
              </w:pPrChange>
            </w:pPr>
            <w:r>
              <w:rPr>
                <w:rFonts w:cs="Arial"/>
                <w:color w:val="000000"/>
                <w:sz w:val="18"/>
                <w:szCs w:val="18"/>
              </w:rPr>
              <w:t>M</w:t>
            </w:r>
          </w:p>
        </w:tc>
        <w:tc>
          <w:tcPr>
            <w:tcW w:w="5679" w:type="dxa"/>
            <w:shd w:val="clear" w:color="auto" w:fill="auto"/>
          </w:tcPr>
          <w:p w14:paraId="6EEAFF73" w14:textId="10CACF71" w:rsidR="00AE72F9" w:rsidRPr="0030419E" w:rsidRDefault="00144DD9">
            <w:pPr>
              <w:spacing w:before="60"/>
              <w:rPr>
                <w:iCs/>
                <w:sz w:val="18"/>
                <w:szCs w:val="18"/>
                <w:lang w:val="en-GB" w:eastAsia="x-none"/>
              </w:rPr>
              <w:pPrChange w:id="459" w:author="Guy Roberts" w:date="2015-05-12T17:20:00Z">
                <w:pPr/>
              </w:pPrChange>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AE72F9" w:rsidRPr="003604FC" w14:paraId="0315A43A" w14:textId="77777777" w:rsidTr="00AE72F9">
        <w:trPr>
          <w:trHeight w:val="251"/>
        </w:trPr>
        <w:tc>
          <w:tcPr>
            <w:tcW w:w="1526" w:type="dxa"/>
            <w:shd w:val="clear" w:color="auto" w:fill="auto"/>
          </w:tcPr>
          <w:p w14:paraId="302A8126" w14:textId="54E37BE3" w:rsidR="00AE72F9" w:rsidRDefault="00AE72F9">
            <w:pPr>
              <w:spacing w:before="60"/>
              <w:ind w:left="113"/>
              <w:rPr>
                <w:rFonts w:cs="Arial"/>
                <w:color w:val="000000"/>
                <w:sz w:val="18"/>
                <w:szCs w:val="18"/>
              </w:rPr>
              <w:pPrChange w:id="460" w:author="Guy Roberts" w:date="2015-05-12T17:20:00Z">
                <w:pPr>
                  <w:ind w:left="113"/>
                </w:pPr>
              </w:pPrChange>
            </w:pPr>
            <w:r>
              <w:rPr>
                <w:rFonts w:cs="Arial"/>
                <w:color w:val="000000"/>
                <w:sz w:val="18"/>
                <w:szCs w:val="18"/>
              </w:rPr>
              <w:t>text</w:t>
            </w:r>
          </w:p>
        </w:tc>
        <w:tc>
          <w:tcPr>
            <w:tcW w:w="850" w:type="dxa"/>
          </w:tcPr>
          <w:p w14:paraId="69A952FD" w14:textId="4856A105" w:rsidR="00AE72F9" w:rsidRDefault="00AE72F9">
            <w:pPr>
              <w:spacing w:before="60"/>
              <w:jc w:val="center"/>
              <w:rPr>
                <w:rFonts w:cs="Arial"/>
                <w:color w:val="000000"/>
                <w:sz w:val="18"/>
                <w:szCs w:val="18"/>
              </w:rPr>
              <w:pPrChange w:id="461" w:author="Guy Roberts" w:date="2015-05-12T17:20:00Z">
                <w:pPr>
                  <w:jc w:val="center"/>
                </w:pPr>
              </w:pPrChange>
            </w:pPr>
            <w:r>
              <w:rPr>
                <w:rFonts w:cs="Arial"/>
                <w:color w:val="000000"/>
                <w:sz w:val="18"/>
                <w:szCs w:val="18"/>
              </w:rPr>
              <w:t>Elem</w:t>
            </w:r>
          </w:p>
        </w:tc>
        <w:tc>
          <w:tcPr>
            <w:tcW w:w="849" w:type="dxa"/>
            <w:shd w:val="clear" w:color="auto" w:fill="auto"/>
          </w:tcPr>
          <w:p w14:paraId="1FE198FE" w14:textId="3E6C11C9" w:rsidR="00AE72F9" w:rsidRDefault="00AE72F9">
            <w:pPr>
              <w:spacing w:before="60"/>
              <w:jc w:val="center"/>
              <w:rPr>
                <w:rFonts w:cs="Arial"/>
                <w:color w:val="000000"/>
                <w:sz w:val="18"/>
                <w:szCs w:val="18"/>
              </w:rPr>
              <w:pPrChange w:id="462" w:author="Guy Roberts" w:date="2015-05-12T17:20:00Z">
                <w:pPr>
                  <w:jc w:val="center"/>
                </w:pPr>
              </w:pPrChange>
            </w:pPr>
            <w:r>
              <w:rPr>
                <w:rFonts w:cs="Arial"/>
                <w:color w:val="000000"/>
                <w:sz w:val="18"/>
                <w:szCs w:val="18"/>
              </w:rPr>
              <w:t>M</w:t>
            </w:r>
          </w:p>
        </w:tc>
        <w:tc>
          <w:tcPr>
            <w:tcW w:w="5679" w:type="dxa"/>
            <w:shd w:val="clear" w:color="auto" w:fill="auto"/>
          </w:tcPr>
          <w:p w14:paraId="2CB6FD06" w14:textId="68F6965C" w:rsidR="00AE72F9" w:rsidRPr="0030419E" w:rsidRDefault="00144DD9" w:rsidP="009301EC">
            <w:pPr>
              <w:spacing w:before="60"/>
              <w:rPr>
                <w:iCs/>
                <w:sz w:val="18"/>
                <w:szCs w:val="18"/>
                <w:lang w:val="en-GB" w:eastAsia="x-none"/>
              </w:rPr>
              <w:pPrChange w:id="463" w:author="Guy Roberts" w:date="2015-05-13T12:04:00Z">
                <w:pPr>
                  <w:numPr>
                    <w:ilvl w:val="5"/>
                    <w:numId w:val="11"/>
                  </w:numPr>
                  <w:spacing w:before="240" w:after="60"/>
                  <w:ind w:left="1152" w:hanging="1152"/>
                  <w:outlineLvl w:val="5"/>
                </w:pPr>
              </w:pPrChange>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144DD9" w:rsidRPr="003604FC" w14:paraId="603BEC3B" w14:textId="77777777" w:rsidTr="00AE72F9">
        <w:trPr>
          <w:trHeight w:val="251"/>
        </w:trPr>
        <w:tc>
          <w:tcPr>
            <w:tcW w:w="1526" w:type="dxa"/>
            <w:shd w:val="clear" w:color="auto" w:fill="auto"/>
          </w:tcPr>
          <w:p w14:paraId="1AC519AE" w14:textId="75E282A0" w:rsidR="00144DD9" w:rsidRDefault="00144DD9">
            <w:pPr>
              <w:spacing w:before="60"/>
              <w:ind w:left="113"/>
              <w:rPr>
                <w:rFonts w:cs="Arial"/>
                <w:color w:val="000000"/>
                <w:sz w:val="18"/>
                <w:szCs w:val="18"/>
              </w:rPr>
              <w:pPrChange w:id="464" w:author="Guy Roberts" w:date="2015-05-12T17:20:00Z">
                <w:pPr>
                  <w:ind w:left="113"/>
                </w:pPr>
              </w:pPrChange>
            </w:pPr>
            <w:r>
              <w:rPr>
                <w:rFonts w:cs="Arial"/>
                <w:color w:val="000000"/>
                <w:sz w:val="18"/>
                <w:szCs w:val="18"/>
              </w:rPr>
              <w:t>variables</w:t>
            </w:r>
          </w:p>
        </w:tc>
        <w:tc>
          <w:tcPr>
            <w:tcW w:w="850" w:type="dxa"/>
          </w:tcPr>
          <w:p w14:paraId="1676E9C7" w14:textId="0DBA233F" w:rsidR="00144DD9" w:rsidRDefault="00144DD9">
            <w:pPr>
              <w:spacing w:before="60"/>
              <w:jc w:val="center"/>
              <w:rPr>
                <w:rFonts w:cs="Arial"/>
                <w:color w:val="000000"/>
                <w:sz w:val="18"/>
                <w:szCs w:val="18"/>
              </w:rPr>
              <w:pPrChange w:id="465" w:author="Guy Roberts" w:date="2015-05-12T17:20:00Z">
                <w:pPr>
                  <w:jc w:val="center"/>
                </w:pPr>
              </w:pPrChange>
            </w:pPr>
            <w:r>
              <w:rPr>
                <w:rFonts w:cs="Arial"/>
                <w:color w:val="000000"/>
                <w:sz w:val="18"/>
                <w:szCs w:val="18"/>
              </w:rPr>
              <w:t>Elem</w:t>
            </w:r>
          </w:p>
        </w:tc>
        <w:tc>
          <w:tcPr>
            <w:tcW w:w="849" w:type="dxa"/>
            <w:shd w:val="clear" w:color="auto" w:fill="auto"/>
          </w:tcPr>
          <w:p w14:paraId="6AF3284B" w14:textId="38E6E9C0" w:rsidR="00144DD9" w:rsidRDefault="00144DD9">
            <w:pPr>
              <w:spacing w:before="60"/>
              <w:jc w:val="center"/>
              <w:rPr>
                <w:rFonts w:cs="Arial"/>
                <w:color w:val="000000"/>
                <w:sz w:val="18"/>
                <w:szCs w:val="18"/>
              </w:rPr>
              <w:pPrChange w:id="466" w:author="Guy Roberts" w:date="2015-05-12T17:20:00Z">
                <w:pPr>
                  <w:jc w:val="center"/>
                </w:pPr>
              </w:pPrChange>
            </w:pPr>
            <w:r>
              <w:rPr>
                <w:rFonts w:cs="Arial"/>
                <w:color w:val="000000"/>
                <w:sz w:val="18"/>
                <w:szCs w:val="18"/>
              </w:rPr>
              <w:t>M</w:t>
            </w:r>
          </w:p>
        </w:tc>
        <w:tc>
          <w:tcPr>
            <w:tcW w:w="5679" w:type="dxa"/>
            <w:shd w:val="clear" w:color="auto" w:fill="auto"/>
          </w:tcPr>
          <w:p w14:paraId="0D5DBD82" w14:textId="0C76943F" w:rsidR="00144DD9" w:rsidRPr="0030419E" w:rsidRDefault="008438D1">
            <w:pPr>
              <w:spacing w:before="60"/>
              <w:rPr>
                <w:iCs/>
                <w:sz w:val="18"/>
                <w:szCs w:val="18"/>
                <w:lang w:val="en-GB" w:eastAsia="x-none"/>
              </w:rPr>
              <w:pPrChange w:id="467" w:author="Guy Roberts" w:date="2015-05-12T17:20:00Z">
                <w:pPr/>
              </w:pPrChange>
            </w:pPr>
            <w:r>
              <w:rPr>
                <w:iCs/>
                <w:sz w:val="18"/>
                <w:szCs w:val="18"/>
                <w:lang w:val="en-GB" w:eastAsia="x-none"/>
              </w:rPr>
              <w:t>Include</w:t>
            </w:r>
            <w:ins w:id="468" w:author="Guy Roberts" w:date="2015-05-13T12:05:00Z">
              <w:r w:rsidR="006B7B9D">
                <w:rPr>
                  <w:iCs/>
                  <w:sz w:val="18"/>
                  <w:szCs w:val="18"/>
                  <w:lang w:val="en-GB" w:eastAsia="x-none"/>
                </w:rPr>
                <w:t>s</w:t>
              </w:r>
            </w:ins>
            <w:r>
              <w:rPr>
                <w:iCs/>
                <w:sz w:val="18"/>
                <w:szCs w:val="18"/>
                <w:lang w:val="en-GB" w:eastAsia="x-none"/>
              </w:rPr>
              <w:t xml:space="preserve"> all fields associated with the OAuth error including the original </w:t>
            </w:r>
            <w:r w:rsidRPr="0030419E">
              <w:rPr>
                <w:i/>
                <w:iCs/>
                <w:sz w:val="18"/>
                <w:szCs w:val="18"/>
                <w:lang w:val="en-GB" w:eastAsia="x-none"/>
              </w:rPr>
              <w:t>realm</w:t>
            </w:r>
            <w:r>
              <w:rPr>
                <w:iCs/>
                <w:sz w:val="18"/>
                <w:szCs w:val="18"/>
                <w:lang w:val="en-GB" w:eastAsia="x-none"/>
              </w:rPr>
              <w:t xml:space="preserve"> and </w:t>
            </w:r>
            <w:r w:rsidRPr="0030419E">
              <w:rPr>
                <w:i/>
                <w:iCs/>
                <w:sz w:val="18"/>
                <w:szCs w:val="18"/>
                <w:lang w:val="en-GB" w:eastAsia="x-none"/>
              </w:rPr>
              <w:t>access_token</w:t>
            </w:r>
            <w:r>
              <w:rPr>
                <w:iCs/>
                <w:sz w:val="18"/>
                <w:szCs w:val="18"/>
                <w:lang w:val="en-GB" w:eastAsia="x-none"/>
              </w:rPr>
              <w:t xml:space="preserve"> provided in the request to give context to the error.</w:t>
            </w:r>
          </w:p>
        </w:tc>
      </w:tr>
    </w:tbl>
    <w:p w14:paraId="75359575" w14:textId="77777777" w:rsidR="004A79A8" w:rsidRPr="005C29F0" w:rsidRDefault="004A79A8" w:rsidP="005C29F0"/>
    <w:p w14:paraId="5B9392D9" w14:textId="7F8AD127" w:rsidR="00350386" w:rsidRDefault="00350386" w:rsidP="0030419E">
      <w:pPr>
        <w:pStyle w:val="Heading3"/>
      </w:pPr>
      <w:r>
        <w:lastRenderedPageBreak/>
        <w:t>Authorization using Attribute Certificates</w:t>
      </w:r>
    </w:p>
    <w:p w14:paraId="6F0700BC" w14:textId="20864699" w:rsidR="009640AF" w:rsidRDefault="00EC550A" w:rsidP="0030419E">
      <w:r>
        <w:t>Attribute (or a</w:t>
      </w:r>
      <w:r w:rsidR="009640AF" w:rsidRPr="009640AF">
        <w:t>uthorization</w:t>
      </w:r>
      <w:r>
        <w:t>)</w:t>
      </w:r>
      <w:r w:rsidR="009640AF" w:rsidRPr="009640AF">
        <w:t xml:space="preserve"> certificates are digital certificates containing </w:t>
      </w:r>
      <w:r>
        <w:t xml:space="preserve">signed </w:t>
      </w:r>
      <w:r w:rsidR="009640AF" w:rsidRPr="009640AF">
        <w:t xml:space="preserve">attributes </w:t>
      </w:r>
      <w:r>
        <w:t xml:space="preserve">granted to the holder by the issuer of the certificate.  </w:t>
      </w:r>
      <w:r w:rsidR="009640AF" w:rsidRPr="009640AF">
        <w:t>The issuer (resource owner for example) creates the certificate with their private key, signing the attributes they would like to assign the holder (user</w:t>
      </w:r>
      <w:r>
        <w:t>/application</w:t>
      </w:r>
      <w:r w:rsidR="009640AF" w:rsidRPr="009640AF">
        <w:t>).</w:t>
      </w:r>
      <w:r>
        <w:t xml:space="preserve">  </w:t>
      </w:r>
      <w:r w:rsidR="009640AF" w:rsidRPr="009640AF">
        <w:t xml:space="preserve">This certificate </w:t>
      </w:r>
      <w:r>
        <w:t xml:space="preserve">can </w:t>
      </w:r>
      <w:r w:rsidR="009640AF" w:rsidRPr="009640AF">
        <w:t xml:space="preserve">then be verified by any policy enforcement points using the issuer’s public certificate, </w:t>
      </w:r>
      <w:r>
        <w:t xml:space="preserve">instantly having access to the </w:t>
      </w:r>
      <w:r w:rsidR="009640AF" w:rsidRPr="009640AF">
        <w:t>list of attr</w:t>
      </w:r>
      <w:r>
        <w:t>ibutes associated with the user without needing to query an authorization server.</w:t>
      </w:r>
    </w:p>
    <w:p w14:paraId="54B1AE4E" w14:textId="77777777" w:rsidR="00EC550A" w:rsidRPr="009640AF" w:rsidRDefault="00EC550A" w:rsidP="0030419E">
      <w:pPr>
        <w:rPr>
          <w:lang w:val="en-CA"/>
        </w:rPr>
      </w:pPr>
    </w:p>
    <w:p w14:paraId="68FA3760" w14:textId="1852CFD0" w:rsidR="009640AF" w:rsidRPr="0030419E" w:rsidRDefault="009640AF" w:rsidP="0030419E">
      <w:r w:rsidRPr="009640AF">
        <w:t xml:space="preserve">In contrast to OAuth, </w:t>
      </w:r>
      <w:r w:rsidR="00EC550A">
        <w:t>attribute</w:t>
      </w:r>
      <w:r w:rsidRPr="009640AF">
        <w:t xml:space="preserve"> certificates carry the authorization information in the certificate itself, whereas OAuth requires the access_token be used to lookup the user’s authorization information.</w:t>
      </w:r>
      <w:r w:rsidR="00EC550A">
        <w:t xml:space="preserve">  </w:t>
      </w:r>
      <w:r w:rsidRPr="009640AF">
        <w:t>The user workflow for obtaining an authorization certificate can be considered similar to OAuth:</w:t>
      </w:r>
    </w:p>
    <w:p w14:paraId="3BFB26DE" w14:textId="77777777" w:rsidR="00EC550A" w:rsidRDefault="00EC550A" w:rsidP="0030419E"/>
    <w:p w14:paraId="622B51A3" w14:textId="3C21DC13" w:rsidR="009640AF" w:rsidRPr="00EC550A" w:rsidRDefault="00EC550A" w:rsidP="0030419E">
      <w:pPr>
        <w:pStyle w:val="ListParagraph"/>
        <w:numPr>
          <w:ilvl w:val="0"/>
          <w:numId w:val="39"/>
        </w:numPr>
        <w:rPr>
          <w:lang w:val="en-CA"/>
        </w:rPr>
      </w:pPr>
      <w:r>
        <w:t>The u</w:t>
      </w:r>
      <w:r w:rsidR="009640AF" w:rsidRPr="009640AF">
        <w:t>ser</w:t>
      </w:r>
      <w:r>
        <w:t>/application’s</w:t>
      </w:r>
      <w:ins w:id="469" w:author="Guy Roberts" w:date="2015-05-13T12:06:00Z">
        <w:r w:rsidR="006B7B9D">
          <w:t xml:space="preserve"> (Originating Entity)</w:t>
        </w:r>
      </w:ins>
      <w:r w:rsidR="009640AF" w:rsidRPr="009640AF">
        <w:t xml:space="preserve"> identity is authenticated (typically using their X.509</w:t>
      </w:r>
      <w:r w:rsidR="00180B64">
        <w:t xml:space="preserve"> certificate) by Authorization S</w:t>
      </w:r>
      <w:r w:rsidR="009640AF" w:rsidRPr="009640AF">
        <w:t>erver (</w:t>
      </w:r>
      <w:r w:rsidR="009640AF" w:rsidRPr="00EC550A">
        <w:rPr>
          <w:i/>
          <w:iCs/>
        </w:rPr>
        <w:t>Attribute Authority</w:t>
      </w:r>
      <w:r w:rsidR="009640AF" w:rsidRPr="009640AF">
        <w:t>).</w:t>
      </w:r>
    </w:p>
    <w:p w14:paraId="32E7CC68" w14:textId="31C85CDD" w:rsidR="009640AF" w:rsidRPr="00EC550A" w:rsidRDefault="00EC550A" w:rsidP="0030419E">
      <w:pPr>
        <w:pStyle w:val="ListParagraph"/>
        <w:numPr>
          <w:ilvl w:val="0"/>
          <w:numId w:val="39"/>
        </w:numPr>
        <w:rPr>
          <w:lang w:val="en-CA"/>
        </w:rPr>
      </w:pPr>
      <w:r>
        <w:t>The u</w:t>
      </w:r>
      <w:r w:rsidR="009640AF" w:rsidRPr="009640AF">
        <w:t>ser</w:t>
      </w:r>
      <w:r>
        <w:t>/application</w:t>
      </w:r>
      <w:r w:rsidR="009640AF" w:rsidRPr="009640AF">
        <w:t xml:space="preserve"> requests an authorization grant to a set of resources, </w:t>
      </w:r>
      <w:r w:rsidR="00180B64">
        <w:t>roles, etc. from Authorization S</w:t>
      </w:r>
      <w:r w:rsidR="009640AF" w:rsidRPr="009640AF">
        <w:t>erver.</w:t>
      </w:r>
    </w:p>
    <w:p w14:paraId="019984BB" w14:textId="13AB711D" w:rsidR="009640AF" w:rsidRPr="00EC550A" w:rsidRDefault="00EC550A" w:rsidP="0030419E">
      <w:pPr>
        <w:pStyle w:val="ListParagraph"/>
        <w:numPr>
          <w:ilvl w:val="0"/>
          <w:numId w:val="39"/>
        </w:numPr>
        <w:rPr>
          <w:lang w:val="en-CA"/>
        </w:rPr>
      </w:pPr>
      <w:r>
        <w:t xml:space="preserve">The </w:t>
      </w:r>
      <w:r w:rsidR="00180B64">
        <w:t>Authorization S</w:t>
      </w:r>
      <w:r w:rsidR="009640AF" w:rsidRPr="009640AF">
        <w:t>erver validates user</w:t>
      </w:r>
      <w:r w:rsidR="00180B64">
        <w:t>/application</w:t>
      </w:r>
      <w:r w:rsidR="009640AF" w:rsidRPr="009640AF">
        <w:t xml:space="preserve">’s access, generates a certificate listing a set of attributes associated with the user (access permissioned modeled in attributes), and returns </w:t>
      </w:r>
      <w:r w:rsidR="00180B64">
        <w:t xml:space="preserve">the generated </w:t>
      </w:r>
      <w:r w:rsidR="009640AF" w:rsidRPr="009640AF">
        <w:t>certificate to user</w:t>
      </w:r>
      <w:r w:rsidR="00180B64">
        <w:t>/application</w:t>
      </w:r>
      <w:r w:rsidR="009640AF" w:rsidRPr="009640AF">
        <w:t>.</w:t>
      </w:r>
    </w:p>
    <w:p w14:paraId="246EB124" w14:textId="17BAC02C" w:rsidR="00180B64" w:rsidRPr="0030419E" w:rsidRDefault="00180B64" w:rsidP="0030419E">
      <w:pPr>
        <w:pStyle w:val="ListParagraph"/>
        <w:numPr>
          <w:ilvl w:val="0"/>
          <w:numId w:val="39"/>
        </w:numPr>
        <w:rPr>
          <w:lang w:val="en-CA"/>
        </w:rPr>
      </w:pPr>
      <w:r>
        <w:t>The u</w:t>
      </w:r>
      <w:r w:rsidR="009640AF" w:rsidRPr="009640AF">
        <w:t>ser</w:t>
      </w:r>
      <w:r>
        <w:t>/application</w:t>
      </w:r>
      <w:r w:rsidR="009640AF" w:rsidRPr="009640AF">
        <w:t xml:space="preserve"> presents this authorization certificate to the Res</w:t>
      </w:r>
      <w:r>
        <w:t>ource S</w:t>
      </w:r>
      <w:r w:rsidR="009640AF" w:rsidRPr="009640AF">
        <w:t>erver along with access request.</w:t>
      </w:r>
    </w:p>
    <w:p w14:paraId="18CA81C7" w14:textId="579769D8" w:rsidR="009640AF" w:rsidRPr="00180B64" w:rsidRDefault="00180B64" w:rsidP="0030419E">
      <w:pPr>
        <w:pStyle w:val="ListParagraph"/>
        <w:numPr>
          <w:ilvl w:val="0"/>
          <w:numId w:val="39"/>
        </w:numPr>
        <w:rPr>
          <w:lang w:val="en-CA"/>
        </w:rPr>
      </w:pPr>
      <w:r>
        <w:t>The Resource Server uses the Authorization S</w:t>
      </w:r>
      <w:r w:rsidR="009640AF" w:rsidRPr="009640AF">
        <w:t>erver’s public key to verify the presented authorization certificate was indee</w:t>
      </w:r>
      <w:r>
        <w:t>d created by the Authorization S</w:t>
      </w:r>
      <w:r w:rsidR="009640AF" w:rsidRPr="009640AF">
        <w:t xml:space="preserve">erver, and </w:t>
      </w:r>
      <w:r>
        <w:t>utilizes the user/application’s public key to validate the certificate corresponds to the requester.  O</w:t>
      </w:r>
      <w:r w:rsidR="009640AF" w:rsidRPr="009640AF">
        <w:t xml:space="preserve">nce verified, </w:t>
      </w:r>
      <w:r>
        <w:t>the Resource S</w:t>
      </w:r>
      <w:r w:rsidRPr="009640AF">
        <w:t xml:space="preserve">erver </w:t>
      </w:r>
      <w:r w:rsidR="009640AF" w:rsidRPr="009640AF">
        <w:t>grants access based on the attributes presented in the authorization certificate.</w:t>
      </w:r>
    </w:p>
    <w:p w14:paraId="38070BE6" w14:textId="77777777" w:rsidR="00866526" w:rsidRDefault="00866526" w:rsidP="0030419E"/>
    <w:p w14:paraId="01603D11" w14:textId="687AECE3" w:rsidR="00866526" w:rsidRPr="0030419E" w:rsidRDefault="00866526" w:rsidP="0030419E">
      <w:pPr>
        <w:rPr>
          <w:lang w:val="en-CA"/>
        </w:rPr>
      </w:pPr>
      <w:r>
        <w:t>Attribute certificates</w:t>
      </w:r>
      <w:r w:rsidRPr="004A79A8">
        <w:t xml:space="preserve"> </w:t>
      </w:r>
      <w:r>
        <w:t xml:space="preserve">can be populated in a </w:t>
      </w:r>
      <w:r>
        <w:rPr>
          <w:i/>
          <w:iCs/>
        </w:rPr>
        <w:t>sessionSecurityAttr</w:t>
      </w:r>
      <w:r w:rsidRPr="000E1FDD">
        <w:rPr>
          <w:i/>
          <w:iCs/>
        </w:rPr>
        <w:t xml:space="preserve"> </w:t>
      </w:r>
      <w:r>
        <w:t xml:space="preserve">element in </w:t>
      </w:r>
      <w:r w:rsidRPr="00B90C0D">
        <w:rPr>
          <w:iCs/>
        </w:rPr>
        <w:t>the following way:</w:t>
      </w:r>
    </w:p>
    <w:p w14:paraId="42F47C11" w14:textId="77777777" w:rsidR="007721CC" w:rsidRDefault="007721CC" w:rsidP="0030419E"/>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63"/>
        <w:gridCol w:w="849"/>
        <w:gridCol w:w="5667"/>
      </w:tblGrid>
      <w:tr w:rsidR="007721CC" w:rsidRPr="003604FC" w14:paraId="6866153C" w14:textId="77777777" w:rsidTr="007721CC">
        <w:trPr>
          <w:trHeight w:val="267"/>
        </w:trPr>
        <w:tc>
          <w:tcPr>
            <w:tcW w:w="1525" w:type="dxa"/>
            <w:shd w:val="clear" w:color="auto" w:fill="A7CAFF"/>
          </w:tcPr>
          <w:p w14:paraId="4FE8C280" w14:textId="77777777" w:rsidR="007721CC" w:rsidRPr="0054043C" w:rsidRDefault="007721CC">
            <w:pPr>
              <w:spacing w:before="60"/>
              <w:ind w:left="113"/>
              <w:pPrChange w:id="470" w:author="Guy Roberts" w:date="2015-05-12T17:20:00Z">
                <w:pPr>
                  <w:ind w:left="113"/>
                </w:pPr>
              </w:pPrChange>
            </w:pPr>
            <w:r w:rsidRPr="0054043C">
              <w:t>Parameter</w:t>
            </w:r>
          </w:p>
        </w:tc>
        <w:tc>
          <w:tcPr>
            <w:tcW w:w="863" w:type="dxa"/>
            <w:shd w:val="clear" w:color="auto" w:fill="A7CAFF"/>
          </w:tcPr>
          <w:p w14:paraId="2F7A9645" w14:textId="77777777" w:rsidR="007721CC" w:rsidRPr="0054043C" w:rsidRDefault="007721CC">
            <w:pPr>
              <w:spacing w:before="60"/>
              <w:ind w:left="113"/>
              <w:jc w:val="center"/>
              <w:pPrChange w:id="471" w:author="Guy Roberts" w:date="2015-05-12T17:20:00Z">
                <w:pPr>
                  <w:ind w:left="113"/>
                  <w:jc w:val="center"/>
                </w:pPr>
              </w:pPrChange>
            </w:pPr>
            <w:r>
              <w:t>Type</w:t>
            </w:r>
          </w:p>
        </w:tc>
        <w:tc>
          <w:tcPr>
            <w:tcW w:w="849" w:type="dxa"/>
            <w:shd w:val="clear" w:color="auto" w:fill="A7CAFF"/>
          </w:tcPr>
          <w:p w14:paraId="0CE3B2E1" w14:textId="77777777" w:rsidR="007721CC" w:rsidRPr="0054043C" w:rsidRDefault="007721CC">
            <w:pPr>
              <w:spacing w:before="60"/>
              <w:ind w:left="113"/>
              <w:jc w:val="center"/>
              <w:pPrChange w:id="472" w:author="Guy Roberts" w:date="2015-05-12T17:20:00Z">
                <w:pPr>
                  <w:ind w:left="113"/>
                  <w:jc w:val="center"/>
                </w:pPr>
              </w:pPrChange>
            </w:pPr>
            <w:r w:rsidRPr="0054043C">
              <w:t>M/O</w:t>
            </w:r>
          </w:p>
        </w:tc>
        <w:tc>
          <w:tcPr>
            <w:tcW w:w="5667" w:type="dxa"/>
            <w:shd w:val="clear" w:color="auto" w:fill="A7CAFF"/>
          </w:tcPr>
          <w:p w14:paraId="1652251A" w14:textId="77777777" w:rsidR="007721CC" w:rsidRPr="0054043C" w:rsidRDefault="007721CC">
            <w:pPr>
              <w:spacing w:before="60"/>
              <w:ind w:left="113"/>
              <w:pPrChange w:id="473" w:author="Guy Roberts" w:date="2015-05-12T17:20:00Z">
                <w:pPr>
                  <w:ind w:left="113"/>
                </w:pPr>
              </w:pPrChange>
            </w:pPr>
            <w:r w:rsidRPr="0054043C">
              <w:t>Description</w:t>
            </w:r>
          </w:p>
        </w:tc>
      </w:tr>
      <w:tr w:rsidR="007721CC" w:rsidRPr="003604FC" w14:paraId="4157A04D" w14:textId="77777777" w:rsidTr="007721CC">
        <w:trPr>
          <w:trHeight w:val="251"/>
        </w:trPr>
        <w:tc>
          <w:tcPr>
            <w:tcW w:w="1525" w:type="dxa"/>
            <w:shd w:val="clear" w:color="auto" w:fill="auto"/>
          </w:tcPr>
          <w:p w14:paraId="16B3179E" w14:textId="77777777" w:rsidR="007721CC" w:rsidRDefault="007721CC">
            <w:pPr>
              <w:spacing w:before="60"/>
              <w:ind w:left="113"/>
              <w:rPr>
                <w:rFonts w:cs="Arial"/>
                <w:color w:val="000000"/>
                <w:sz w:val="18"/>
                <w:szCs w:val="18"/>
              </w:rPr>
              <w:pPrChange w:id="474" w:author="Guy Roberts" w:date="2015-05-12T17:20:00Z">
                <w:pPr>
                  <w:ind w:left="113"/>
                </w:pPr>
              </w:pPrChange>
            </w:pPr>
            <w:r>
              <w:rPr>
                <w:rFonts w:cs="Arial"/>
                <w:color w:val="000000"/>
                <w:sz w:val="18"/>
                <w:szCs w:val="18"/>
              </w:rPr>
              <w:t>type</w:t>
            </w:r>
          </w:p>
        </w:tc>
        <w:tc>
          <w:tcPr>
            <w:tcW w:w="863" w:type="dxa"/>
          </w:tcPr>
          <w:p w14:paraId="6F9DD127" w14:textId="77777777" w:rsidR="007721CC" w:rsidRDefault="007721CC">
            <w:pPr>
              <w:spacing w:before="60"/>
              <w:jc w:val="center"/>
              <w:rPr>
                <w:rFonts w:cs="Arial"/>
                <w:color w:val="000000"/>
                <w:sz w:val="18"/>
                <w:szCs w:val="18"/>
              </w:rPr>
              <w:pPrChange w:id="475" w:author="Guy Roberts" w:date="2015-05-12T17:20:00Z">
                <w:pPr>
                  <w:jc w:val="center"/>
                </w:pPr>
              </w:pPrChange>
            </w:pPr>
            <w:r>
              <w:rPr>
                <w:rFonts w:cs="Arial"/>
                <w:color w:val="000000"/>
                <w:sz w:val="18"/>
                <w:szCs w:val="18"/>
              </w:rPr>
              <w:t>Attr</w:t>
            </w:r>
          </w:p>
        </w:tc>
        <w:tc>
          <w:tcPr>
            <w:tcW w:w="849" w:type="dxa"/>
            <w:shd w:val="clear" w:color="auto" w:fill="auto"/>
          </w:tcPr>
          <w:p w14:paraId="146DAD52" w14:textId="77777777" w:rsidR="007721CC" w:rsidRPr="0054043C" w:rsidRDefault="007721CC">
            <w:pPr>
              <w:spacing w:before="60"/>
              <w:jc w:val="center"/>
              <w:rPr>
                <w:rFonts w:cs="Arial"/>
                <w:color w:val="000000"/>
                <w:sz w:val="18"/>
                <w:szCs w:val="18"/>
              </w:rPr>
              <w:pPrChange w:id="476" w:author="Guy Roberts" w:date="2015-05-12T17:20:00Z">
                <w:pPr>
                  <w:jc w:val="center"/>
                </w:pPr>
              </w:pPrChange>
            </w:pPr>
            <w:r>
              <w:rPr>
                <w:rFonts w:cs="Arial"/>
                <w:color w:val="000000"/>
                <w:sz w:val="18"/>
                <w:szCs w:val="18"/>
              </w:rPr>
              <w:t>M</w:t>
            </w:r>
          </w:p>
        </w:tc>
        <w:tc>
          <w:tcPr>
            <w:tcW w:w="5667" w:type="dxa"/>
            <w:shd w:val="clear" w:color="auto" w:fill="auto"/>
          </w:tcPr>
          <w:p w14:paraId="4E9EE8D9" w14:textId="77777777" w:rsidR="007721CC" w:rsidRPr="00B8076E" w:rsidRDefault="007721CC">
            <w:pPr>
              <w:spacing w:before="60"/>
              <w:rPr>
                <w:sz w:val="18"/>
                <w:szCs w:val="18"/>
                <w:lang w:val="en-GB" w:eastAsia="x-none"/>
              </w:rPr>
              <w:pPrChange w:id="477"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Pr="00B90C0D">
              <w:rPr>
                <w:rFonts w:cs="Arial"/>
                <w:bCs/>
                <w:i/>
                <w:iCs/>
                <w:color w:val="993300"/>
                <w:sz w:val="18"/>
                <w:szCs w:val="18"/>
              </w:rPr>
              <w:t>urn:ogf:nsi:security:attr:realm</w:t>
            </w:r>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7721CC" w:rsidRPr="003604FC" w14:paraId="69D4B6F6" w14:textId="77777777" w:rsidTr="007721CC">
        <w:trPr>
          <w:trHeight w:val="251"/>
        </w:trPr>
        <w:tc>
          <w:tcPr>
            <w:tcW w:w="1525" w:type="dxa"/>
            <w:shd w:val="clear" w:color="auto" w:fill="auto"/>
          </w:tcPr>
          <w:p w14:paraId="12DFDDB1" w14:textId="3CF8281E" w:rsidR="007721CC" w:rsidRDefault="007721CC">
            <w:pPr>
              <w:spacing w:before="60"/>
              <w:ind w:left="113"/>
              <w:rPr>
                <w:rFonts w:cs="Arial"/>
                <w:color w:val="000000"/>
                <w:sz w:val="18"/>
                <w:szCs w:val="18"/>
              </w:rPr>
              <w:pPrChange w:id="478" w:author="Guy Roberts" w:date="2015-05-12T17:20:00Z">
                <w:pPr>
                  <w:ind w:left="113"/>
                </w:pPr>
              </w:pPrChange>
            </w:pPr>
            <w:r>
              <w:rPr>
                <w:rFonts w:cs="Arial"/>
                <w:color w:val="000000"/>
                <w:sz w:val="18"/>
                <w:szCs w:val="18"/>
              </w:rPr>
              <w:t>name</w:t>
            </w:r>
          </w:p>
        </w:tc>
        <w:tc>
          <w:tcPr>
            <w:tcW w:w="863" w:type="dxa"/>
          </w:tcPr>
          <w:p w14:paraId="314884CD" w14:textId="1727E8D5" w:rsidR="007721CC" w:rsidRDefault="007721CC">
            <w:pPr>
              <w:spacing w:before="60"/>
              <w:jc w:val="center"/>
              <w:rPr>
                <w:rFonts w:cs="Arial"/>
                <w:color w:val="000000"/>
                <w:sz w:val="18"/>
                <w:szCs w:val="18"/>
              </w:rPr>
              <w:pPrChange w:id="479" w:author="Guy Roberts" w:date="2015-05-12T17:20:00Z">
                <w:pPr>
                  <w:jc w:val="center"/>
                </w:pPr>
              </w:pPrChange>
            </w:pPr>
            <w:r>
              <w:rPr>
                <w:rFonts w:cs="Arial"/>
                <w:color w:val="000000"/>
                <w:sz w:val="18"/>
                <w:szCs w:val="18"/>
              </w:rPr>
              <w:t>Attr</w:t>
            </w:r>
          </w:p>
        </w:tc>
        <w:tc>
          <w:tcPr>
            <w:tcW w:w="849" w:type="dxa"/>
            <w:shd w:val="clear" w:color="auto" w:fill="auto"/>
          </w:tcPr>
          <w:p w14:paraId="461B7A79" w14:textId="711BF65D" w:rsidR="007721CC" w:rsidRDefault="007721CC">
            <w:pPr>
              <w:spacing w:before="60"/>
              <w:jc w:val="center"/>
              <w:rPr>
                <w:rFonts w:cs="Arial"/>
                <w:color w:val="000000"/>
                <w:sz w:val="18"/>
                <w:szCs w:val="18"/>
              </w:rPr>
              <w:pPrChange w:id="480" w:author="Guy Roberts" w:date="2015-05-12T17:20:00Z">
                <w:pPr>
                  <w:jc w:val="center"/>
                </w:pPr>
              </w:pPrChange>
            </w:pPr>
            <w:r w:rsidRPr="0054043C">
              <w:rPr>
                <w:rFonts w:cs="Arial"/>
                <w:color w:val="000000"/>
                <w:sz w:val="18"/>
                <w:szCs w:val="18"/>
              </w:rPr>
              <w:t>M</w:t>
            </w:r>
          </w:p>
        </w:tc>
        <w:tc>
          <w:tcPr>
            <w:tcW w:w="5667" w:type="dxa"/>
            <w:shd w:val="clear" w:color="auto" w:fill="auto"/>
          </w:tcPr>
          <w:p w14:paraId="2736512B" w14:textId="5FAC4AFB" w:rsidR="007721CC" w:rsidRPr="00B8076E" w:rsidRDefault="007721CC">
            <w:pPr>
              <w:spacing w:before="60"/>
              <w:rPr>
                <w:sz w:val="18"/>
                <w:szCs w:val="18"/>
                <w:lang w:val="en-GB" w:eastAsia="x-none"/>
              </w:rPr>
              <w:pPrChange w:id="481" w:author="Guy Roberts" w:date="2015-05-12T17:20:00Z">
                <w:pPr/>
              </w:pPrChange>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w:t>
            </w:r>
            <w:r>
              <w:rPr>
                <w:i/>
                <w:iCs/>
                <w:sz w:val="18"/>
                <w:szCs w:val="18"/>
                <w:lang w:val="en-GB" w:eastAsia="x-none"/>
              </w:rPr>
              <w:t>name</w:t>
            </w:r>
            <w:r w:rsidRPr="00B8076E">
              <w:rPr>
                <w:sz w:val="18"/>
                <w:szCs w:val="18"/>
                <w:lang w:val="en-GB" w:eastAsia="x-none"/>
              </w:rPr>
              <w:t xml:space="preserve"> </w:t>
            </w:r>
            <w:r w:rsidRPr="007721CC">
              <w:rPr>
                <w:sz w:val="18"/>
                <w:szCs w:val="18"/>
                <w:lang w:eastAsia="x-none"/>
              </w:rPr>
              <w:t xml:space="preserve">attribute </w:t>
            </w:r>
            <w:r>
              <w:rPr>
                <w:sz w:val="18"/>
                <w:szCs w:val="18"/>
                <w:lang w:eastAsia="x-none"/>
              </w:rPr>
              <w:t>should contain</w:t>
            </w:r>
            <w:r w:rsidRPr="007721CC">
              <w:rPr>
                <w:sz w:val="18"/>
                <w:szCs w:val="18"/>
                <w:lang w:eastAsia="x-none"/>
              </w:rPr>
              <w:t xml:space="preserve"> the DN of the issuing Attribute Authority</w:t>
            </w:r>
            <w:r>
              <w:rPr>
                <w:sz w:val="18"/>
                <w:szCs w:val="18"/>
                <w:lang w:eastAsia="x-none"/>
              </w:rPr>
              <w:t xml:space="preserve"> to identify the security realm.  This could be replaced with any string uniquely identifying the associated realm.</w:t>
            </w:r>
          </w:p>
        </w:tc>
      </w:tr>
      <w:tr w:rsidR="007721CC" w:rsidRPr="003604FC" w14:paraId="24DE3B24" w14:textId="77777777" w:rsidTr="007721CC">
        <w:trPr>
          <w:trHeight w:val="251"/>
        </w:trPr>
        <w:tc>
          <w:tcPr>
            <w:tcW w:w="1525" w:type="dxa"/>
            <w:shd w:val="clear" w:color="auto" w:fill="auto"/>
          </w:tcPr>
          <w:p w14:paraId="59AD9126" w14:textId="77777777" w:rsidR="007721CC" w:rsidRDefault="007721CC">
            <w:pPr>
              <w:spacing w:before="60"/>
              <w:ind w:left="113"/>
              <w:rPr>
                <w:rFonts w:cs="Arial"/>
                <w:color w:val="000000"/>
                <w:sz w:val="18"/>
                <w:szCs w:val="18"/>
              </w:rPr>
              <w:pPrChange w:id="482" w:author="Guy Roberts" w:date="2015-05-12T17:20:00Z">
                <w:pPr>
                  <w:ind w:left="113"/>
                </w:pPr>
              </w:pPrChange>
            </w:pPr>
            <w:r>
              <w:rPr>
                <w:rFonts w:cs="Arial"/>
                <w:color w:val="000000"/>
                <w:sz w:val="18"/>
                <w:szCs w:val="18"/>
              </w:rPr>
              <w:t>Attribute</w:t>
            </w:r>
          </w:p>
        </w:tc>
        <w:tc>
          <w:tcPr>
            <w:tcW w:w="863" w:type="dxa"/>
          </w:tcPr>
          <w:p w14:paraId="72A63D36" w14:textId="77777777" w:rsidR="007721CC" w:rsidRDefault="007721CC">
            <w:pPr>
              <w:spacing w:before="60"/>
              <w:jc w:val="center"/>
              <w:rPr>
                <w:rFonts w:cs="Arial"/>
                <w:color w:val="000000"/>
                <w:sz w:val="18"/>
                <w:szCs w:val="18"/>
              </w:rPr>
              <w:pPrChange w:id="483" w:author="Guy Roberts" w:date="2015-05-12T17:20:00Z">
                <w:pPr>
                  <w:jc w:val="center"/>
                </w:pPr>
              </w:pPrChange>
            </w:pPr>
            <w:r>
              <w:rPr>
                <w:rFonts w:cs="Arial"/>
                <w:color w:val="000000"/>
                <w:sz w:val="18"/>
                <w:szCs w:val="18"/>
              </w:rPr>
              <w:t>Elem</w:t>
            </w:r>
          </w:p>
        </w:tc>
        <w:tc>
          <w:tcPr>
            <w:tcW w:w="849" w:type="dxa"/>
            <w:shd w:val="clear" w:color="auto" w:fill="auto"/>
          </w:tcPr>
          <w:p w14:paraId="6E873BB9" w14:textId="77777777" w:rsidR="007721CC" w:rsidRDefault="007721CC">
            <w:pPr>
              <w:spacing w:before="60"/>
              <w:jc w:val="center"/>
              <w:rPr>
                <w:rFonts w:cs="Arial"/>
                <w:color w:val="000000"/>
                <w:sz w:val="18"/>
                <w:szCs w:val="18"/>
              </w:rPr>
              <w:pPrChange w:id="484" w:author="Guy Roberts" w:date="2015-05-12T17:20:00Z">
                <w:pPr>
                  <w:jc w:val="center"/>
                </w:pPr>
              </w:pPrChange>
            </w:pPr>
            <w:r>
              <w:rPr>
                <w:rFonts w:cs="Arial"/>
                <w:color w:val="000000"/>
                <w:sz w:val="18"/>
                <w:szCs w:val="18"/>
              </w:rPr>
              <w:t>M</w:t>
            </w:r>
          </w:p>
        </w:tc>
        <w:tc>
          <w:tcPr>
            <w:tcW w:w="5667" w:type="dxa"/>
            <w:shd w:val="clear" w:color="auto" w:fill="auto"/>
          </w:tcPr>
          <w:p w14:paraId="550B12D4" w14:textId="49DD10BD" w:rsidR="00D17FE5" w:rsidRPr="0030419E" w:rsidRDefault="007721CC">
            <w:pPr>
              <w:spacing w:before="60"/>
              <w:rPr>
                <w:sz w:val="18"/>
                <w:szCs w:val="18"/>
                <w:lang w:eastAsia="x-none"/>
              </w:rPr>
              <w:pPrChange w:id="485" w:author="Guy Roberts" w:date="2015-05-12T17:20:00Z">
                <w:pPr/>
              </w:pPrChange>
            </w:pPr>
            <w:r w:rsidRPr="00220F99">
              <w:rPr>
                <w:iCs/>
                <w:sz w:val="18"/>
                <w:szCs w:val="18"/>
                <w:lang w:val="en-GB" w:eastAsia="x-none"/>
                <w:rPrChange w:id="486" w:author="Guy Roberts" w:date="2015-05-13T12:09:00Z">
                  <w:rPr>
                    <w:i/>
                    <w:iCs/>
                    <w:sz w:val="18"/>
                    <w:szCs w:val="18"/>
                    <w:lang w:val="en-GB" w:eastAsia="x-none"/>
                  </w:rPr>
                </w:rPrChange>
              </w:rPr>
              <w:t>The child</w:t>
            </w:r>
            <w:r>
              <w:rPr>
                <w:i/>
                <w:iCs/>
                <w:sz w:val="18"/>
                <w:szCs w:val="18"/>
                <w:lang w:val="en-GB" w:eastAsia="x-none"/>
              </w:rPr>
              <w:t xml:space="preserve"> SAML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sidR="00D17FE5">
              <w:rPr>
                <w:sz w:val="18"/>
                <w:szCs w:val="18"/>
                <w:lang w:eastAsia="x-none"/>
              </w:rPr>
              <w:t xml:space="preserve"> </w:t>
            </w:r>
            <w:r w:rsidR="00D17FE5" w:rsidRPr="00D17FE5">
              <w:rPr>
                <w:sz w:val="18"/>
                <w:szCs w:val="18"/>
                <w:lang w:eastAsia="x-none"/>
              </w:rPr>
              <w:t xml:space="preserve">the base64Binary encoded </w:t>
            </w:r>
            <w:r w:rsidR="00D17FE5">
              <w:rPr>
                <w:sz w:val="18"/>
                <w:szCs w:val="18"/>
                <w:lang w:eastAsia="x-none"/>
              </w:rPr>
              <w:t xml:space="preserve">attribute </w:t>
            </w:r>
            <w:r w:rsidR="00D17FE5" w:rsidRPr="00D17FE5">
              <w:rPr>
                <w:sz w:val="18"/>
                <w:szCs w:val="18"/>
                <w:lang w:eastAsia="x-none"/>
              </w:rPr>
              <w:t>certificate associated with the target resources of the reservation.</w:t>
            </w:r>
          </w:p>
        </w:tc>
      </w:tr>
    </w:tbl>
    <w:p w14:paraId="38487CCE" w14:textId="77777777" w:rsidR="007721CC" w:rsidRDefault="007721CC" w:rsidP="0030419E"/>
    <w:p w14:paraId="6FCD6407" w14:textId="16E71D0E" w:rsidR="00866526" w:rsidRDefault="00866526" w:rsidP="00866526">
      <w:r>
        <w:t xml:space="preserve">The following example shows an </w:t>
      </w:r>
      <w:r w:rsidR="00DF7FEB">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 xml:space="preserve">element using </w:t>
      </w:r>
      <w:r w:rsidRPr="000E1FDD">
        <w:rPr>
          <w:b/>
          <w:bCs/>
          <w:i/>
          <w:iCs/>
        </w:rPr>
        <w:t>base64Binary</w:t>
      </w:r>
      <w:r>
        <w:t xml:space="preserve"> encoding:</w:t>
      </w:r>
    </w:p>
    <w:p w14:paraId="6E9F5596" w14:textId="77777777" w:rsidR="00180B64" w:rsidRDefault="00180B64"/>
    <w:p w14:paraId="292B908D" w14:textId="77777777" w:rsidR="00B9738E" w:rsidRPr="0030419E" w:rsidRDefault="00B9738E"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p>
    <w:p w14:paraId="32CAD10C" w14:textId="77777777" w:rsidR="00B9738E" w:rsidRDefault="00B9738E" w:rsidP="0030419E">
      <w:pPr>
        <w:rPr>
          <w:rFonts w:ascii="Courier" w:hAnsi="Courier"/>
          <w:color w:val="993300"/>
          <w:sz w:val="16"/>
          <w:szCs w:val="16"/>
        </w:rPr>
      </w:pPr>
      <w:r>
        <w:rPr>
          <w:rFonts w:ascii="Courier" w:hAnsi="Courier"/>
          <w:color w:val="F5844C"/>
          <w:sz w:val="16"/>
          <w:szCs w:val="16"/>
        </w:rPr>
        <w:t xml:space="preserve">        </w:t>
      </w:r>
      <w:r w:rsidRPr="0030419E">
        <w:rPr>
          <w:rFonts w:ascii="Courier" w:hAnsi="Courier"/>
          <w:color w:val="F5844C"/>
          <w:sz w:val="16"/>
          <w:szCs w:val="16"/>
        </w:rPr>
        <w:t>name</w:t>
      </w:r>
      <w:r w:rsidRPr="0030419E">
        <w:rPr>
          <w:rFonts w:ascii="Courier" w:hAnsi="Courier"/>
          <w:color w:val="FF8040"/>
          <w:sz w:val="16"/>
          <w:szCs w:val="16"/>
        </w:rPr>
        <w:t>=</w:t>
      </w:r>
      <w:r w:rsidRPr="0030419E">
        <w:rPr>
          <w:rFonts w:ascii="Courier" w:hAnsi="Courier"/>
          <w:color w:val="993300"/>
          <w:sz w:val="16"/>
          <w:szCs w:val="16"/>
        </w:rPr>
        <w:t>"/C=US/O=EXAMPLE/OU=Grid Resources/CN=attributeauthority@example.net"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"authorizationCertificate"</w:t>
      </w:r>
    </w:p>
    <w:p w14:paraId="5B8AA2C2" w14:textId="3CFF1302" w:rsidR="00B9738E" w:rsidRPr="0030419E" w:rsidRDefault="00B9738E" w:rsidP="0030419E">
      <w:pPr>
        <w:rPr>
          <w:rFonts w:ascii="Courier" w:hAnsi="Courier"/>
          <w:color w:val="000000"/>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"urn:oasis:names:tc:SAML:2.0:attrname-format:basic"</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"xsd:base64Binary"</w:t>
      </w:r>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00"/>
          <w:sz w:val="16"/>
          <w:szCs w:val="16"/>
        </w:rPr>
        <w:t>MIICiDCCAXACCQDE+9eiWrm62jANBgkqhkiG9w0BAQQFADBFMQswCQYDVQQGEwJV</w:t>
      </w:r>
      <w:r w:rsidRPr="0030419E">
        <w:rPr>
          <w:rFonts w:ascii="Courier" w:hAnsi="Courier"/>
          <w:color w:val="000000"/>
          <w:sz w:val="16"/>
          <w:szCs w:val="16"/>
        </w:rPr>
        <w:br/>
        <w:t xml:space="preserve">            UzESMBAGA1UEChMJTkNTQS1URVNUMQ0wCwYDVQQLEwRVc2VyMRMwEQYDVQQDEwpT</w:t>
      </w:r>
      <w:r w:rsidRPr="0030419E">
        <w:rPr>
          <w:rFonts w:ascii="Courier" w:hAnsi="Courier"/>
          <w:color w:val="000000"/>
          <w:sz w:val="16"/>
          <w:szCs w:val="16"/>
        </w:rPr>
        <w:br/>
        <w:t xml:space="preserve">            UC1TZXJ2aWNlMB4XDTA2MDcxNzIwMjE0MVoXDTA2MDcxODIwMjE0MVowSzELMAkG</w:t>
      </w:r>
      <w:r w:rsidRPr="0030419E">
        <w:rPr>
          <w:rFonts w:ascii="Courier" w:hAnsi="Courier"/>
          <w:color w:val="000000"/>
          <w:sz w:val="16"/>
          <w:szCs w:val="16"/>
        </w:rPr>
        <w:br/>
        <w:t xml:space="preserve">            A1UEBhMCVVMxEjAQBgNVBAoTCU5DU0EtVEVTVDENMAsGA1UECxMEVXNlcjEZMBcG</w:t>
      </w:r>
      <w:r w:rsidRPr="0030419E">
        <w:rPr>
          <w:rFonts w:ascii="Courier" w:hAnsi="Courier"/>
          <w:color w:val="000000"/>
          <w:sz w:val="16"/>
          <w:szCs w:val="16"/>
        </w:rPr>
        <w:br/>
        <w:t xml:space="preserve">            A1UEAwwQdHJzY2F2b0B1aXVjLmVkdTCBnzANBgkqhkiG9w0BAQEFAAOBjQAwgYkC</w:t>
      </w:r>
      <w:r w:rsidRPr="0030419E">
        <w:rPr>
          <w:rFonts w:ascii="Courier" w:hAnsi="Courier"/>
          <w:color w:val="000000"/>
          <w:sz w:val="16"/>
          <w:szCs w:val="16"/>
        </w:rPr>
        <w:br/>
      </w:r>
      <w:r w:rsidRPr="0030419E">
        <w:rPr>
          <w:rFonts w:ascii="Courier" w:hAnsi="Courier"/>
          <w:color w:val="000000"/>
          <w:sz w:val="16"/>
          <w:szCs w:val="16"/>
        </w:rPr>
        <w:lastRenderedPageBreak/>
        <w:t xml:space="preserve">            gYEAv9QMe4lRl3XbWPcflbCjGK9gty6zBJmp+tsaJINM0VaBaZ3t+tSXknelYife</w:t>
      </w:r>
      <w:r w:rsidRPr="0030419E">
        <w:rPr>
          <w:rFonts w:ascii="Courier" w:hAnsi="Courier"/>
          <w:color w:val="000000"/>
          <w:sz w:val="16"/>
          <w:szCs w:val="16"/>
        </w:rPr>
        <w:br/>
        <w:t xml:space="preserve">            nCc2O3yaX76aq53QMXy+5wKQYe8Rzdw28Nv3a73wfjXJXoUhGkvERcscs9EfIWcC</w:t>
      </w:r>
      <w:r w:rsidRPr="0030419E">
        <w:rPr>
          <w:rFonts w:ascii="Courier" w:hAnsi="Courier"/>
          <w:color w:val="000000"/>
          <w:sz w:val="16"/>
          <w:szCs w:val="16"/>
        </w:rPr>
        <w:br/>
        <w:t xml:space="preserve">            g2bHOg8uSh+Fbv3lHih4lBJ5MCS2buJfsR7dlr/xsadU2RcCAwEAATANBgkqhkiG</w:t>
      </w:r>
      <w:r w:rsidRPr="0030419E">
        <w:rPr>
          <w:rFonts w:ascii="Courier" w:hAnsi="Courier"/>
          <w:color w:val="000000"/>
          <w:sz w:val="16"/>
          <w:szCs w:val="16"/>
        </w:rPr>
        <w:br/>
        <w:t xml:space="preserve">            9w0BAQQFAAOCAQEAdyIcMTob7TVkelfJ7+I1j0LO24UlKvbLzd2OPvcFTCv6fVHx</w:t>
      </w:r>
      <w:r w:rsidRPr="0030419E">
        <w:rPr>
          <w:rFonts w:ascii="Courier" w:hAnsi="Courier"/>
          <w:color w:val="000000"/>
          <w:sz w:val="16"/>
          <w:szCs w:val="16"/>
        </w:rPr>
        <w:br/>
        <w:t xml:space="preserve">            Ejk0QxaZXJhreZ6+rIdiMXrEzlRdJEsNMxtDW8++sVp6avoB5EX1y3ez+CEAIL4g</w:t>
      </w:r>
      <w:r w:rsidRPr="0030419E">
        <w:rPr>
          <w:rFonts w:ascii="Courier" w:hAnsi="Courier"/>
          <w:color w:val="000000"/>
          <w:sz w:val="16"/>
          <w:szCs w:val="16"/>
        </w:rPr>
        <w:br/>
        <w:t xml:space="preserve">            cjvKZUR4dMryWshWIBHKFFul+r7urUgvWI12KbMeE9KP+kiiiiTskLcKgFzngw1J</w:t>
      </w:r>
      <w:r w:rsidRPr="0030419E">
        <w:rPr>
          <w:rFonts w:ascii="Courier" w:hAnsi="Courier"/>
          <w:color w:val="000000"/>
          <w:sz w:val="16"/>
          <w:szCs w:val="16"/>
        </w:rPr>
        <w:br/>
        <w:t xml:space="preserve">            selmHhTcTCrcDocn5yO2+d3dog52vSOtVFDBsBuvDixO2hv679JR6Hlqjtk4GExp</w:t>
      </w:r>
      <w:r w:rsidRPr="0030419E">
        <w:rPr>
          <w:rFonts w:ascii="Courier" w:hAnsi="Courier"/>
          <w:color w:val="000000"/>
          <w:sz w:val="16"/>
          <w:szCs w:val="16"/>
        </w:rPr>
        <w:br/>
        <w:t xml:space="preserve">            E9iVI0wdPE038uQIJJTXlhsMMLvUGVh/c0ReJBn92Vj4dI/yy6PtY/8ncYLYNkjg</w:t>
      </w:r>
      <w:r w:rsidRPr="0030419E">
        <w:rPr>
          <w:rFonts w:ascii="Courier" w:hAnsi="Courier"/>
          <w:color w:val="000000"/>
          <w:sz w:val="16"/>
          <w:szCs w:val="16"/>
        </w:rPr>
        <w:br/>
        <w:t xml:space="preserve">            oVN0J/ymOktn9lTlFyTiuY4OuJsZRO1+zWLy9g==</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&lt;/saml:AttributeValue&gt;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&lt;/saml:Attribute&gt;</w:t>
      </w:r>
    </w:p>
    <w:p w14:paraId="7B4557C7" w14:textId="2F1B8BC4" w:rsidR="00435C40" w:rsidRPr="0030419E" w:rsidRDefault="00B9738E" w:rsidP="0030419E">
      <w:pPr>
        <w:rPr>
          <w:rFonts w:ascii="Courier" w:hAnsi="Courier"/>
          <w:sz w:val="16"/>
          <w:szCs w:val="16"/>
        </w:rPr>
      </w:pPr>
      <w:r w:rsidRPr="0030419E">
        <w:rPr>
          <w:rFonts w:ascii="Courier" w:hAnsi="Courier"/>
          <w:color w:val="000096"/>
          <w:sz w:val="16"/>
          <w:szCs w:val="16"/>
        </w:rPr>
        <w:t>&lt;/sessionSecurityAttr&gt;</w:t>
      </w:r>
    </w:p>
    <w:p w14:paraId="792D6632" w14:textId="6F0D86CD" w:rsidR="00175D1D" w:rsidRPr="0030419E" w:rsidRDefault="008A6CB1" w:rsidP="00175D1D">
      <w:pPr>
        <w:pStyle w:val="Heading1"/>
        <w:rPr>
          <w:lang w:val="en-GB"/>
        </w:rPr>
      </w:pPr>
      <w:bookmarkStart w:id="487" w:name="_Toc292543703"/>
      <w:r w:rsidRPr="0030419E">
        <w:rPr>
          <w:rStyle w:val="CommentReference"/>
          <w:b w:val="0"/>
          <w:kern w:val="0"/>
          <w:lang w:val="en-GB"/>
        </w:rPr>
        <w:commentReference w:id="488"/>
      </w:r>
      <w:r w:rsidR="00566012" w:rsidRPr="0030419E">
        <w:rPr>
          <w:lang w:val="en-GB"/>
        </w:rPr>
        <w:t xml:space="preserve">Security </w:t>
      </w:r>
      <w:r w:rsidR="00175D1D" w:rsidRPr="0030419E">
        <w:rPr>
          <w:lang w:val="en-GB"/>
        </w:rPr>
        <w:t>Proxy NSA</w:t>
      </w:r>
      <w:bookmarkEnd w:id="487"/>
    </w:p>
    <w:p w14:paraId="42F09CDD" w14:textId="02B94375" w:rsidR="007E1403" w:rsidRPr="00DF7FEB" w:rsidRDefault="00566012" w:rsidP="0030419E">
      <w:pPr>
        <w:rPr>
          <w:lang w:val="en-CA"/>
        </w:rPr>
      </w:pPr>
      <w:r w:rsidRPr="0030419E">
        <w:rPr>
          <w:lang w:val="en-GB"/>
        </w:rPr>
        <w:t xml:space="preserve">Any NSA is allowed to take full responsibility for a NSI request message by rewriting the </w:t>
      </w:r>
      <w:r w:rsidRPr="0030419E">
        <w:rPr>
          <w:i/>
          <w:lang w:val="en-GB"/>
        </w:rPr>
        <w:t>originatingI</w:t>
      </w:r>
      <w:r w:rsidR="00897DEE" w:rsidRPr="0030419E">
        <w:rPr>
          <w:i/>
          <w:lang w:val="en-GB"/>
        </w:rPr>
        <w:t>d</w:t>
      </w:r>
      <w:r w:rsidRPr="0030419E">
        <w:rPr>
          <w:lang w:val="en-GB"/>
        </w:rPr>
        <w:t xml:space="preserve"> in such a way that it looks like that this NSA </w:t>
      </w:r>
      <w:r w:rsidR="00897DEE">
        <w:rPr>
          <w:lang w:val="en-GB"/>
        </w:rPr>
        <w:t xml:space="preserve">is the originating </w:t>
      </w:r>
      <w:r w:rsidRPr="0030419E">
        <w:rPr>
          <w:lang w:val="en-GB"/>
        </w:rPr>
        <w:t xml:space="preserve">uRA </w:t>
      </w:r>
      <w:r w:rsidR="00897DEE">
        <w:rPr>
          <w:lang w:val="en-GB"/>
        </w:rPr>
        <w:t>of the reservation request</w:t>
      </w:r>
      <w:r w:rsidR="00B91FAB">
        <w:rPr>
          <w:lang w:val="en-GB"/>
        </w:rPr>
        <w:t>, eff</w:t>
      </w:r>
      <w:r w:rsidRPr="0030419E">
        <w:rPr>
          <w:lang w:val="en-GB"/>
        </w:rPr>
        <w:t xml:space="preserve">ectively hiding all NSAs </w:t>
      </w:r>
      <w:r w:rsidR="00B91FAB">
        <w:rPr>
          <w:lang w:val="en-GB"/>
        </w:rPr>
        <w:t xml:space="preserve">in the workflow up to this point.  </w:t>
      </w:r>
      <w:r w:rsidR="007E1403">
        <w:t>In addition, the NSA may rewrite</w:t>
      </w:r>
      <w:r w:rsidR="007E1403" w:rsidRPr="00DF7FEB">
        <w:t xml:space="preserve"> </w:t>
      </w:r>
      <w:r w:rsidR="007E1403">
        <w:t>any</w:t>
      </w:r>
      <w:r w:rsidR="007E1403" w:rsidRPr="00DF7FEB">
        <w:t xml:space="preserve"> security attributes within the</w:t>
      </w:r>
      <w:r w:rsidR="007E1403">
        <w:t xml:space="preserve"> </w:t>
      </w:r>
      <w:r w:rsidR="007E1403" w:rsidRPr="004862E2">
        <w:rPr>
          <w:i/>
          <w:rPrChange w:id="489" w:author="Guy Roberts" w:date="2015-05-13T11:56:00Z">
            <w:rPr/>
          </w:rPrChange>
        </w:rPr>
        <w:t xml:space="preserve">nsiHeader </w:t>
      </w:r>
      <w:r w:rsidR="007E1403">
        <w:t>if it is aware of the context of these attributes</w:t>
      </w:r>
      <w:r w:rsidR="007E1403" w:rsidRPr="00DF7FEB">
        <w:t>.</w:t>
      </w:r>
      <w:r w:rsidR="007E1403">
        <w:t xml:space="preserve">  </w:t>
      </w:r>
      <w:r w:rsidR="007E1403" w:rsidRPr="00DF7FEB">
        <w:t>This may be done to hide the originating user from the network, or perhaps add additional credentials to modify the use</w:t>
      </w:r>
      <w:r w:rsidR="007E1403">
        <w:t>r’s access to network resources.</w:t>
      </w:r>
    </w:p>
    <w:p w14:paraId="6BD6CA86" w14:textId="77777777" w:rsidR="007E1403" w:rsidRDefault="007E1403" w:rsidP="00175D1D">
      <w:pPr>
        <w:rPr>
          <w:lang w:val="en-GB"/>
        </w:rPr>
      </w:pPr>
    </w:p>
    <w:p w14:paraId="13D7A266" w14:textId="085DEC57" w:rsidR="007E1403" w:rsidRPr="0030419E" w:rsidRDefault="00566012" w:rsidP="00175D1D">
      <w:pPr>
        <w:rPr>
          <w:lang w:val="en-GB"/>
        </w:rPr>
      </w:pPr>
      <w:r w:rsidRPr="0030419E">
        <w:rPr>
          <w:lang w:val="en-GB"/>
        </w:rPr>
        <w:t xml:space="preserve">This </w:t>
      </w:r>
      <w:del w:id="490" w:author="Guy Roberts" w:date="2015-05-13T12:10:00Z">
        <w:r w:rsidRPr="0030419E" w:rsidDel="00220F99">
          <w:rPr>
            <w:lang w:val="en-GB"/>
          </w:rPr>
          <w:delText xml:space="preserve">so called </w:delText>
        </w:r>
      </w:del>
      <w:r w:rsidR="007E1403">
        <w:rPr>
          <w:lang w:val="en-GB"/>
        </w:rPr>
        <w:t>S</w:t>
      </w:r>
      <w:r w:rsidRPr="0030419E">
        <w:rPr>
          <w:lang w:val="en-GB"/>
        </w:rPr>
        <w:t xml:space="preserve">ecurity </w:t>
      </w:r>
      <w:r w:rsidR="007E1403">
        <w:rPr>
          <w:lang w:val="en-GB"/>
        </w:rPr>
        <w:t>P</w:t>
      </w:r>
      <w:r w:rsidRPr="0030419E">
        <w:rPr>
          <w:lang w:val="en-GB"/>
        </w:rPr>
        <w:t xml:space="preserve">roxy NSA </w:t>
      </w:r>
      <w:r w:rsidR="007E1403">
        <w:rPr>
          <w:lang w:val="en-GB"/>
        </w:rPr>
        <w:t>may</w:t>
      </w:r>
      <w:r w:rsidRPr="0030419E">
        <w:rPr>
          <w:lang w:val="en-GB"/>
        </w:rPr>
        <w:t>:</w:t>
      </w:r>
    </w:p>
    <w:p w14:paraId="5461841C" w14:textId="77777777" w:rsidR="00566012" w:rsidRPr="0030419E" w:rsidRDefault="00566012" w:rsidP="00175D1D">
      <w:pPr>
        <w:rPr>
          <w:lang w:val="en-GB"/>
        </w:rPr>
      </w:pPr>
    </w:p>
    <w:p w14:paraId="1CD13D09" w14:textId="0358F4E7" w:rsidR="004A6366" w:rsidRPr="0030419E" w:rsidRDefault="007E1403" w:rsidP="00DF7FEB">
      <w:pPr>
        <w:numPr>
          <w:ilvl w:val="1"/>
          <w:numId w:val="42"/>
        </w:numPr>
        <w:tabs>
          <w:tab w:val="num" w:pos="1440"/>
        </w:tabs>
        <w:rPr>
          <w:lang w:val="en-CA"/>
        </w:rPr>
      </w:pPr>
      <w:r>
        <w:t xml:space="preserve">Replace the uRA identifier portion of the </w:t>
      </w:r>
      <w:r w:rsidRPr="00220F99">
        <w:rPr>
          <w:i/>
          <w:rPrChange w:id="491" w:author="Guy Roberts" w:date="2015-05-13T12:10:00Z">
            <w:rPr/>
          </w:rPrChange>
        </w:rPr>
        <w:t>originatingId</w:t>
      </w:r>
      <w:r w:rsidR="004A6366" w:rsidRPr="00DF7FEB">
        <w:t xml:space="preserve"> from the incoming NSI request </w:t>
      </w:r>
      <w:r>
        <w:t>message with its own NSA identifier</w:t>
      </w:r>
      <w:r w:rsidR="004A6366" w:rsidRPr="00DF7FEB">
        <w:t>.</w:t>
      </w:r>
    </w:p>
    <w:p w14:paraId="46146762" w14:textId="0F069D6A" w:rsidR="007E1403" w:rsidRPr="00DF7FEB" w:rsidRDefault="007E1403" w:rsidP="00DF7FEB">
      <w:pPr>
        <w:numPr>
          <w:ilvl w:val="1"/>
          <w:numId w:val="42"/>
        </w:numPr>
        <w:tabs>
          <w:tab w:val="num" w:pos="1440"/>
        </w:tabs>
        <w:rPr>
          <w:lang w:val="en-CA"/>
        </w:rPr>
      </w:pPr>
      <w:r>
        <w:t xml:space="preserve">Replace the </w:t>
      </w:r>
      <w:del w:id="492" w:author="Guy Roberts" w:date="2015-05-12T15:05:00Z">
        <w:r w:rsidDel="003318EA">
          <w:delText>originating user/application entity</w:delText>
        </w:r>
      </w:del>
      <w:ins w:id="493" w:author="Guy Roberts" w:date="2015-05-12T15:05:00Z">
        <w:r w:rsidR="003318EA">
          <w:t>Originating Entity</w:t>
        </w:r>
      </w:ins>
      <w:r>
        <w:t xml:space="preserve"> reference with another valid reference, thereby hiding the </w:t>
      </w:r>
      <w:del w:id="494" w:author="Guy Roberts" w:date="2015-05-12T15:05:00Z">
        <w:r w:rsidDel="003318EA">
          <w:delText>original requesting entity</w:delText>
        </w:r>
      </w:del>
      <w:ins w:id="495" w:author="Guy Roberts" w:date="2015-05-12T15:05:00Z">
        <w:r w:rsidR="003318EA">
          <w:t>Originating Entity</w:t>
        </w:r>
      </w:ins>
      <w:r>
        <w:t>.</w:t>
      </w:r>
    </w:p>
    <w:p w14:paraId="221F39F2" w14:textId="4F812FAB" w:rsidR="004A6366" w:rsidRPr="00DF7FEB" w:rsidRDefault="007E1403" w:rsidP="00DF7FEB">
      <w:pPr>
        <w:numPr>
          <w:ilvl w:val="1"/>
          <w:numId w:val="42"/>
        </w:numPr>
        <w:tabs>
          <w:tab w:val="num" w:pos="1440"/>
        </w:tabs>
        <w:rPr>
          <w:lang w:val="en-CA"/>
        </w:rPr>
      </w:pPr>
      <w:r>
        <w:t>Add, replace, or modify authorization attributes as needed, while maintaining the original intent of the transparency rule.</w:t>
      </w:r>
    </w:p>
    <w:p w14:paraId="5986AB66" w14:textId="77777777" w:rsidR="00DF7FEB" w:rsidRPr="0030419E" w:rsidRDefault="00DF7FEB" w:rsidP="0030419E">
      <w:pPr>
        <w:rPr>
          <w:lang w:val="en-GB"/>
        </w:rPr>
      </w:pPr>
    </w:p>
    <w:p w14:paraId="3500393D" w14:textId="377C4491" w:rsidR="00DF7FEB" w:rsidRPr="0030419E" w:rsidRDefault="007C6746" w:rsidP="0030419E">
      <w:pPr>
        <w:pStyle w:val="Heading1"/>
        <w:ind w:left="360" w:hanging="360"/>
        <w:rPr>
          <w:lang w:val="en-GB"/>
        </w:rPr>
      </w:pPr>
      <w:bookmarkStart w:id="496" w:name="_Toc292543704"/>
      <w:r w:rsidRPr="0030419E">
        <w:rPr>
          <w:lang w:val="en-GB"/>
        </w:rPr>
        <w:t>Glossary</w:t>
      </w:r>
      <w:bookmarkEnd w:id="4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629"/>
      </w:tblGrid>
      <w:tr w:rsidR="00C47D30" w:rsidRPr="00A564D7" w14:paraId="04BACB2C" w14:textId="77777777" w:rsidTr="00C47D30">
        <w:tc>
          <w:tcPr>
            <w:tcW w:w="3227" w:type="dxa"/>
          </w:tcPr>
          <w:p w14:paraId="50A56BF0" w14:textId="77777777" w:rsidR="00C47D30" w:rsidRPr="0030419E" w:rsidRDefault="00C47D30" w:rsidP="00C47D30">
            <w:pPr>
              <w:spacing w:after="120"/>
              <w:rPr>
                <w:rFonts w:cs="Arial"/>
                <w:szCs w:val="20"/>
                <w:lang w:val="en-GB" w:eastAsia="en-GB"/>
              </w:rPr>
            </w:pPr>
            <w:r w:rsidRPr="0030419E">
              <w:rPr>
                <w:rFonts w:cs="Arial"/>
                <w:szCs w:val="20"/>
                <w:lang w:val="en-GB" w:eastAsia="en-GB"/>
              </w:rPr>
              <w:t>Aggregator NSA (AG)</w:t>
            </w:r>
          </w:p>
        </w:tc>
        <w:tc>
          <w:tcPr>
            <w:tcW w:w="5629" w:type="dxa"/>
          </w:tcPr>
          <w:p w14:paraId="752AC454" w14:textId="77777777" w:rsidR="00C47D30" w:rsidRPr="0030419E" w:rsidRDefault="00C47D30" w:rsidP="00C47D30">
            <w:pPr>
              <w:spacing w:after="120"/>
              <w:rPr>
                <w:rFonts w:cs="Arial"/>
                <w:szCs w:val="20"/>
                <w:lang w:val="en-GB" w:eastAsia="en-GB"/>
              </w:rPr>
            </w:pPr>
            <w:r w:rsidRPr="0030419E">
              <w:rPr>
                <w:rFonts w:cs="Arial"/>
                <w:color w:val="000000"/>
                <w:szCs w:val="20"/>
                <w:lang w:val="en-GB" w:eastAsia="en-GB"/>
              </w:rPr>
              <w:t>The Aggregator NSA is a Provider Agent that acts as both a requester and provider NSA.  It can service requests from other NSA, perform path finding, and distribute segment requests to child NSA for processing.</w:t>
            </w:r>
          </w:p>
        </w:tc>
      </w:tr>
      <w:tr w:rsidR="00113BBC" w:rsidRPr="00113BBC" w14:paraId="672FA22D" w14:textId="77777777" w:rsidTr="00C47D30">
        <w:trPr>
          <w:ins w:id="497" w:author="Guy Roberts" w:date="2015-05-08T12:53:00Z"/>
        </w:trPr>
        <w:tc>
          <w:tcPr>
            <w:tcW w:w="3227" w:type="dxa"/>
          </w:tcPr>
          <w:p w14:paraId="5F8EA1CD" w14:textId="296D9029" w:rsidR="00113BBC" w:rsidRPr="00113BBC" w:rsidRDefault="00113BBC" w:rsidP="00C47D30">
            <w:pPr>
              <w:spacing w:after="120"/>
              <w:rPr>
                <w:ins w:id="498" w:author="Guy Roberts" w:date="2015-05-08T12:53:00Z"/>
                <w:rFonts w:cs="Arial"/>
                <w:szCs w:val="20"/>
                <w:lang w:val="en-GB" w:eastAsia="en-GB"/>
              </w:rPr>
            </w:pPr>
            <w:ins w:id="499" w:author="Guy Roberts" w:date="2015-05-08T12:53:00Z">
              <w:r w:rsidRPr="00113BBC">
                <w:rPr>
                  <w:szCs w:val="20"/>
                  <w:lang w:val="en-GB"/>
                </w:rPr>
                <w:t>Client Authenticated TLS</w:t>
              </w:r>
            </w:ins>
          </w:p>
        </w:tc>
        <w:tc>
          <w:tcPr>
            <w:tcW w:w="5629" w:type="dxa"/>
          </w:tcPr>
          <w:p w14:paraId="7DE22197" w14:textId="107942AF" w:rsidR="00113BBC" w:rsidRPr="00113BBC" w:rsidRDefault="00220F99" w:rsidP="0008466E">
            <w:pPr>
              <w:spacing w:after="120"/>
              <w:rPr>
                <w:ins w:id="500" w:author="Guy Roberts" w:date="2015-05-08T12:53:00Z"/>
                <w:rFonts w:cs="Arial"/>
                <w:color w:val="000000"/>
                <w:szCs w:val="20"/>
                <w:lang w:val="en-GB" w:eastAsia="en-GB"/>
              </w:rPr>
            </w:pPr>
            <w:ins w:id="501" w:author="Guy Roberts" w:date="2015-05-13T12:16:00Z">
              <w:r w:rsidRPr="00220F99">
                <w:rPr>
                  <w:rFonts w:cs="Arial"/>
                  <w:color w:val="000000"/>
                  <w:szCs w:val="20"/>
                  <w:lang w:val="en-GB" w:eastAsia="en-GB"/>
                </w:rPr>
                <w:t xml:space="preserve">Transport Layer Security (TLS) and its predecessor, Secure Sockets Layer (SSL), are protocols </w:t>
              </w:r>
              <w:r>
                <w:rPr>
                  <w:rFonts w:cs="Arial"/>
                  <w:color w:val="000000"/>
                  <w:szCs w:val="20"/>
                  <w:lang w:val="en-GB" w:eastAsia="en-GB"/>
                </w:rPr>
                <w:t>that</w:t>
              </w:r>
              <w:r w:rsidRPr="00220F99">
                <w:rPr>
                  <w:rFonts w:cs="Arial"/>
                  <w:color w:val="000000"/>
                  <w:szCs w:val="20"/>
                  <w:lang w:val="en-GB" w:eastAsia="en-GB"/>
                </w:rPr>
                <w:t xml:space="preserve"> provide communication security</w:t>
              </w:r>
              <w:r w:rsidR="0008466E">
                <w:rPr>
                  <w:rFonts w:cs="Arial"/>
                  <w:color w:val="000000"/>
                  <w:szCs w:val="20"/>
                  <w:lang w:val="en-GB" w:eastAsia="en-GB"/>
                </w:rPr>
                <w:t>.</w:t>
              </w:r>
              <w:r w:rsidRPr="00220F99">
                <w:rPr>
                  <w:rFonts w:cs="Arial"/>
                  <w:color w:val="000000"/>
                  <w:szCs w:val="20"/>
                  <w:lang w:val="en-GB" w:eastAsia="en-GB"/>
                </w:rPr>
                <w:t xml:space="preserve"> </w:t>
              </w:r>
              <w:r w:rsidR="0008466E">
                <w:rPr>
                  <w:rFonts w:cs="Arial"/>
                  <w:color w:val="000000"/>
                  <w:szCs w:val="20"/>
                  <w:lang w:val="en-GB" w:eastAsia="en-GB"/>
                </w:rPr>
                <w:t xml:space="preserve"> TLS is mandated in NSI for </w:t>
              </w:r>
            </w:ins>
            <w:ins w:id="502" w:author="Guy Roberts" w:date="2015-05-13T12:17:00Z">
              <w:r w:rsidR="0008466E">
                <w:rPr>
                  <w:rFonts w:cs="Arial"/>
                  <w:color w:val="000000"/>
                  <w:szCs w:val="20"/>
                  <w:lang w:val="en-GB" w:eastAsia="en-GB"/>
                </w:rPr>
                <w:t>communication</w:t>
              </w:r>
            </w:ins>
            <w:ins w:id="503" w:author="Guy Roberts" w:date="2015-05-13T12:16:00Z">
              <w:r w:rsidR="0008466E">
                <w:rPr>
                  <w:rFonts w:cs="Arial"/>
                  <w:color w:val="000000"/>
                  <w:szCs w:val="20"/>
                  <w:lang w:val="en-GB" w:eastAsia="en-GB"/>
                </w:rPr>
                <w:t xml:space="preserve"> </w:t>
              </w:r>
            </w:ins>
            <w:ins w:id="504" w:author="Guy Roberts" w:date="2015-05-13T12:17:00Z">
              <w:r w:rsidR="0008466E">
                <w:rPr>
                  <w:rFonts w:cs="Arial"/>
                  <w:color w:val="000000"/>
                  <w:szCs w:val="20"/>
                  <w:lang w:val="en-GB" w:eastAsia="en-GB"/>
                </w:rPr>
                <w:t>between NSAs.</w:t>
              </w:r>
            </w:ins>
          </w:p>
        </w:tc>
      </w:tr>
      <w:tr w:rsidR="00C47D30" w:rsidRPr="00A564D7" w14:paraId="13EB3C4E" w14:textId="77777777" w:rsidTr="00C47D30">
        <w:tc>
          <w:tcPr>
            <w:tcW w:w="3227" w:type="dxa"/>
          </w:tcPr>
          <w:p w14:paraId="0D1105D1" w14:textId="77777777" w:rsidR="00C47D30" w:rsidRPr="0030419E" w:rsidRDefault="00C47D30" w:rsidP="00C47D30">
            <w:pPr>
              <w:spacing w:after="120"/>
              <w:rPr>
                <w:rFonts w:cs="Arial"/>
                <w:szCs w:val="20"/>
                <w:lang w:val="en-GB" w:eastAsia="en-GB"/>
              </w:rPr>
            </w:pPr>
            <w:r w:rsidRPr="0030419E">
              <w:rPr>
                <w:rFonts w:cs="Arial"/>
                <w:szCs w:val="20"/>
                <w:lang w:val="en-GB" w:eastAsia="en-GB"/>
              </w:rPr>
              <w:t>Connection Service (CS)</w:t>
            </w:r>
          </w:p>
        </w:tc>
        <w:tc>
          <w:tcPr>
            <w:tcW w:w="5629" w:type="dxa"/>
          </w:tcPr>
          <w:p w14:paraId="6118EA8E" w14:textId="77777777" w:rsidR="00C47D30" w:rsidRPr="0030419E" w:rsidRDefault="00C47D30" w:rsidP="00C47D30">
            <w:pPr>
              <w:spacing w:after="120"/>
              <w:rPr>
                <w:rFonts w:cs="Arial"/>
                <w:iCs/>
                <w:szCs w:val="20"/>
                <w:lang w:val="en-GB" w:eastAsia="en-GB"/>
              </w:rPr>
            </w:pPr>
            <w:r w:rsidRPr="0030419E">
              <w:rPr>
                <w:rFonts w:cs="Arial"/>
                <w:szCs w:val="20"/>
                <w:lang w:val="en-GB" w:eastAsia="en-GB"/>
              </w:rPr>
              <w:t xml:space="preserve">The NSI </w:t>
            </w:r>
            <w:r w:rsidRPr="0030419E">
              <w:rPr>
                <w:rFonts w:cs="Arial"/>
                <w:iCs/>
                <w:szCs w:val="20"/>
                <w:lang w:val="en-GB" w:eastAsia="en-GB"/>
              </w:rPr>
              <w:t>Connection Service</w:t>
            </w:r>
            <w:r w:rsidRPr="0030419E">
              <w:rPr>
                <w:rFonts w:cs="Arial"/>
                <w:szCs w:val="20"/>
                <w:lang w:val="en-GB" w:eastAsia="en-GB"/>
              </w:rPr>
              <w:t xml:space="preserve"> is a service that allows an RA to request and manage a </w:t>
            </w:r>
            <w:r w:rsidRPr="0030419E">
              <w:rPr>
                <w:rFonts w:cs="Arial"/>
                <w:iCs/>
                <w:szCs w:val="20"/>
                <w:lang w:val="en-GB" w:eastAsia="en-GB"/>
              </w:rPr>
              <w:t xml:space="preserve">Connection </w:t>
            </w:r>
            <w:r w:rsidRPr="0030419E">
              <w:rPr>
                <w:rFonts w:cs="Arial"/>
                <w:szCs w:val="20"/>
                <w:lang w:val="en-GB" w:eastAsia="en-GB"/>
              </w:rPr>
              <w:t xml:space="preserve">from a </w:t>
            </w:r>
            <w:r w:rsidRPr="0030419E">
              <w:rPr>
                <w:rFonts w:cs="Arial"/>
                <w:iCs/>
                <w:szCs w:val="20"/>
                <w:lang w:val="en-GB" w:eastAsia="en-GB"/>
              </w:rPr>
              <w:t>PA. See [OGF NSI-CS].</w:t>
            </w:r>
          </w:p>
        </w:tc>
      </w:tr>
      <w:tr w:rsidR="00113BBC" w:rsidRPr="00A564D7" w14:paraId="089BE7DA" w14:textId="77777777" w:rsidTr="00C47D30">
        <w:trPr>
          <w:ins w:id="505" w:author="Guy Roberts" w:date="2015-05-08T12:52:00Z"/>
        </w:trPr>
        <w:tc>
          <w:tcPr>
            <w:tcW w:w="3227" w:type="dxa"/>
          </w:tcPr>
          <w:p w14:paraId="6B53F8C3" w14:textId="77777777" w:rsidR="00113BBC" w:rsidRPr="0030419E" w:rsidRDefault="00113BBC" w:rsidP="00C47D30">
            <w:pPr>
              <w:spacing w:after="120"/>
              <w:rPr>
                <w:ins w:id="506" w:author="Guy Roberts" w:date="2015-05-08T12:52:00Z"/>
                <w:rFonts w:cs="Arial"/>
                <w:szCs w:val="20"/>
                <w:lang w:val="en-GB" w:eastAsia="en-GB"/>
              </w:rPr>
            </w:pPr>
          </w:p>
        </w:tc>
        <w:tc>
          <w:tcPr>
            <w:tcW w:w="5629" w:type="dxa"/>
          </w:tcPr>
          <w:p w14:paraId="0F7B4F3F" w14:textId="77777777" w:rsidR="00113BBC" w:rsidRPr="0030419E" w:rsidRDefault="00113BBC" w:rsidP="00C47D30">
            <w:pPr>
              <w:spacing w:after="120"/>
              <w:rPr>
                <w:ins w:id="507" w:author="Guy Roberts" w:date="2015-05-08T12:52:00Z"/>
                <w:rFonts w:cs="Arial"/>
                <w:szCs w:val="20"/>
                <w:lang w:val="en-GB" w:eastAsia="en-GB"/>
              </w:rPr>
            </w:pPr>
          </w:p>
        </w:tc>
      </w:tr>
      <w:tr w:rsidR="00C47D30" w:rsidRPr="00A564D7" w14:paraId="0D1C5840" w14:textId="77777777" w:rsidTr="00C47D30">
        <w:tc>
          <w:tcPr>
            <w:tcW w:w="3227" w:type="dxa"/>
          </w:tcPr>
          <w:p w14:paraId="73446431" w14:textId="77777777" w:rsidR="00C47D30" w:rsidRPr="0030419E" w:rsidRDefault="00C47D30" w:rsidP="00C47D30">
            <w:pPr>
              <w:spacing w:after="120"/>
              <w:rPr>
                <w:rFonts w:cs="Arial"/>
                <w:color w:val="000000"/>
                <w:szCs w:val="20"/>
                <w:lang w:val="en-GB" w:eastAsia="en-GB"/>
              </w:rPr>
            </w:pPr>
            <w:r w:rsidRPr="0030419E">
              <w:rPr>
                <w:rFonts w:cs="Arial"/>
                <w:szCs w:val="20"/>
                <w:lang w:val="en-GB" w:eastAsia="en-GB"/>
              </w:rPr>
              <w:t>Network Service Agent (NSA)</w:t>
            </w:r>
          </w:p>
        </w:tc>
        <w:tc>
          <w:tcPr>
            <w:tcW w:w="5629" w:type="dxa"/>
          </w:tcPr>
          <w:p w14:paraId="21C491DC" w14:textId="77777777" w:rsidR="00C47D30" w:rsidRPr="0030419E" w:rsidRDefault="00C47D30" w:rsidP="00C47D30">
            <w:pPr>
              <w:spacing w:after="120"/>
              <w:rPr>
                <w:rFonts w:cs="Arial"/>
                <w:color w:val="000000"/>
                <w:szCs w:val="20"/>
                <w:lang w:val="en-GB" w:eastAsia="en-GB"/>
              </w:rPr>
            </w:pPr>
            <w:r w:rsidRPr="0030419E">
              <w:rPr>
                <w:rFonts w:cs="Arial"/>
                <w:szCs w:val="20"/>
                <w:lang w:val="en-GB" w:eastAsia="en-GB"/>
              </w:rPr>
              <w:t xml:space="preserve">The </w:t>
            </w:r>
            <w:r w:rsidRPr="0030419E">
              <w:rPr>
                <w:rFonts w:cs="Arial"/>
                <w:iCs/>
                <w:szCs w:val="20"/>
                <w:lang w:val="en-GB" w:eastAsia="en-GB"/>
              </w:rPr>
              <w:t>Network Service Agent</w:t>
            </w:r>
            <w:r w:rsidRPr="0030419E">
              <w:rPr>
                <w:rFonts w:cs="Arial"/>
                <w:szCs w:val="20"/>
                <w:lang w:val="en-GB" w:eastAsia="en-GB"/>
              </w:rPr>
              <w:t xml:space="preserve"> is a concrete piece of software that sends and receives NSI </w:t>
            </w:r>
            <w:r w:rsidRPr="0030419E">
              <w:rPr>
                <w:rFonts w:cs="Arial"/>
                <w:iCs/>
                <w:szCs w:val="20"/>
                <w:lang w:val="en-GB" w:eastAsia="en-GB"/>
              </w:rPr>
              <w:t>Messages</w:t>
            </w:r>
            <w:r w:rsidRPr="0030419E">
              <w:rPr>
                <w:rFonts w:cs="Arial"/>
                <w:szCs w:val="20"/>
                <w:lang w:val="en-GB" w:eastAsia="en-GB"/>
              </w:rPr>
              <w:t xml:space="preserve">. The NSA includes a set of capabilities that allow </w:t>
            </w:r>
            <w:r w:rsidRPr="0030419E">
              <w:rPr>
                <w:rFonts w:cs="Arial"/>
                <w:iCs/>
                <w:szCs w:val="20"/>
                <w:lang w:val="en-GB" w:eastAsia="en-GB"/>
              </w:rPr>
              <w:t>Network Services</w:t>
            </w:r>
            <w:r w:rsidRPr="0030419E">
              <w:rPr>
                <w:rFonts w:cs="Arial"/>
                <w:szCs w:val="20"/>
                <w:lang w:val="en-GB" w:eastAsia="en-GB"/>
              </w:rPr>
              <w:t xml:space="preserve"> to be delivered.</w:t>
            </w:r>
          </w:p>
        </w:tc>
      </w:tr>
      <w:tr w:rsidR="00C47D30" w:rsidRPr="00A564D7" w14:paraId="5A44052F" w14:textId="77777777" w:rsidTr="00C47D30">
        <w:tc>
          <w:tcPr>
            <w:tcW w:w="3227" w:type="dxa"/>
          </w:tcPr>
          <w:p w14:paraId="137252FD" w14:textId="77777777" w:rsidR="00C47D30" w:rsidRPr="0030419E" w:rsidRDefault="00C47D30" w:rsidP="00C47D30">
            <w:pPr>
              <w:spacing w:after="120"/>
              <w:rPr>
                <w:rFonts w:cs="Arial"/>
                <w:color w:val="000000"/>
                <w:szCs w:val="20"/>
                <w:lang w:val="en-GB" w:eastAsia="en-GB"/>
              </w:rPr>
            </w:pPr>
            <w:r w:rsidRPr="0030419E">
              <w:rPr>
                <w:rFonts w:cs="Arial"/>
                <w:szCs w:val="20"/>
                <w:lang w:val="en-GB" w:eastAsia="en-GB"/>
              </w:rPr>
              <w:t>Network Service Interface (NSI)</w:t>
            </w:r>
          </w:p>
        </w:tc>
        <w:tc>
          <w:tcPr>
            <w:tcW w:w="5629" w:type="dxa"/>
          </w:tcPr>
          <w:p w14:paraId="23E66F2E" w14:textId="77777777" w:rsidR="00C47D30" w:rsidRPr="0030419E" w:rsidRDefault="00C47D30" w:rsidP="00C47D30">
            <w:pPr>
              <w:spacing w:after="120"/>
              <w:rPr>
                <w:rFonts w:cs="Arial"/>
                <w:color w:val="000000"/>
                <w:szCs w:val="20"/>
                <w:lang w:val="en-GB" w:eastAsia="en-GB"/>
              </w:rPr>
            </w:pPr>
            <w:r w:rsidRPr="0030419E">
              <w:rPr>
                <w:rFonts w:cs="Arial"/>
                <w:szCs w:val="20"/>
                <w:lang w:val="en-GB" w:eastAsia="en-GB"/>
              </w:rPr>
              <w:t xml:space="preserve">The NSI is the interface between </w:t>
            </w:r>
            <w:r w:rsidRPr="0030419E">
              <w:rPr>
                <w:rFonts w:cs="Arial"/>
                <w:iCs/>
                <w:szCs w:val="20"/>
                <w:lang w:val="en-GB" w:eastAsia="en-GB"/>
              </w:rPr>
              <w:t>RA</w:t>
            </w:r>
            <w:r w:rsidRPr="0030419E">
              <w:rPr>
                <w:rFonts w:cs="Arial"/>
                <w:szCs w:val="20"/>
                <w:lang w:val="en-GB" w:eastAsia="en-GB"/>
              </w:rPr>
              <w:t xml:space="preserve">s and </w:t>
            </w:r>
            <w:r w:rsidRPr="0030419E">
              <w:rPr>
                <w:rFonts w:cs="Arial"/>
                <w:iCs/>
                <w:szCs w:val="20"/>
                <w:lang w:val="en-GB" w:eastAsia="en-GB"/>
              </w:rPr>
              <w:t>PA</w:t>
            </w:r>
            <w:r w:rsidRPr="0030419E">
              <w:rPr>
                <w:rFonts w:cs="Arial"/>
                <w:szCs w:val="20"/>
                <w:lang w:val="en-GB" w:eastAsia="en-GB"/>
              </w:rPr>
              <w:t xml:space="preserve">s. The NSI defines a set of interactions or transactions between these NSAs to realize a </w:t>
            </w:r>
            <w:r w:rsidRPr="0030419E">
              <w:rPr>
                <w:rFonts w:cs="Arial"/>
                <w:iCs/>
                <w:szCs w:val="20"/>
                <w:lang w:val="en-GB" w:eastAsia="en-GB"/>
              </w:rPr>
              <w:t>Network Service.</w:t>
            </w:r>
          </w:p>
        </w:tc>
      </w:tr>
      <w:tr w:rsidR="00C47D30" w:rsidRPr="00A564D7" w14:paraId="4155FA29" w14:textId="77777777" w:rsidTr="00C47D30">
        <w:tc>
          <w:tcPr>
            <w:tcW w:w="3227" w:type="dxa"/>
          </w:tcPr>
          <w:p w14:paraId="601D608B" w14:textId="77777777" w:rsidR="00C47D30" w:rsidRPr="0030419E" w:rsidRDefault="00C47D30" w:rsidP="00C47D30">
            <w:pPr>
              <w:spacing w:after="120"/>
              <w:rPr>
                <w:rFonts w:cs="Arial"/>
                <w:szCs w:val="20"/>
                <w:lang w:val="en-GB" w:eastAsia="en-GB"/>
              </w:rPr>
            </w:pPr>
            <w:r w:rsidRPr="0030419E">
              <w:rPr>
                <w:rFonts w:cs="Arial"/>
                <w:szCs w:val="20"/>
                <w:lang w:val="en-GB" w:eastAsia="en-GB"/>
              </w:rPr>
              <w:t xml:space="preserve">Requester/Provider Agent (RA/PA) </w:t>
            </w:r>
          </w:p>
        </w:tc>
        <w:tc>
          <w:tcPr>
            <w:tcW w:w="5629" w:type="dxa"/>
          </w:tcPr>
          <w:p w14:paraId="620DAA95" w14:textId="77777777" w:rsidR="00C47D30" w:rsidRPr="0030419E" w:rsidRDefault="00C47D30" w:rsidP="00C47D30">
            <w:pPr>
              <w:spacing w:after="120"/>
              <w:rPr>
                <w:rFonts w:cs="Arial"/>
                <w:color w:val="000000"/>
                <w:szCs w:val="20"/>
                <w:lang w:val="en-GB" w:eastAsia="en-GB"/>
              </w:rPr>
            </w:pPr>
            <w:r w:rsidRPr="0030419E">
              <w:rPr>
                <w:rFonts w:cs="Arial"/>
                <w:szCs w:val="20"/>
                <w:lang w:val="en-GB" w:eastAsia="en-GB"/>
              </w:rPr>
              <w:t xml:space="preserve">An NSA acts in one of two possible roles relative to a particular instance of an NSI. When an NSA requests a service, it is called a </w:t>
            </w:r>
            <w:r w:rsidRPr="0030419E">
              <w:rPr>
                <w:rFonts w:cs="Arial"/>
                <w:iCs/>
                <w:szCs w:val="20"/>
                <w:lang w:val="en-GB" w:eastAsia="en-GB"/>
              </w:rPr>
              <w:t>Requester Agent (RA)</w:t>
            </w:r>
            <w:r w:rsidRPr="0030419E">
              <w:rPr>
                <w:rFonts w:cs="Arial"/>
                <w:szCs w:val="20"/>
                <w:lang w:val="en-GB" w:eastAsia="en-GB"/>
              </w:rPr>
              <w:t xml:space="preserve">. When an NSA </w:t>
            </w:r>
            <w:r w:rsidRPr="0030419E">
              <w:rPr>
                <w:rFonts w:cs="Arial"/>
                <w:szCs w:val="20"/>
                <w:lang w:val="en-GB" w:eastAsia="en-GB"/>
              </w:rPr>
              <w:lastRenderedPageBreak/>
              <w:t xml:space="preserve">realizes a service, it is called a </w:t>
            </w:r>
            <w:r w:rsidRPr="0030419E">
              <w:rPr>
                <w:rFonts w:cs="Arial"/>
                <w:iCs/>
                <w:szCs w:val="20"/>
                <w:lang w:val="en-GB" w:eastAsia="en-GB"/>
              </w:rPr>
              <w:t>Provider Agent (PA)</w:t>
            </w:r>
            <w:r w:rsidRPr="0030419E">
              <w:rPr>
                <w:rFonts w:cs="Arial"/>
                <w:szCs w:val="20"/>
                <w:lang w:val="en-GB" w:eastAsia="en-GB"/>
              </w:rPr>
              <w:t>. A particular NSA may act in different roles at different interfaces.</w:t>
            </w:r>
          </w:p>
        </w:tc>
      </w:tr>
      <w:tr w:rsidR="00A65D50" w:rsidRPr="00A564D7" w14:paraId="03FC3485" w14:textId="77777777" w:rsidTr="00C47D30">
        <w:trPr>
          <w:ins w:id="508" w:author="Guy Roberts" w:date="2015-05-12T14:52:00Z"/>
        </w:trPr>
        <w:tc>
          <w:tcPr>
            <w:tcW w:w="3227" w:type="dxa"/>
          </w:tcPr>
          <w:p w14:paraId="1A9B69D2" w14:textId="09582C74" w:rsidR="00A65D50" w:rsidRPr="0030419E" w:rsidRDefault="003318EA" w:rsidP="00C47D30">
            <w:pPr>
              <w:spacing w:after="120"/>
              <w:rPr>
                <w:ins w:id="509" w:author="Guy Roberts" w:date="2015-05-12T14:52:00Z"/>
                <w:rFonts w:cs="Arial"/>
                <w:color w:val="000000"/>
                <w:szCs w:val="20"/>
                <w:lang w:val="en-GB" w:eastAsia="en-GB"/>
              </w:rPr>
            </w:pPr>
            <w:ins w:id="510" w:author="Guy Roberts" w:date="2015-05-12T14:58:00Z">
              <w:r>
                <w:rPr>
                  <w:rFonts w:cs="Arial"/>
                  <w:color w:val="000000"/>
                  <w:szCs w:val="20"/>
                  <w:lang w:val="en-GB" w:eastAsia="en-GB"/>
                </w:rPr>
                <w:lastRenderedPageBreak/>
                <w:t>Originating</w:t>
              </w:r>
            </w:ins>
            <w:ins w:id="511" w:author="Guy Roberts" w:date="2015-05-12T14:52:00Z">
              <w:r w:rsidR="00A65D50">
                <w:rPr>
                  <w:rFonts w:cs="Arial"/>
                  <w:color w:val="000000"/>
                  <w:szCs w:val="20"/>
                  <w:lang w:val="en-GB" w:eastAsia="en-GB"/>
                </w:rPr>
                <w:t xml:space="preserve"> Entity</w:t>
              </w:r>
            </w:ins>
          </w:p>
        </w:tc>
        <w:tc>
          <w:tcPr>
            <w:tcW w:w="5629" w:type="dxa"/>
          </w:tcPr>
          <w:p w14:paraId="57376A77" w14:textId="5EFC79ED" w:rsidR="00A65D50" w:rsidRPr="0030419E" w:rsidRDefault="00A65D50" w:rsidP="00220F99">
            <w:pPr>
              <w:spacing w:after="120"/>
              <w:rPr>
                <w:ins w:id="512" w:author="Guy Roberts" w:date="2015-05-12T14:52:00Z"/>
                <w:rFonts w:cs="Arial"/>
                <w:color w:val="000000"/>
                <w:szCs w:val="20"/>
                <w:lang w:val="en-GB" w:eastAsia="en-GB"/>
              </w:rPr>
            </w:pPr>
            <w:ins w:id="513" w:author="Guy Roberts" w:date="2015-05-12T14:52:00Z">
              <w:r>
                <w:rPr>
                  <w:rFonts w:cs="Arial"/>
                  <w:color w:val="000000"/>
                  <w:szCs w:val="20"/>
                  <w:lang w:val="en-GB" w:eastAsia="en-GB"/>
                </w:rPr>
                <w:t xml:space="preserve">Any entity that originates a </w:t>
              </w:r>
            </w:ins>
            <w:ins w:id="514" w:author="Guy Roberts" w:date="2015-05-12T14:53:00Z">
              <w:r>
                <w:rPr>
                  <w:rFonts w:cs="Arial"/>
                  <w:color w:val="000000"/>
                  <w:szCs w:val="20"/>
                  <w:lang w:val="en-GB" w:eastAsia="en-GB"/>
                </w:rPr>
                <w:t>service</w:t>
              </w:r>
            </w:ins>
            <w:ins w:id="515" w:author="Guy Roberts" w:date="2015-05-12T14:52:00Z">
              <w:r>
                <w:rPr>
                  <w:rFonts w:cs="Arial"/>
                  <w:color w:val="000000"/>
                  <w:szCs w:val="20"/>
                  <w:lang w:val="en-GB" w:eastAsia="en-GB"/>
                </w:rPr>
                <w:t xml:space="preserve"> </w:t>
              </w:r>
            </w:ins>
            <w:ins w:id="516" w:author="Guy Roberts" w:date="2015-05-12T14:53:00Z">
              <w:r>
                <w:rPr>
                  <w:rFonts w:cs="Arial"/>
                  <w:color w:val="000000"/>
                  <w:szCs w:val="20"/>
                  <w:lang w:val="en-GB" w:eastAsia="en-GB"/>
                </w:rPr>
                <w:t xml:space="preserve">request in </w:t>
              </w:r>
            </w:ins>
            <w:ins w:id="517" w:author="Guy Roberts" w:date="2015-05-13T12:14:00Z">
              <w:r w:rsidR="00220F99">
                <w:rPr>
                  <w:rFonts w:cs="Arial"/>
                  <w:color w:val="000000"/>
                  <w:szCs w:val="20"/>
                  <w:lang w:val="en-GB" w:eastAsia="en-GB"/>
                </w:rPr>
                <w:t>to</w:t>
              </w:r>
            </w:ins>
            <w:ins w:id="518" w:author="Guy Roberts" w:date="2015-05-12T14:53:00Z">
              <w:r>
                <w:rPr>
                  <w:rFonts w:cs="Arial"/>
                  <w:color w:val="000000"/>
                  <w:szCs w:val="20"/>
                  <w:lang w:val="en-GB" w:eastAsia="en-GB"/>
                </w:rPr>
                <w:t xml:space="preserve"> uPA.  This could be a person, instit</w:t>
              </w:r>
            </w:ins>
            <w:ins w:id="519" w:author="Guy Roberts" w:date="2015-05-12T14:54:00Z">
              <w:r>
                <w:rPr>
                  <w:rFonts w:cs="Arial"/>
                  <w:color w:val="000000"/>
                  <w:szCs w:val="20"/>
                  <w:lang w:val="en-GB" w:eastAsia="en-GB"/>
                </w:rPr>
                <w:t>ut</w:t>
              </w:r>
            </w:ins>
            <w:ins w:id="520" w:author="Guy Roberts" w:date="2015-05-12T14:53:00Z">
              <w:r>
                <w:rPr>
                  <w:rFonts w:cs="Arial"/>
                  <w:color w:val="000000"/>
                  <w:szCs w:val="20"/>
                  <w:lang w:val="en-GB" w:eastAsia="en-GB"/>
                </w:rPr>
                <w:t>ion, software</w:t>
              </w:r>
            </w:ins>
            <w:ins w:id="521" w:author="Guy Roberts" w:date="2015-05-12T14:54:00Z">
              <w:r>
                <w:rPr>
                  <w:rFonts w:cs="Arial"/>
                  <w:color w:val="000000"/>
                  <w:szCs w:val="20"/>
                  <w:lang w:val="en-GB" w:eastAsia="en-GB"/>
                </w:rPr>
                <w:t xml:space="preserve"> application, etc.</w:t>
              </w:r>
            </w:ins>
            <w:ins w:id="522" w:author="Guy Roberts" w:date="2015-05-13T12:10:00Z">
              <w:r w:rsidR="00220F99">
                <w:rPr>
                  <w:rFonts w:cs="Arial"/>
                  <w:color w:val="000000"/>
                  <w:szCs w:val="20"/>
                  <w:lang w:val="en-GB" w:eastAsia="en-GB"/>
                </w:rPr>
                <w:t xml:space="preserve">  </w:t>
              </w:r>
            </w:ins>
            <w:ins w:id="523" w:author="Guy Roberts" w:date="2015-05-13T12:13:00Z">
              <w:r w:rsidR="00220F99">
                <w:rPr>
                  <w:rFonts w:cs="Arial"/>
                  <w:color w:val="000000"/>
                  <w:szCs w:val="20"/>
                  <w:lang w:val="en-GB" w:eastAsia="en-GB"/>
                </w:rPr>
                <w:t xml:space="preserve">This ‘user’ is not a formal part of the NSI protocol since NSI does not define </w:t>
              </w:r>
            </w:ins>
            <w:ins w:id="524" w:author="Guy Roberts" w:date="2015-05-13T12:15:00Z">
              <w:r w:rsidR="00220F99">
                <w:rPr>
                  <w:rFonts w:cs="Arial"/>
                  <w:color w:val="000000"/>
                  <w:szCs w:val="20"/>
                  <w:lang w:val="en-GB" w:eastAsia="en-GB"/>
                </w:rPr>
                <w:t>the interface</w:t>
              </w:r>
            </w:ins>
            <w:ins w:id="525" w:author="Guy Roberts" w:date="2015-05-13T12:13:00Z">
              <w:r w:rsidR="00220F99">
                <w:rPr>
                  <w:rFonts w:cs="Arial"/>
                  <w:color w:val="000000"/>
                  <w:szCs w:val="20"/>
                  <w:lang w:val="en-GB" w:eastAsia="en-GB"/>
                </w:rPr>
                <w:t xml:space="preserve"> between the uRA and the Originating Entity.</w:t>
              </w:r>
            </w:ins>
            <w:ins w:id="526" w:author="Guy Roberts" w:date="2015-05-13T12:11:00Z">
              <w:r w:rsidR="00220F99">
                <w:rPr>
                  <w:rFonts w:cs="Arial"/>
                  <w:color w:val="000000"/>
                  <w:szCs w:val="20"/>
                  <w:lang w:val="en-GB" w:eastAsia="en-GB"/>
                </w:rPr>
                <w:t xml:space="preserve"> </w:t>
              </w:r>
            </w:ins>
          </w:p>
        </w:tc>
      </w:tr>
      <w:tr w:rsidR="00C47D30" w:rsidRPr="00A564D7" w14:paraId="1842CB52" w14:textId="77777777" w:rsidTr="00C47D30">
        <w:tc>
          <w:tcPr>
            <w:tcW w:w="3227" w:type="dxa"/>
          </w:tcPr>
          <w:p w14:paraId="4F5E425E"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Ultimate PA (uPA)</w:t>
            </w:r>
          </w:p>
        </w:tc>
        <w:tc>
          <w:tcPr>
            <w:tcW w:w="5629" w:type="dxa"/>
          </w:tcPr>
          <w:p w14:paraId="6E24E3C4"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 xml:space="preserve">The ultimate PA is a Provider Agent that has an associated NRM. </w:t>
            </w:r>
          </w:p>
        </w:tc>
      </w:tr>
      <w:tr w:rsidR="00C47D30" w:rsidRPr="00A564D7" w14:paraId="24DCB784" w14:textId="77777777" w:rsidTr="00C47D30">
        <w:tc>
          <w:tcPr>
            <w:tcW w:w="3227" w:type="dxa"/>
          </w:tcPr>
          <w:p w14:paraId="557EB8AB"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Ultimate RA (uRA)</w:t>
            </w:r>
          </w:p>
        </w:tc>
        <w:tc>
          <w:tcPr>
            <w:tcW w:w="5629" w:type="dxa"/>
          </w:tcPr>
          <w:p w14:paraId="797F5494"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The Ultimate RA is a Requester Agent is the originator of a service request.</w:t>
            </w:r>
          </w:p>
        </w:tc>
      </w:tr>
      <w:tr w:rsidR="00C47D30" w:rsidRPr="00A564D7" w14:paraId="2B440E57" w14:textId="77777777" w:rsidTr="00C47D30">
        <w:tc>
          <w:tcPr>
            <w:tcW w:w="3227" w:type="dxa"/>
          </w:tcPr>
          <w:p w14:paraId="4278FF45"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XML Schema Definition (XSD)</w:t>
            </w:r>
          </w:p>
        </w:tc>
        <w:tc>
          <w:tcPr>
            <w:tcW w:w="5629" w:type="dxa"/>
          </w:tcPr>
          <w:p w14:paraId="36E5DC60"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XSD is a schema language for XML. See [W3C XSD]</w:t>
            </w:r>
          </w:p>
        </w:tc>
      </w:tr>
      <w:tr w:rsidR="00C47D30" w:rsidRPr="00A564D7" w14:paraId="0837B7E1" w14:textId="77777777" w:rsidTr="00C47D30">
        <w:tc>
          <w:tcPr>
            <w:tcW w:w="3227" w:type="dxa"/>
          </w:tcPr>
          <w:p w14:paraId="6CE6F3AC"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eXtensible Markup Language (XML)</w:t>
            </w:r>
          </w:p>
        </w:tc>
        <w:tc>
          <w:tcPr>
            <w:tcW w:w="5629" w:type="dxa"/>
          </w:tcPr>
          <w:p w14:paraId="731F060B" w14:textId="77777777" w:rsidR="00C47D30" w:rsidRPr="0030419E" w:rsidRDefault="00C47D30" w:rsidP="00C47D30">
            <w:pPr>
              <w:spacing w:after="120"/>
              <w:rPr>
                <w:rFonts w:cs="Arial"/>
                <w:color w:val="000000"/>
                <w:szCs w:val="20"/>
                <w:lang w:val="en-GB" w:eastAsia="en-GB"/>
              </w:rPr>
            </w:pPr>
            <w:r w:rsidRPr="0030419E">
              <w:rPr>
                <w:rFonts w:cs="Arial"/>
                <w:color w:val="000000"/>
                <w:szCs w:val="20"/>
                <w:lang w:val="en-GB" w:eastAsia="en-GB"/>
              </w:rPr>
              <w:t>XML is a markup language that defines a set of rules for encoding documents in a format that is both human-readable and machine-readable.</w:t>
            </w:r>
          </w:p>
        </w:tc>
      </w:tr>
    </w:tbl>
    <w:p w14:paraId="7A59B8BF" w14:textId="77777777" w:rsidR="007C6746" w:rsidRPr="0030419E" w:rsidRDefault="007C6746" w:rsidP="007C6746">
      <w:pPr>
        <w:pStyle w:val="Heading1"/>
        <w:ind w:left="360" w:hanging="360"/>
        <w:rPr>
          <w:lang w:val="en-GB"/>
        </w:rPr>
      </w:pPr>
      <w:bookmarkStart w:id="527" w:name="_Toc292543705"/>
      <w:r w:rsidRPr="0030419E">
        <w:rPr>
          <w:lang w:val="en-GB"/>
        </w:rPr>
        <w:t>Contributors</w:t>
      </w:r>
      <w:bookmarkEnd w:id="527"/>
    </w:p>
    <w:p w14:paraId="2512417E" w14:textId="77777777" w:rsidR="00D42F5A" w:rsidRPr="001652AF" w:rsidRDefault="00D42F5A" w:rsidP="00D42F5A">
      <w:pPr>
        <w:rPr>
          <w:rFonts w:cs="Arial"/>
        </w:rPr>
      </w:pPr>
      <w:r w:rsidRPr="001652AF">
        <w:rPr>
          <w:rFonts w:cs="Arial"/>
        </w:rPr>
        <w:t>Hans Trompert, SURFnet</w:t>
      </w:r>
    </w:p>
    <w:p w14:paraId="573CA129" w14:textId="0D600475" w:rsidR="00C47D30" w:rsidRPr="0030419E" w:rsidRDefault="00C47D30" w:rsidP="00C47D30">
      <w:pPr>
        <w:rPr>
          <w:lang w:val="en-GB"/>
        </w:rPr>
      </w:pPr>
      <w:r w:rsidRPr="0030419E">
        <w:rPr>
          <w:lang w:val="en-GB"/>
        </w:rPr>
        <w:t>John H. MacAuley, ESnet</w:t>
      </w:r>
    </w:p>
    <w:p w14:paraId="4BFF985B" w14:textId="3797AEEE" w:rsidR="00C47D30" w:rsidRDefault="00C47D30" w:rsidP="00C47D30">
      <w:pPr>
        <w:rPr>
          <w:ins w:id="528" w:author="Guy Roberts" w:date="2015-05-13T12:17:00Z"/>
          <w:lang w:val="en-GB"/>
        </w:rPr>
      </w:pPr>
      <w:r w:rsidRPr="0030419E">
        <w:rPr>
          <w:lang w:val="en-GB"/>
        </w:rPr>
        <w:t>Henrik Thostrup Jensen, NORDUnet</w:t>
      </w:r>
    </w:p>
    <w:p w14:paraId="16FFE6D4" w14:textId="697964F1" w:rsidR="0008466E" w:rsidRDefault="0008466E" w:rsidP="00C47D30">
      <w:pPr>
        <w:rPr>
          <w:ins w:id="529" w:author="Guy Roberts" w:date="2015-05-13T12:17:00Z"/>
          <w:lang w:val="en-GB"/>
        </w:rPr>
      </w:pPr>
      <w:ins w:id="530" w:author="Guy Roberts" w:date="2015-05-13T12:17:00Z">
        <w:r>
          <w:rPr>
            <w:lang w:val="en-GB"/>
          </w:rPr>
          <w:t>Guy Roberts, GÉANT</w:t>
        </w:r>
      </w:ins>
    </w:p>
    <w:p w14:paraId="72470FC8" w14:textId="71227319" w:rsidR="0008466E" w:rsidRPr="0030419E" w:rsidRDefault="0008466E" w:rsidP="00C47D30">
      <w:pPr>
        <w:rPr>
          <w:lang w:val="en-GB"/>
        </w:rPr>
      </w:pPr>
      <w:ins w:id="531" w:author="Guy Roberts" w:date="2015-05-13T12:17:00Z">
        <w:r>
          <w:rPr>
            <w:lang w:val="en-GB"/>
          </w:rPr>
          <w:t>Chin Guok, ESnet</w:t>
        </w:r>
      </w:ins>
    </w:p>
    <w:p w14:paraId="7EC0D75E" w14:textId="77777777" w:rsidR="007C6746" w:rsidRPr="0030419E" w:rsidRDefault="007C6746" w:rsidP="007C6746">
      <w:pPr>
        <w:pStyle w:val="Heading1"/>
        <w:ind w:left="360" w:hanging="360"/>
        <w:rPr>
          <w:lang w:val="en-GB"/>
        </w:rPr>
      </w:pPr>
      <w:bookmarkStart w:id="532" w:name="_Toc526008660"/>
      <w:bookmarkStart w:id="533" w:name="_Toc292543706"/>
      <w:r w:rsidRPr="0030419E">
        <w:rPr>
          <w:lang w:val="en-GB"/>
        </w:rPr>
        <w:t>Intellectual Property Statement</w:t>
      </w:r>
      <w:bookmarkEnd w:id="532"/>
      <w:bookmarkEnd w:id="533"/>
    </w:p>
    <w:p w14:paraId="47132177" w14:textId="77777777" w:rsidR="007C6746" w:rsidRPr="0030419E" w:rsidRDefault="007C6746">
      <w:pPr>
        <w:rPr>
          <w:lang w:val="en-GB" w:eastAsia="zh-CN"/>
        </w:rPr>
      </w:pPr>
      <w:r w:rsidRPr="0030419E">
        <w:rPr>
          <w:lang w:val="en-GB"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43F7B6DC" w14:textId="77777777" w:rsidR="007C6746" w:rsidRPr="0030419E" w:rsidRDefault="007C6746">
      <w:pPr>
        <w:rPr>
          <w:lang w:val="en-GB" w:eastAsia="zh-CN"/>
        </w:rPr>
      </w:pPr>
    </w:p>
    <w:p w14:paraId="112EED97" w14:textId="77777777" w:rsidR="007C6746" w:rsidRPr="0030419E" w:rsidRDefault="007C6746">
      <w:pPr>
        <w:rPr>
          <w:lang w:val="en-GB"/>
        </w:rPr>
      </w:pPr>
      <w:r w:rsidRPr="0030419E">
        <w:rPr>
          <w:lang w:val="en-GB"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505D8143" w14:textId="77777777" w:rsidR="007C6746" w:rsidRPr="0030419E" w:rsidRDefault="007C6746" w:rsidP="007C6746">
      <w:pPr>
        <w:pStyle w:val="Heading1"/>
        <w:ind w:left="360" w:hanging="360"/>
        <w:rPr>
          <w:lang w:val="en-GB"/>
        </w:rPr>
      </w:pPr>
      <w:bookmarkStart w:id="534" w:name="_Toc292543707"/>
      <w:bookmarkStart w:id="535" w:name="_Toc526008661"/>
      <w:r w:rsidRPr="0030419E">
        <w:rPr>
          <w:lang w:val="en-GB"/>
        </w:rPr>
        <w:t>Disclaimer</w:t>
      </w:r>
      <w:bookmarkEnd w:id="534"/>
    </w:p>
    <w:p w14:paraId="2E34C527" w14:textId="77777777" w:rsidR="007C6746" w:rsidRPr="0030419E" w:rsidRDefault="007C6746" w:rsidP="007C6746">
      <w:pPr>
        <w:rPr>
          <w:lang w:val="en-GB"/>
        </w:rPr>
      </w:pPr>
      <w:r w:rsidRPr="0030419E">
        <w:rPr>
          <w:lang w:val="en-GB"/>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397C2C87" w14:textId="77777777" w:rsidR="007C6746" w:rsidRPr="0030419E" w:rsidRDefault="007C6746" w:rsidP="007C6746">
      <w:pPr>
        <w:pStyle w:val="Heading1"/>
        <w:ind w:left="360" w:hanging="360"/>
        <w:rPr>
          <w:lang w:val="en-GB"/>
        </w:rPr>
      </w:pPr>
      <w:bookmarkStart w:id="536" w:name="_Toc292543708"/>
      <w:r w:rsidRPr="0030419E">
        <w:rPr>
          <w:lang w:val="en-GB"/>
        </w:rPr>
        <w:t>Full Copyright Notice</w:t>
      </w:r>
      <w:bookmarkEnd w:id="535"/>
      <w:bookmarkEnd w:id="536"/>
    </w:p>
    <w:p w14:paraId="6BC51C32" w14:textId="511EC3AA" w:rsidR="007C6746" w:rsidRPr="0030419E" w:rsidRDefault="007C6746">
      <w:pPr>
        <w:rPr>
          <w:lang w:val="en-GB"/>
        </w:rPr>
      </w:pPr>
      <w:r w:rsidRPr="0030419E">
        <w:rPr>
          <w:lang w:val="en-GB"/>
        </w:rPr>
        <w:t>Copyright (C) Open Grid Forum (</w:t>
      </w:r>
      <w:r w:rsidR="00C47D30" w:rsidRPr="0030419E">
        <w:rPr>
          <w:lang w:val="en-GB"/>
        </w:rPr>
        <w:t>2012-201</w:t>
      </w:r>
      <w:r w:rsidR="00A61A25">
        <w:rPr>
          <w:lang w:val="en-GB"/>
        </w:rPr>
        <w:t>5</w:t>
      </w:r>
      <w:r w:rsidRPr="0030419E">
        <w:rPr>
          <w:lang w:val="en-GB"/>
        </w:rPr>
        <w:t xml:space="preserve">). Some Rights Reserved. </w:t>
      </w:r>
    </w:p>
    <w:p w14:paraId="2F22BFEE" w14:textId="77777777" w:rsidR="001A5B0B" w:rsidRPr="0030419E" w:rsidRDefault="001A5B0B">
      <w:pPr>
        <w:rPr>
          <w:lang w:val="en-GB"/>
        </w:rPr>
      </w:pPr>
    </w:p>
    <w:p w14:paraId="03D78C40" w14:textId="77777777" w:rsidR="00AC79F0" w:rsidRPr="0030419E" w:rsidRDefault="00AC79F0" w:rsidP="001A5B0B">
      <w:pPr>
        <w:rPr>
          <w:lang w:val="en-GB"/>
        </w:rPr>
      </w:pPr>
      <w:r w:rsidRPr="0030419E">
        <w:rPr>
          <w:lang w:val="en-GB"/>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w:t>
      </w:r>
      <w:r w:rsidRPr="0030419E">
        <w:rPr>
          <w:lang w:val="en-GB"/>
        </w:rPr>
        <w:lastRenderedPageBreak/>
        <w:t xml:space="preserve">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 </w:t>
      </w:r>
    </w:p>
    <w:p w14:paraId="6329CD26" w14:textId="77777777" w:rsidR="001A5B0B" w:rsidRPr="0030419E" w:rsidRDefault="001A5B0B" w:rsidP="001A5B0B">
      <w:pPr>
        <w:rPr>
          <w:lang w:val="en-GB"/>
        </w:rPr>
      </w:pPr>
    </w:p>
    <w:p w14:paraId="7F2C1DE1" w14:textId="77777777" w:rsidR="00AC79F0" w:rsidRPr="0030419E" w:rsidRDefault="00AC79F0" w:rsidP="001A5B0B">
      <w:pPr>
        <w:rPr>
          <w:lang w:val="en-GB"/>
        </w:rPr>
      </w:pPr>
      <w:r w:rsidRPr="0030419E">
        <w:rPr>
          <w:lang w:val="en-GB"/>
        </w:rPr>
        <w:t xml:space="preserve">The limited permissions granted above are perpetual and will not be revoked by the OGF or its successors or assignees. </w:t>
      </w:r>
    </w:p>
    <w:p w14:paraId="5A834E80" w14:textId="77777777" w:rsidR="007C6746" w:rsidRPr="0030419E" w:rsidRDefault="007C6746" w:rsidP="001A5B0B">
      <w:pPr>
        <w:pStyle w:val="Heading1"/>
        <w:rPr>
          <w:lang w:val="en-GB"/>
        </w:rPr>
      </w:pPr>
      <w:bookmarkStart w:id="537" w:name="_Toc292543709"/>
      <w:r w:rsidRPr="0030419E">
        <w:rPr>
          <w:lang w:val="en-GB"/>
        </w:rPr>
        <w:t>References</w:t>
      </w:r>
      <w:bookmarkEnd w:id="537"/>
    </w:p>
    <w:p w14:paraId="52B50565" w14:textId="28DDC0AC" w:rsidR="00921EBD" w:rsidRDefault="006151C9" w:rsidP="005C29F0">
      <w:pPr>
        <w:rPr>
          <w:rFonts w:cs="Arial"/>
        </w:rPr>
      </w:pPr>
      <w:bookmarkStart w:id="538" w:name="_Ref378687809"/>
      <w:r>
        <w:rPr>
          <w:rFonts w:cs="Arial"/>
        </w:rPr>
        <w:t>[</w:t>
      </w:r>
      <w:r w:rsidRPr="001652AF">
        <w:rPr>
          <w:rFonts w:cs="Arial"/>
        </w:rPr>
        <w:t>GFD.212</w:t>
      </w:r>
      <w:r>
        <w:rPr>
          <w:rFonts w:cs="Arial"/>
        </w:rPr>
        <w:t xml:space="preserve">] </w:t>
      </w:r>
      <w:r w:rsidRPr="001652AF">
        <w:rPr>
          <w:rFonts w:cs="Arial"/>
        </w:rPr>
        <w:t>OGF GFD</w:t>
      </w:r>
      <w:ins w:id="539" w:author="Guy Roberts" w:date="2015-05-08T10:47:00Z">
        <w:r w:rsidR="00181020">
          <w:rPr>
            <w:rFonts w:cs="Arial"/>
          </w:rPr>
          <w:t>-I.</w:t>
        </w:r>
      </w:ins>
      <w:del w:id="540" w:author="Guy Roberts" w:date="2015-05-08T10:47:00Z">
        <w:r w:rsidRPr="001652AF" w:rsidDel="00181020">
          <w:rPr>
            <w:rFonts w:cs="Arial"/>
          </w:rPr>
          <w:delText>.</w:delText>
        </w:r>
      </w:del>
      <w:r w:rsidRPr="001652AF">
        <w:rPr>
          <w:rFonts w:cs="Arial"/>
        </w:rPr>
        <w:t>212</w:t>
      </w:r>
      <w:r w:rsidR="005B2D35">
        <w:rPr>
          <w:rFonts w:cs="Arial"/>
        </w:rPr>
        <w:t>,</w:t>
      </w:r>
      <w:r w:rsidRPr="001652AF">
        <w:rPr>
          <w:rFonts w:cs="Arial"/>
        </w:rPr>
        <w:t xml:space="preserve"> Network Service Interface Connection Service, v2.0</w:t>
      </w:r>
      <w:bookmarkEnd w:id="538"/>
      <w:r w:rsidR="008E298A">
        <w:rPr>
          <w:rFonts w:cs="Arial"/>
        </w:rPr>
        <w:t>.</w:t>
      </w:r>
    </w:p>
    <w:p w14:paraId="6F080FE6" w14:textId="77777777" w:rsidR="008E298A" w:rsidRDefault="008E298A" w:rsidP="005C29F0">
      <w:pPr>
        <w:rPr>
          <w:rFonts w:cs="Arial"/>
        </w:rPr>
      </w:pPr>
    </w:p>
    <w:p w14:paraId="65DA4D66" w14:textId="5E353F21" w:rsidR="008E298A" w:rsidRDefault="008E298A" w:rsidP="0030419E">
      <w:pPr>
        <w:rPr>
          <w:ins w:id="541" w:author="Guy Roberts" w:date="2015-05-08T10:46:00Z"/>
        </w:rPr>
      </w:pPr>
      <w:r>
        <w:t>[GFD.</w:t>
      </w:r>
      <w:r w:rsidRPr="008E298A">
        <w:t>213</w:t>
      </w:r>
      <w:r>
        <w:t>]</w:t>
      </w:r>
      <w:bookmarkStart w:id="542" w:name="_Ref407013793"/>
      <w:r>
        <w:t xml:space="preserve"> OGF</w:t>
      </w:r>
      <w:r w:rsidRPr="008E298A">
        <w:t xml:space="preserve"> GFD-I</w:t>
      </w:r>
      <w:ins w:id="543" w:author="Guy Roberts" w:date="2015-05-08T10:47:00Z">
        <w:r w:rsidR="00181020">
          <w:t>.</w:t>
        </w:r>
      </w:ins>
      <w:del w:id="544" w:author="Guy Roberts" w:date="2015-05-08T10:47:00Z">
        <w:r w:rsidRPr="008E298A" w:rsidDel="00181020">
          <w:delText>-</w:delText>
        </w:r>
      </w:del>
      <w:r w:rsidRPr="008E298A">
        <w:t>213, Network Services Framework v2.0</w:t>
      </w:r>
      <w:bookmarkEnd w:id="542"/>
      <w:r>
        <w:t>.</w:t>
      </w:r>
    </w:p>
    <w:p w14:paraId="5A739A11" w14:textId="77777777" w:rsidR="00181020" w:rsidRDefault="00181020" w:rsidP="0030419E">
      <w:pPr>
        <w:rPr>
          <w:ins w:id="545" w:author="Guy Roberts" w:date="2015-05-08T10:46:00Z"/>
        </w:rPr>
      </w:pPr>
    </w:p>
    <w:p w14:paraId="1FEA5FA9" w14:textId="1FAF730F" w:rsidR="00181020" w:rsidRDefault="00181020" w:rsidP="0030419E">
      <w:pPr>
        <w:rPr>
          <w:ins w:id="546" w:author="Guy Roberts" w:date="2015-05-08T12:57:00Z"/>
          <w:rFonts w:cs="Arial"/>
        </w:rPr>
      </w:pPr>
      <w:ins w:id="547" w:author="Guy Roberts" w:date="2015-05-08T10:46:00Z">
        <w:r>
          <w:rPr>
            <w:rFonts w:cs="Arial"/>
          </w:rPr>
          <w:t>[GFD.213</w:t>
        </w:r>
        <w:r w:rsidRPr="001652AF">
          <w:rPr>
            <w:rFonts w:cs="Arial"/>
          </w:rPr>
          <w:t>]</w:t>
        </w:r>
        <w:r>
          <w:rPr>
            <w:rFonts w:cs="Arial"/>
          </w:rPr>
          <w:t xml:space="preserve"> </w:t>
        </w:r>
      </w:ins>
      <w:ins w:id="548" w:author="Guy Roberts" w:date="2015-05-08T10:47:00Z">
        <w:r>
          <w:rPr>
            <w:rFonts w:cs="Arial"/>
          </w:rPr>
          <w:t>OGF GFD-I.217 NSI Signaling and Path Finding</w:t>
        </w:r>
      </w:ins>
    </w:p>
    <w:p w14:paraId="64D783BA" w14:textId="77777777" w:rsidR="00113BBC" w:rsidRDefault="00113BBC" w:rsidP="0030419E">
      <w:pPr>
        <w:rPr>
          <w:ins w:id="549" w:author="Guy Roberts" w:date="2015-05-08T12:57:00Z"/>
          <w:rFonts w:cs="Arial"/>
        </w:rPr>
      </w:pPr>
    </w:p>
    <w:p w14:paraId="3AE56AEF" w14:textId="7901D132" w:rsidR="00113BBC" w:rsidRPr="008E298A" w:rsidDel="00113BBC" w:rsidRDefault="00113BBC" w:rsidP="0030419E">
      <w:pPr>
        <w:rPr>
          <w:del w:id="550" w:author="Guy Roberts" w:date="2015-05-08T12:58:00Z"/>
        </w:rPr>
      </w:pPr>
    </w:p>
    <w:p w14:paraId="6E7F69CE" w14:textId="55C3600D" w:rsidR="00921EBD" w:rsidDel="00113BBC" w:rsidRDefault="00921EBD">
      <w:pPr>
        <w:rPr>
          <w:del w:id="551" w:author="Guy Roberts" w:date="2015-05-08T12:58:00Z"/>
          <w:rFonts w:cs="Arial"/>
        </w:rPr>
      </w:pPr>
    </w:p>
    <w:p w14:paraId="53C8AC76" w14:textId="77777777" w:rsidR="00E86E62" w:rsidRDefault="00921EBD" w:rsidP="0030419E">
      <w:pPr>
        <w:pStyle w:val="Header"/>
      </w:pPr>
      <w:r>
        <w:rPr>
          <w:rFonts w:cs="Arial"/>
        </w:rPr>
        <w:t xml:space="preserve">[NSI Policy] OGF </w:t>
      </w:r>
      <w:r>
        <w:rPr>
          <w:lang w:val="en-GB"/>
        </w:rPr>
        <w:t xml:space="preserve">GFD-R (gfd-r-nsi-policy-v7), </w:t>
      </w:r>
      <w:r w:rsidRPr="001652AF">
        <w:rPr>
          <w:rFonts w:cs="Arial"/>
        </w:rPr>
        <w:t>Network Service Interface</w:t>
      </w:r>
      <w:r>
        <w:t xml:space="preserve"> Policy, NSI-WG 2015.</w:t>
      </w:r>
    </w:p>
    <w:p w14:paraId="40596CAB" w14:textId="77777777" w:rsidR="00E86E62" w:rsidRDefault="00E86E62" w:rsidP="0030419E">
      <w:pPr>
        <w:pStyle w:val="Header"/>
      </w:pPr>
    </w:p>
    <w:p w14:paraId="6B97A805" w14:textId="77777777" w:rsidR="005B2D35" w:rsidRDefault="00E86E62" w:rsidP="0030419E">
      <w:pPr>
        <w:pStyle w:val="Header"/>
        <w:rPr>
          <w:lang w:val="en-GB"/>
        </w:rPr>
      </w:pPr>
      <w:r>
        <w:t>[RFC6749]</w:t>
      </w:r>
      <w:r w:rsidR="005B2D35">
        <w:t xml:space="preserve"> IETF RFC 6749, </w:t>
      </w:r>
      <w:r w:rsidR="005B2D35" w:rsidRPr="0030419E">
        <w:rPr>
          <w:bCs/>
        </w:rPr>
        <w:t>The OAuth 2.0 Authorization Framework</w:t>
      </w:r>
      <w:r w:rsidR="005B2D35" w:rsidRPr="005C29F0">
        <w:rPr>
          <w:lang w:val="en-GB"/>
        </w:rPr>
        <w:t xml:space="preserve">, </w:t>
      </w:r>
      <w:r w:rsidR="005B2D35" w:rsidRPr="005B2D35">
        <w:t>D. Hardt, Ed.</w:t>
      </w:r>
      <w:r w:rsidR="005B2D35" w:rsidRPr="005C29F0">
        <w:rPr>
          <w:lang w:val="en-GB"/>
        </w:rPr>
        <w:t xml:space="preserve">, </w:t>
      </w:r>
      <w:r w:rsidR="005B2D35" w:rsidRPr="005B2D35">
        <w:t>October 2012</w:t>
      </w:r>
      <w:r w:rsidR="005B2D35" w:rsidRPr="005C29F0">
        <w:rPr>
          <w:lang w:val="en-GB"/>
        </w:rPr>
        <w:t>.</w:t>
      </w:r>
    </w:p>
    <w:p w14:paraId="3EAAC766" w14:textId="77777777" w:rsidR="005B2D35" w:rsidRDefault="005B2D35" w:rsidP="0030419E">
      <w:pPr>
        <w:pStyle w:val="Header"/>
        <w:rPr>
          <w:lang w:val="en-GB"/>
        </w:rPr>
      </w:pPr>
    </w:p>
    <w:p w14:paraId="20F447E3" w14:textId="2021D818" w:rsidR="00921E95" w:rsidRPr="0030419E" w:rsidRDefault="005B2D35" w:rsidP="0030419E">
      <w:pPr>
        <w:pStyle w:val="Header"/>
        <w:rPr>
          <w:lang w:val="en-GB"/>
        </w:rPr>
      </w:pPr>
      <w:r>
        <w:t xml:space="preserve">[RFC6750] IETF RFC 6750, </w:t>
      </w:r>
      <w:r w:rsidRPr="0030419E">
        <w:rPr>
          <w:bCs/>
        </w:rPr>
        <w:t>The OAuth 2.0 Authorization Framework: Bearer Token Usage</w:t>
      </w:r>
      <w:r w:rsidRPr="0054043C">
        <w:rPr>
          <w:lang w:val="en-GB"/>
        </w:rPr>
        <w:t xml:space="preserve">, </w:t>
      </w:r>
      <w:r w:rsidR="00501B67" w:rsidRPr="00501B67">
        <w:t>M. Jones</w:t>
      </w:r>
      <w:r w:rsidRPr="0054043C">
        <w:rPr>
          <w:lang w:val="en-GB"/>
        </w:rPr>
        <w:t xml:space="preserve">, </w:t>
      </w:r>
      <w:r w:rsidRPr="005B2D35">
        <w:t>October 2012</w:t>
      </w:r>
      <w:r w:rsidRPr="0054043C">
        <w:rPr>
          <w:lang w:val="en-GB"/>
        </w:rPr>
        <w:t>.</w:t>
      </w:r>
    </w:p>
    <w:sectPr w:rsidR="00921E95" w:rsidRPr="0030419E" w:rsidSect="00A40042">
      <w:headerReference w:type="default" r:id="rId21"/>
      <w:footerReference w:type="default" r:id="rId22"/>
      <w:pgSz w:w="12240" w:h="15840"/>
      <w:pgMar w:top="1843" w:right="1797" w:bottom="1440" w:left="1797" w:header="1134"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 w:author="Guy Roberts" w:date="2015-05-08T10:48:00Z" w:initials="GR">
    <w:p w14:paraId="09F74E4B" w14:textId="18EA9101" w:rsidR="009F292A" w:rsidRDefault="009F292A">
      <w:pPr>
        <w:pStyle w:val="CommentText"/>
      </w:pPr>
      <w:r>
        <w:rPr>
          <w:rStyle w:val="CommentReference"/>
        </w:rPr>
        <w:annotationRef/>
      </w:r>
      <w:r>
        <w:t>We have used uppercase in other GFDs</w:t>
      </w:r>
    </w:p>
    <w:p w14:paraId="49A9FA0D" w14:textId="77777777" w:rsidR="009F292A" w:rsidRDefault="009F292A">
      <w:pPr>
        <w:pStyle w:val="CommentText"/>
      </w:pPr>
    </w:p>
  </w:comment>
  <w:comment w:id="57" w:author="Guy Roberts" w:date="2015-05-08T11:35:00Z" w:initials="GR">
    <w:p w14:paraId="58119F0A" w14:textId="2AD66478" w:rsidR="009F292A" w:rsidRDefault="009F292A">
      <w:pPr>
        <w:pStyle w:val="CommentText"/>
      </w:pPr>
      <w:r>
        <w:rPr>
          <w:rStyle w:val="CommentReference"/>
        </w:rPr>
        <w:annotationRef/>
      </w:r>
      <w:r>
        <w:t>Do we need to update the CS doc?</w:t>
      </w:r>
    </w:p>
    <w:p w14:paraId="58936D56" w14:textId="77777777" w:rsidR="009F292A" w:rsidRDefault="009F292A">
      <w:pPr>
        <w:pStyle w:val="CommentText"/>
      </w:pPr>
    </w:p>
  </w:comment>
  <w:comment w:id="70" w:author="John MacAuley" w:date="2015-05-06T15:07:00Z" w:initials="JM">
    <w:p w14:paraId="5CEA7825" w14:textId="34A80E29" w:rsidR="009F292A" w:rsidRDefault="009F292A">
      <w:pPr>
        <w:pStyle w:val="CommentText"/>
      </w:pPr>
      <w:r>
        <w:rPr>
          <w:rStyle w:val="CommentReference"/>
        </w:rPr>
        <w:annotationRef/>
      </w:r>
      <w:r>
        <w:t>I changed “authenticated” to “authorized” based on our previous discussions.  The assumption being a user is authenticated before they are authorized.  The next requirement forces the “authentication” as you must be able to identify the originating user.</w:t>
      </w:r>
    </w:p>
  </w:comment>
  <w:comment w:id="71" w:author="John MacAuley" w:date="2015-05-06T15:07:00Z" w:initials="JM">
    <w:p w14:paraId="49FBA699" w14:textId="77777777" w:rsidR="009F292A" w:rsidRDefault="009F292A" w:rsidP="005C317C">
      <w:pPr>
        <w:pStyle w:val="CommentText"/>
      </w:pPr>
      <w:r>
        <w:rPr>
          <w:rStyle w:val="CommentReference"/>
        </w:rPr>
        <w:annotationRef/>
      </w:r>
      <w:r>
        <w:t>I changed “authenticated” to “authorized” based on our previous discussions.  The assumption being a user is authenticated before they are authorized.  The next requirement forces the “authentication” as you must be able to identify the originating user.</w:t>
      </w:r>
    </w:p>
  </w:comment>
  <w:comment w:id="84" w:author="Guy Roberts" w:date="2015-05-08T11:51:00Z" w:initials="GR">
    <w:p w14:paraId="02BA09F8" w14:textId="6510B3AB" w:rsidR="009F292A" w:rsidRDefault="009F292A">
      <w:pPr>
        <w:pStyle w:val="CommentText"/>
      </w:pPr>
      <w:r>
        <w:rPr>
          <w:rStyle w:val="CommentReference"/>
        </w:rPr>
        <w:annotationRef/>
      </w:r>
      <w:r>
        <w:t>DN = Domain Name?  Needs to be defined.</w:t>
      </w:r>
    </w:p>
  </w:comment>
  <w:comment w:id="87" w:author="Guy Roberts" w:date="2015-05-08T11:56:00Z" w:initials="GR">
    <w:p w14:paraId="08283D2A" w14:textId="617E3350" w:rsidR="009F292A" w:rsidRDefault="009F292A">
      <w:pPr>
        <w:pStyle w:val="CommentText"/>
      </w:pPr>
      <w:r>
        <w:rPr>
          <w:rStyle w:val="CommentReference"/>
        </w:rPr>
        <w:annotationRef/>
      </w:r>
      <w:r>
        <w:t>This is ambiguous</w:t>
      </w:r>
    </w:p>
  </w:comment>
  <w:comment w:id="112" w:author="Guy Roberts" w:date="2015-05-12T15:21:00Z" w:initials="GR">
    <w:p w14:paraId="15EA37AB" w14:textId="10EA9093" w:rsidR="009F292A" w:rsidRDefault="009F292A">
      <w:pPr>
        <w:pStyle w:val="CommentText"/>
      </w:pPr>
      <w:r>
        <w:rPr>
          <w:rStyle w:val="CommentReference"/>
        </w:rPr>
        <w:annotationRef/>
      </w:r>
      <w:r>
        <w:t>Change ‘User/Application to Originating Entity’</w:t>
      </w:r>
    </w:p>
  </w:comment>
  <w:comment w:id="179" w:author="Guy Roberts" w:date="2015-05-12T15:23:00Z" w:initials="GR">
    <w:p w14:paraId="4D1729D9" w14:textId="2714A9B4" w:rsidR="009F292A" w:rsidRDefault="009F292A">
      <w:pPr>
        <w:pStyle w:val="CommentText"/>
      </w:pPr>
      <w:r>
        <w:rPr>
          <w:rStyle w:val="CommentReference"/>
        </w:rPr>
        <w:annotationRef/>
      </w:r>
      <w:r>
        <w:t>Change ‘user’ to ‘Originating Entity’</w:t>
      </w:r>
    </w:p>
    <w:p w14:paraId="52347B96" w14:textId="03376BB3" w:rsidR="009F292A" w:rsidRDefault="009F292A">
      <w:pPr>
        <w:pStyle w:val="CommentText"/>
      </w:pPr>
      <w:r>
        <w:t>Should replace ‘NSA’ with uRA, AG, uPA as appropriate.</w:t>
      </w:r>
    </w:p>
  </w:comment>
  <w:comment w:id="299" w:author="Guy Roberts" w:date="2015-05-13T11:33:00Z" w:initials="GR">
    <w:p w14:paraId="72D1E3A5" w14:textId="50A759C1" w:rsidR="00E61C16" w:rsidRDefault="00E61C16">
      <w:pPr>
        <w:pStyle w:val="CommentText"/>
      </w:pPr>
      <w:r>
        <w:rPr>
          <w:rStyle w:val="CommentReference"/>
        </w:rPr>
        <w:annotationRef/>
      </w:r>
      <w:r>
        <w:t>John – is this a correct substitution?</w:t>
      </w:r>
    </w:p>
  </w:comment>
  <w:comment w:id="303" w:author="Guy Roberts" w:date="2015-05-13T11:33:00Z" w:initials="GR">
    <w:p w14:paraId="3F2B2C1C" w14:textId="65EDC640" w:rsidR="00E61C16" w:rsidRDefault="00E61C16">
      <w:pPr>
        <w:pStyle w:val="CommentText"/>
      </w:pPr>
      <w:r>
        <w:rPr>
          <w:rStyle w:val="CommentReference"/>
        </w:rPr>
        <w:annotationRef/>
      </w:r>
      <w:r>
        <w:t>Correct substitution?</w:t>
      </w:r>
    </w:p>
  </w:comment>
  <w:comment w:id="334" w:author="Guy Roberts" w:date="2015-05-13T11:38:00Z" w:initials="GR">
    <w:p w14:paraId="39EA9340" w14:textId="1D4CC989" w:rsidR="003720BB" w:rsidRDefault="003720BB">
      <w:pPr>
        <w:pStyle w:val="CommentText"/>
      </w:pPr>
      <w:r>
        <w:rPr>
          <w:rStyle w:val="CommentReference"/>
        </w:rPr>
        <w:annotationRef/>
      </w:r>
      <w:r>
        <w:t>Originating Entiy</w:t>
      </w:r>
    </w:p>
  </w:comment>
  <w:comment w:id="338" w:author="Guy Roberts" w:date="2015-05-13T11:35:00Z" w:initials="GR">
    <w:p w14:paraId="4F30AB70" w14:textId="36A5EB0D" w:rsidR="00B94D18" w:rsidRDefault="00B94D18">
      <w:pPr>
        <w:pStyle w:val="CommentText"/>
      </w:pPr>
      <w:r>
        <w:rPr>
          <w:rStyle w:val="CommentReference"/>
        </w:rPr>
        <w:annotationRef/>
      </w:r>
      <w:r>
        <w:t>Originating Entity’s?</w:t>
      </w:r>
    </w:p>
  </w:comment>
  <w:comment w:id="341" w:author="Guy Roberts" w:date="2015-05-12T17:25:00Z" w:initials="GR">
    <w:p w14:paraId="0F5D3B4F" w14:textId="19DB7900" w:rsidR="009F292A" w:rsidRDefault="009F292A">
      <w:pPr>
        <w:pStyle w:val="CommentText"/>
      </w:pPr>
      <w:r>
        <w:rPr>
          <w:rStyle w:val="CommentReference"/>
        </w:rPr>
        <w:annotationRef/>
      </w:r>
      <w:r>
        <w:t xml:space="preserve">Define DN </w:t>
      </w:r>
    </w:p>
  </w:comment>
  <w:comment w:id="352" w:author="Guy Roberts" w:date="2015-05-12T17:26:00Z" w:initials="GR">
    <w:p w14:paraId="5C8DEE77" w14:textId="113718EB" w:rsidR="009F292A" w:rsidRDefault="009F292A">
      <w:pPr>
        <w:pStyle w:val="CommentText"/>
      </w:pPr>
      <w:r>
        <w:rPr>
          <w:rStyle w:val="CommentReference"/>
        </w:rPr>
        <w:annotationRef/>
      </w:r>
      <w:r>
        <w:t>NSI is not an infrastructure it is a protocol</w:t>
      </w:r>
    </w:p>
  </w:comment>
  <w:comment w:id="363" w:author="Guy Roberts" w:date="2015-05-13T11:39:00Z" w:initials="GR">
    <w:p w14:paraId="0CACFFF4" w14:textId="6521742D" w:rsidR="003720BB" w:rsidRDefault="003720BB">
      <w:pPr>
        <w:pStyle w:val="CommentText"/>
      </w:pPr>
      <w:r>
        <w:rPr>
          <w:rStyle w:val="CommentReference"/>
        </w:rPr>
        <w:annotationRef/>
      </w:r>
      <w:r>
        <w:t>I have replaced user with ‘Originating Entity’ as this can be an application.  Consistent usage of terminology should be used.</w:t>
      </w:r>
    </w:p>
  </w:comment>
  <w:comment w:id="369" w:author="Guy Roberts" w:date="2015-05-13T11:40:00Z" w:initials="GR">
    <w:p w14:paraId="4F72D284" w14:textId="0FE3C7DD" w:rsidR="003720BB" w:rsidRDefault="003720BB">
      <w:pPr>
        <w:pStyle w:val="CommentText"/>
      </w:pPr>
      <w:r>
        <w:rPr>
          <w:rStyle w:val="CommentReference"/>
        </w:rPr>
        <w:annotationRef/>
      </w:r>
      <w:r>
        <w:t>By definition the uRA is the originating uRA</w:t>
      </w:r>
    </w:p>
  </w:comment>
  <w:comment w:id="368" w:author="Guy Roberts" w:date="2015-05-13T11:40:00Z" w:initials="GR">
    <w:p w14:paraId="6332C68C" w14:textId="16BB4A45" w:rsidR="003720BB" w:rsidRDefault="003720BB">
      <w:pPr>
        <w:pStyle w:val="CommentText"/>
      </w:pPr>
      <w:r>
        <w:rPr>
          <w:rStyle w:val="CommentReference"/>
        </w:rPr>
        <w:annotationRef/>
      </w:r>
      <w:r>
        <w:t>This repeats stuff stated earlier</w:t>
      </w:r>
    </w:p>
  </w:comment>
  <w:comment w:id="388" w:author="Guy Roberts" w:date="2015-05-13T11:53:00Z" w:initials="GR">
    <w:p w14:paraId="5F3DA7D8" w14:textId="06E0F34F" w:rsidR="00B22E35" w:rsidRDefault="00B22E35">
      <w:pPr>
        <w:pStyle w:val="CommentText"/>
      </w:pPr>
      <w:r>
        <w:rPr>
          <w:rStyle w:val="CommentReference"/>
        </w:rPr>
        <w:annotationRef/>
      </w:r>
      <w:r>
        <w:t>Replace ‘user’ with ‘Originating Entity’?</w:t>
      </w:r>
    </w:p>
    <w:p w14:paraId="55C72A0C" w14:textId="77777777" w:rsidR="00B22E35" w:rsidRDefault="00B22E35">
      <w:pPr>
        <w:pStyle w:val="CommentText"/>
      </w:pPr>
    </w:p>
  </w:comment>
  <w:comment w:id="488" w:author="Hans Trompert" w:date="2015-05-06T15:07:00Z" w:initials="HT">
    <w:p w14:paraId="050C282E" w14:textId="4D4B5BB5" w:rsidR="009F292A" w:rsidRDefault="009F292A">
      <w:pPr>
        <w:pStyle w:val="CommentText"/>
      </w:pPr>
      <w:r>
        <w:rPr>
          <w:rStyle w:val="CommentReference"/>
        </w:rPr>
        <w:annotationRef/>
      </w:r>
      <w:r>
        <w:t>Can be removed if we add the NSA ID to the originatingID? Can we leave it in as optional?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A9FA0D" w15:done="0"/>
  <w15:commentEx w15:paraId="58936D56" w15:done="0"/>
  <w15:commentEx w15:paraId="5CEA7825" w15:done="0"/>
  <w15:commentEx w15:paraId="49FBA699" w15:done="0"/>
  <w15:commentEx w15:paraId="02BA09F8" w15:done="0"/>
  <w15:commentEx w15:paraId="08283D2A" w15:done="0"/>
  <w15:commentEx w15:paraId="15EA37AB" w15:done="0"/>
  <w15:commentEx w15:paraId="52347B96" w15:done="0"/>
  <w15:commentEx w15:paraId="72D1E3A5" w15:done="0"/>
  <w15:commentEx w15:paraId="3F2B2C1C" w15:done="0"/>
  <w15:commentEx w15:paraId="39EA9340" w15:done="0"/>
  <w15:commentEx w15:paraId="4F30AB70" w15:done="0"/>
  <w15:commentEx w15:paraId="0F5D3B4F" w15:done="0"/>
  <w15:commentEx w15:paraId="5C8DEE77" w15:done="0"/>
  <w15:commentEx w15:paraId="0CACFFF4" w15:done="0"/>
  <w15:commentEx w15:paraId="4F72D284" w15:done="0"/>
  <w15:commentEx w15:paraId="6332C68C" w15:done="0"/>
  <w15:commentEx w15:paraId="55C72A0C" w15:done="0"/>
  <w15:commentEx w15:paraId="050C28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8DE60" w14:textId="77777777" w:rsidR="009F292A" w:rsidRDefault="009F292A">
      <w:r>
        <w:separator/>
      </w:r>
    </w:p>
  </w:endnote>
  <w:endnote w:type="continuationSeparator" w:id="0">
    <w:p w14:paraId="297D83C7" w14:textId="77777777" w:rsidR="009F292A" w:rsidRDefault="009F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aco">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CE86" w14:textId="77777777" w:rsidR="009F292A" w:rsidRDefault="009F292A">
    <w:pPr>
      <w:pStyle w:val="Footer"/>
    </w:pPr>
    <w:r>
      <w:t>author@email.address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BAE9" w14:textId="6D44FC12" w:rsidR="009F292A" w:rsidRDefault="009F292A">
    <w:pPr>
      <w:pStyle w:val="Footer"/>
    </w:pPr>
    <w:r w:rsidRPr="00DD0819">
      <w:t>nsi-wg@ogf.org</w:t>
    </w:r>
    <w:r>
      <w:tab/>
    </w:r>
    <w:r>
      <w:tab/>
    </w:r>
    <w:r>
      <w:rPr>
        <w:rStyle w:val="PageNumber"/>
      </w:rPr>
      <w:fldChar w:fldCharType="begin"/>
    </w:r>
    <w:r>
      <w:rPr>
        <w:rStyle w:val="PageNumber"/>
      </w:rPr>
      <w:instrText xml:space="preserve"> PAGE </w:instrText>
    </w:r>
    <w:r>
      <w:rPr>
        <w:rStyle w:val="PageNumber"/>
      </w:rPr>
      <w:fldChar w:fldCharType="separate"/>
    </w:r>
    <w:r w:rsidR="0008466E">
      <w:rPr>
        <w:rStyle w:val="PageNumber"/>
        <w:noProof/>
      </w:rPr>
      <w:t>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70FAB" w14:textId="77777777" w:rsidR="009F292A" w:rsidRDefault="009F292A">
      <w:r>
        <w:separator/>
      </w:r>
    </w:p>
  </w:footnote>
  <w:footnote w:type="continuationSeparator" w:id="0">
    <w:p w14:paraId="15C1F825" w14:textId="77777777" w:rsidR="009F292A" w:rsidRDefault="009F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834B" w14:textId="77777777" w:rsidR="009F292A" w:rsidRDefault="009F292A">
    <w:pPr>
      <w:pStyle w:val="Header"/>
    </w:pPr>
    <w:r>
      <w:t>GWD-TYPE</w:t>
    </w:r>
    <w:r>
      <w:tab/>
    </w:r>
    <w:r>
      <w:tab/>
      <w:t>Author-1, Institution</w:t>
    </w:r>
  </w:p>
  <w:p w14:paraId="72B0BF8A" w14:textId="77777777" w:rsidR="009F292A" w:rsidRDefault="009F292A">
    <w:pPr>
      <w:pStyle w:val="Header"/>
      <w:tabs>
        <w:tab w:val="clear" w:pos="4320"/>
      </w:tabs>
    </w:pPr>
    <w:r>
      <w:t>Category: TYPE</w:t>
    </w:r>
    <w:r>
      <w:tab/>
      <w:t>Author-2, Institution</w:t>
    </w:r>
  </w:p>
  <w:p w14:paraId="01B11589" w14:textId="77777777" w:rsidR="009F292A" w:rsidRDefault="009F292A">
    <w:pPr>
      <w:pStyle w:val="Header"/>
    </w:pPr>
    <w:r>
      <w:t>NAME_OF_WG_OR_RG</w:t>
    </w:r>
    <w:r>
      <w:tab/>
    </w:r>
    <w:r>
      <w:tab/>
      <w:t>DATE</w:t>
    </w:r>
  </w:p>
  <w:p w14:paraId="0193DAC0" w14:textId="77777777" w:rsidR="009F292A" w:rsidRDefault="009F292A">
    <w:pPr>
      <w:pStyle w:val="Header"/>
    </w:pPr>
    <w:r>
      <w:tab/>
    </w:r>
    <w:r>
      <w:tab/>
      <w:t>[if applicable: Revised DATE]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34C57" w14:textId="3329A800" w:rsidR="009F292A" w:rsidRDefault="009F292A" w:rsidP="00AC4ECA">
    <w:pPr>
      <w:pStyle w:val="Header"/>
      <w:tabs>
        <w:tab w:val="clear" w:pos="4320"/>
      </w:tabs>
    </w:pPr>
    <w:fldSimple w:instr=" DOCPROPERTY &quot;ggf-gwd-type&quot;  \* MERGEFORMAT ">
      <w:r>
        <w:t>GWD-</w:t>
      </w:r>
    </w:fldSimple>
    <w:r>
      <w:t>R</w:t>
    </w:r>
    <w:r>
      <w:tab/>
      <w:t>Hans Trompert, SURFnet</w:t>
    </w:r>
  </w:p>
  <w:p w14:paraId="4B3B9C5D" w14:textId="3ACA3BBF" w:rsidR="009F292A" w:rsidRDefault="009F292A" w:rsidP="00AC4ECA">
    <w:pPr>
      <w:pStyle w:val="Header"/>
      <w:tabs>
        <w:tab w:val="clear" w:pos="4320"/>
      </w:tabs>
    </w:pPr>
    <w:r>
      <w:t>NSI-WG</w:t>
    </w:r>
    <w:r>
      <w:tab/>
      <w:t>John MacAuley, ESnet</w:t>
    </w:r>
  </w:p>
  <w:p w14:paraId="48EA89F8" w14:textId="7C446650" w:rsidR="009F292A" w:rsidRDefault="009F292A" w:rsidP="00B844D0">
    <w:pPr>
      <w:pStyle w:val="Header"/>
      <w:tabs>
        <w:tab w:val="clear" w:pos="4320"/>
      </w:tabs>
      <w:jc w:val="right"/>
    </w:pPr>
    <w:r>
      <w:t>nsi</w:t>
    </w:r>
    <w:r w:rsidRPr="006B1CE5">
      <w:t>-wg@ogf.org</w:t>
    </w:r>
    <w:r>
      <w:tab/>
      <w:t xml:space="preserve">May </w:t>
    </w:r>
    <w:del w:id="5" w:author="Guy Roberts" w:date="2015-05-13T12:18:00Z">
      <w:r w:rsidDel="0008466E">
        <w:delText>6</w:delText>
      </w:r>
    </w:del>
    <w:ins w:id="6" w:author="Guy Roberts" w:date="2015-05-13T12:18:00Z">
      <w:r w:rsidR="0008466E">
        <w:t>13</w:t>
      </w:r>
    </w:ins>
    <w:r>
      <w:t>, 2015</w:t>
    </w:r>
  </w:p>
  <w:p w14:paraId="68BBB9B8" w14:textId="42DD0244" w:rsidR="009F292A" w:rsidRDefault="009F292A" w:rsidP="00B844D0">
    <w:pPr>
      <w:pStyle w:val="Header"/>
      <w:tabs>
        <w:tab w:val="clear" w:pos="4320"/>
      </w:tabs>
      <w:jc w:val="cent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CBB8" w14:textId="48574F9D" w:rsidR="009F292A" w:rsidRDefault="009F292A">
    <w:pPr>
      <w:pStyle w:val="Header"/>
    </w:pPr>
    <w:fldSimple w:instr=" DOCPROPERTY &quot;ggf-gwd-type&quot;  \* MERGEFORMAT ">
      <w:r>
        <w:t>GWD-</w:t>
      </w:r>
    </w:fldSimple>
    <w:r>
      <w:t>R</w:t>
    </w:r>
    <w:r>
      <w:tab/>
    </w:r>
    <w:r>
      <w:tab/>
      <w:t xml:space="preserve">May </w:t>
    </w:r>
    <w:ins w:id="552" w:author="Guy Roberts" w:date="2015-05-13T12:18:00Z">
      <w:r w:rsidR="0008466E">
        <w:t>13</w:t>
      </w:r>
    </w:ins>
    <w:del w:id="553" w:author="Guy Roberts" w:date="2015-05-13T12:18:00Z">
      <w:r w:rsidDel="0008466E">
        <w:delText>6</w:delText>
      </w:r>
    </w:del>
    <w:r>
      <w:t>,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25442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43649AB"/>
    <w:multiLevelType w:val="hybridMultilevel"/>
    <w:tmpl w:val="C8AE5662"/>
    <w:lvl w:ilvl="0" w:tplc="81900B24">
      <w:start w:val="1"/>
      <w:numFmt w:val="bullet"/>
      <w:lvlText w:val="•"/>
      <w:lvlJc w:val="left"/>
      <w:pPr>
        <w:tabs>
          <w:tab w:val="num" w:pos="720"/>
        </w:tabs>
        <w:ind w:left="720" w:hanging="360"/>
      </w:pPr>
      <w:rPr>
        <w:rFonts w:ascii="Times" w:hAnsi="Times" w:hint="default"/>
      </w:rPr>
    </w:lvl>
    <w:lvl w:ilvl="1" w:tplc="DE32CD88" w:tentative="1">
      <w:start w:val="1"/>
      <w:numFmt w:val="bullet"/>
      <w:lvlText w:val="•"/>
      <w:lvlJc w:val="left"/>
      <w:pPr>
        <w:tabs>
          <w:tab w:val="num" w:pos="1440"/>
        </w:tabs>
        <w:ind w:left="1440" w:hanging="360"/>
      </w:pPr>
      <w:rPr>
        <w:rFonts w:ascii="Times" w:hAnsi="Times" w:hint="default"/>
      </w:rPr>
    </w:lvl>
    <w:lvl w:ilvl="2" w:tplc="53FC8154" w:tentative="1">
      <w:start w:val="1"/>
      <w:numFmt w:val="bullet"/>
      <w:lvlText w:val="•"/>
      <w:lvlJc w:val="left"/>
      <w:pPr>
        <w:tabs>
          <w:tab w:val="num" w:pos="2160"/>
        </w:tabs>
        <w:ind w:left="2160" w:hanging="360"/>
      </w:pPr>
      <w:rPr>
        <w:rFonts w:ascii="Times" w:hAnsi="Times" w:hint="default"/>
      </w:rPr>
    </w:lvl>
    <w:lvl w:ilvl="3" w:tplc="F796CEB0" w:tentative="1">
      <w:start w:val="1"/>
      <w:numFmt w:val="bullet"/>
      <w:lvlText w:val="•"/>
      <w:lvlJc w:val="left"/>
      <w:pPr>
        <w:tabs>
          <w:tab w:val="num" w:pos="2880"/>
        </w:tabs>
        <w:ind w:left="2880" w:hanging="360"/>
      </w:pPr>
      <w:rPr>
        <w:rFonts w:ascii="Times" w:hAnsi="Times" w:hint="default"/>
      </w:rPr>
    </w:lvl>
    <w:lvl w:ilvl="4" w:tplc="EE7A69B6" w:tentative="1">
      <w:start w:val="1"/>
      <w:numFmt w:val="bullet"/>
      <w:lvlText w:val="•"/>
      <w:lvlJc w:val="left"/>
      <w:pPr>
        <w:tabs>
          <w:tab w:val="num" w:pos="3600"/>
        </w:tabs>
        <w:ind w:left="3600" w:hanging="360"/>
      </w:pPr>
      <w:rPr>
        <w:rFonts w:ascii="Times" w:hAnsi="Times" w:hint="default"/>
      </w:rPr>
    </w:lvl>
    <w:lvl w:ilvl="5" w:tplc="019E5002" w:tentative="1">
      <w:start w:val="1"/>
      <w:numFmt w:val="bullet"/>
      <w:lvlText w:val="•"/>
      <w:lvlJc w:val="left"/>
      <w:pPr>
        <w:tabs>
          <w:tab w:val="num" w:pos="4320"/>
        </w:tabs>
        <w:ind w:left="4320" w:hanging="360"/>
      </w:pPr>
      <w:rPr>
        <w:rFonts w:ascii="Times" w:hAnsi="Times" w:hint="default"/>
      </w:rPr>
    </w:lvl>
    <w:lvl w:ilvl="6" w:tplc="EF7AA232" w:tentative="1">
      <w:start w:val="1"/>
      <w:numFmt w:val="bullet"/>
      <w:lvlText w:val="•"/>
      <w:lvlJc w:val="left"/>
      <w:pPr>
        <w:tabs>
          <w:tab w:val="num" w:pos="5040"/>
        </w:tabs>
        <w:ind w:left="5040" w:hanging="360"/>
      </w:pPr>
      <w:rPr>
        <w:rFonts w:ascii="Times" w:hAnsi="Times" w:hint="default"/>
      </w:rPr>
    </w:lvl>
    <w:lvl w:ilvl="7" w:tplc="DBEA4846" w:tentative="1">
      <w:start w:val="1"/>
      <w:numFmt w:val="bullet"/>
      <w:lvlText w:val="•"/>
      <w:lvlJc w:val="left"/>
      <w:pPr>
        <w:tabs>
          <w:tab w:val="num" w:pos="5760"/>
        </w:tabs>
        <w:ind w:left="5760" w:hanging="360"/>
      </w:pPr>
      <w:rPr>
        <w:rFonts w:ascii="Times" w:hAnsi="Times" w:hint="default"/>
      </w:rPr>
    </w:lvl>
    <w:lvl w:ilvl="8" w:tplc="F8767918" w:tentative="1">
      <w:start w:val="1"/>
      <w:numFmt w:val="bullet"/>
      <w:lvlText w:val="•"/>
      <w:lvlJc w:val="left"/>
      <w:pPr>
        <w:tabs>
          <w:tab w:val="num" w:pos="6480"/>
        </w:tabs>
        <w:ind w:left="6480" w:hanging="360"/>
      </w:pPr>
      <w:rPr>
        <w:rFonts w:ascii="Times" w:hAnsi="Times" w:hint="default"/>
      </w:rPr>
    </w:lvl>
  </w:abstractNum>
  <w:abstractNum w:abstractNumId="12">
    <w:nsid w:val="092E51A3"/>
    <w:multiLevelType w:val="hybridMultilevel"/>
    <w:tmpl w:val="1FA8E284"/>
    <w:lvl w:ilvl="0" w:tplc="807C9B60">
      <w:start w:val="1"/>
      <w:numFmt w:val="bullet"/>
      <w:lvlText w:val="•"/>
      <w:lvlJc w:val="left"/>
      <w:pPr>
        <w:tabs>
          <w:tab w:val="num" w:pos="360"/>
        </w:tabs>
        <w:ind w:left="360" w:hanging="360"/>
      </w:pPr>
      <w:rPr>
        <w:rFonts w:ascii="Times" w:hAnsi="Times" w:hint="default"/>
      </w:rPr>
    </w:lvl>
    <w:lvl w:ilvl="1" w:tplc="38DA89A8">
      <w:start w:val="137"/>
      <w:numFmt w:val="bullet"/>
      <w:lvlText w:val="•"/>
      <w:lvlJc w:val="left"/>
      <w:pPr>
        <w:tabs>
          <w:tab w:val="num" w:pos="1080"/>
        </w:tabs>
        <w:ind w:left="1080" w:hanging="360"/>
      </w:pPr>
      <w:rPr>
        <w:rFonts w:ascii="Times" w:hAnsi="Times" w:hint="default"/>
      </w:rPr>
    </w:lvl>
    <w:lvl w:ilvl="2" w:tplc="95927684" w:tentative="1">
      <w:start w:val="1"/>
      <w:numFmt w:val="bullet"/>
      <w:lvlText w:val="•"/>
      <w:lvlJc w:val="left"/>
      <w:pPr>
        <w:tabs>
          <w:tab w:val="num" w:pos="1800"/>
        </w:tabs>
        <w:ind w:left="1800" w:hanging="360"/>
      </w:pPr>
      <w:rPr>
        <w:rFonts w:ascii="Times" w:hAnsi="Times" w:hint="default"/>
      </w:rPr>
    </w:lvl>
    <w:lvl w:ilvl="3" w:tplc="4306BC26" w:tentative="1">
      <w:start w:val="1"/>
      <w:numFmt w:val="bullet"/>
      <w:lvlText w:val="•"/>
      <w:lvlJc w:val="left"/>
      <w:pPr>
        <w:tabs>
          <w:tab w:val="num" w:pos="2520"/>
        </w:tabs>
        <w:ind w:left="2520" w:hanging="360"/>
      </w:pPr>
      <w:rPr>
        <w:rFonts w:ascii="Times" w:hAnsi="Times" w:hint="default"/>
      </w:rPr>
    </w:lvl>
    <w:lvl w:ilvl="4" w:tplc="7F1CEFFA" w:tentative="1">
      <w:start w:val="1"/>
      <w:numFmt w:val="bullet"/>
      <w:lvlText w:val="•"/>
      <w:lvlJc w:val="left"/>
      <w:pPr>
        <w:tabs>
          <w:tab w:val="num" w:pos="3240"/>
        </w:tabs>
        <w:ind w:left="3240" w:hanging="360"/>
      </w:pPr>
      <w:rPr>
        <w:rFonts w:ascii="Times" w:hAnsi="Times" w:hint="default"/>
      </w:rPr>
    </w:lvl>
    <w:lvl w:ilvl="5" w:tplc="E2FEEACE" w:tentative="1">
      <w:start w:val="1"/>
      <w:numFmt w:val="bullet"/>
      <w:lvlText w:val="•"/>
      <w:lvlJc w:val="left"/>
      <w:pPr>
        <w:tabs>
          <w:tab w:val="num" w:pos="3960"/>
        </w:tabs>
        <w:ind w:left="3960" w:hanging="360"/>
      </w:pPr>
      <w:rPr>
        <w:rFonts w:ascii="Times" w:hAnsi="Times" w:hint="default"/>
      </w:rPr>
    </w:lvl>
    <w:lvl w:ilvl="6" w:tplc="78F6D198" w:tentative="1">
      <w:start w:val="1"/>
      <w:numFmt w:val="bullet"/>
      <w:lvlText w:val="•"/>
      <w:lvlJc w:val="left"/>
      <w:pPr>
        <w:tabs>
          <w:tab w:val="num" w:pos="4680"/>
        </w:tabs>
        <w:ind w:left="4680" w:hanging="360"/>
      </w:pPr>
      <w:rPr>
        <w:rFonts w:ascii="Times" w:hAnsi="Times" w:hint="default"/>
      </w:rPr>
    </w:lvl>
    <w:lvl w:ilvl="7" w:tplc="45C87552" w:tentative="1">
      <w:start w:val="1"/>
      <w:numFmt w:val="bullet"/>
      <w:lvlText w:val="•"/>
      <w:lvlJc w:val="left"/>
      <w:pPr>
        <w:tabs>
          <w:tab w:val="num" w:pos="5400"/>
        </w:tabs>
        <w:ind w:left="5400" w:hanging="360"/>
      </w:pPr>
      <w:rPr>
        <w:rFonts w:ascii="Times" w:hAnsi="Times" w:hint="default"/>
      </w:rPr>
    </w:lvl>
    <w:lvl w:ilvl="8" w:tplc="3EB4DF90" w:tentative="1">
      <w:start w:val="1"/>
      <w:numFmt w:val="bullet"/>
      <w:lvlText w:val="•"/>
      <w:lvlJc w:val="left"/>
      <w:pPr>
        <w:tabs>
          <w:tab w:val="num" w:pos="6120"/>
        </w:tabs>
        <w:ind w:left="6120" w:hanging="360"/>
      </w:pPr>
      <w:rPr>
        <w:rFonts w:ascii="Times" w:hAnsi="Times" w:hint="default"/>
      </w:rPr>
    </w:lvl>
  </w:abstractNum>
  <w:abstractNum w:abstractNumId="13">
    <w:nsid w:val="0AB620E6"/>
    <w:multiLevelType w:val="hybridMultilevel"/>
    <w:tmpl w:val="B492F9E2"/>
    <w:lvl w:ilvl="0" w:tplc="040C8226">
      <w:start w:val="1"/>
      <w:numFmt w:val="bullet"/>
      <w:lvlText w:val="•"/>
      <w:lvlJc w:val="left"/>
      <w:pPr>
        <w:tabs>
          <w:tab w:val="num" w:pos="720"/>
        </w:tabs>
        <w:ind w:left="720" w:hanging="360"/>
      </w:pPr>
      <w:rPr>
        <w:rFonts w:ascii="Times" w:hAnsi="Times" w:hint="default"/>
      </w:rPr>
    </w:lvl>
    <w:lvl w:ilvl="1" w:tplc="7272D8F6">
      <w:start w:val="137"/>
      <w:numFmt w:val="bullet"/>
      <w:lvlText w:val="•"/>
      <w:lvlJc w:val="left"/>
      <w:pPr>
        <w:tabs>
          <w:tab w:val="num" w:pos="1440"/>
        </w:tabs>
        <w:ind w:left="1440" w:hanging="360"/>
      </w:pPr>
      <w:rPr>
        <w:rFonts w:ascii="Times" w:hAnsi="Times" w:hint="default"/>
      </w:rPr>
    </w:lvl>
    <w:lvl w:ilvl="2" w:tplc="D7C40AE2" w:tentative="1">
      <w:start w:val="1"/>
      <w:numFmt w:val="bullet"/>
      <w:lvlText w:val="•"/>
      <w:lvlJc w:val="left"/>
      <w:pPr>
        <w:tabs>
          <w:tab w:val="num" w:pos="2160"/>
        </w:tabs>
        <w:ind w:left="2160" w:hanging="360"/>
      </w:pPr>
      <w:rPr>
        <w:rFonts w:ascii="Times" w:hAnsi="Times" w:hint="default"/>
      </w:rPr>
    </w:lvl>
    <w:lvl w:ilvl="3" w:tplc="F0220DEE" w:tentative="1">
      <w:start w:val="1"/>
      <w:numFmt w:val="bullet"/>
      <w:lvlText w:val="•"/>
      <w:lvlJc w:val="left"/>
      <w:pPr>
        <w:tabs>
          <w:tab w:val="num" w:pos="2880"/>
        </w:tabs>
        <w:ind w:left="2880" w:hanging="360"/>
      </w:pPr>
      <w:rPr>
        <w:rFonts w:ascii="Times" w:hAnsi="Times" w:hint="default"/>
      </w:rPr>
    </w:lvl>
    <w:lvl w:ilvl="4" w:tplc="B6B6E16A" w:tentative="1">
      <w:start w:val="1"/>
      <w:numFmt w:val="bullet"/>
      <w:lvlText w:val="•"/>
      <w:lvlJc w:val="left"/>
      <w:pPr>
        <w:tabs>
          <w:tab w:val="num" w:pos="3600"/>
        </w:tabs>
        <w:ind w:left="3600" w:hanging="360"/>
      </w:pPr>
      <w:rPr>
        <w:rFonts w:ascii="Times" w:hAnsi="Times" w:hint="default"/>
      </w:rPr>
    </w:lvl>
    <w:lvl w:ilvl="5" w:tplc="3B14EE00" w:tentative="1">
      <w:start w:val="1"/>
      <w:numFmt w:val="bullet"/>
      <w:lvlText w:val="•"/>
      <w:lvlJc w:val="left"/>
      <w:pPr>
        <w:tabs>
          <w:tab w:val="num" w:pos="4320"/>
        </w:tabs>
        <w:ind w:left="4320" w:hanging="360"/>
      </w:pPr>
      <w:rPr>
        <w:rFonts w:ascii="Times" w:hAnsi="Times" w:hint="default"/>
      </w:rPr>
    </w:lvl>
    <w:lvl w:ilvl="6" w:tplc="1D9A10B4" w:tentative="1">
      <w:start w:val="1"/>
      <w:numFmt w:val="bullet"/>
      <w:lvlText w:val="•"/>
      <w:lvlJc w:val="left"/>
      <w:pPr>
        <w:tabs>
          <w:tab w:val="num" w:pos="5040"/>
        </w:tabs>
        <w:ind w:left="5040" w:hanging="360"/>
      </w:pPr>
      <w:rPr>
        <w:rFonts w:ascii="Times" w:hAnsi="Times" w:hint="default"/>
      </w:rPr>
    </w:lvl>
    <w:lvl w:ilvl="7" w:tplc="4000A4A4" w:tentative="1">
      <w:start w:val="1"/>
      <w:numFmt w:val="bullet"/>
      <w:lvlText w:val="•"/>
      <w:lvlJc w:val="left"/>
      <w:pPr>
        <w:tabs>
          <w:tab w:val="num" w:pos="5760"/>
        </w:tabs>
        <w:ind w:left="5760" w:hanging="360"/>
      </w:pPr>
      <w:rPr>
        <w:rFonts w:ascii="Times" w:hAnsi="Times" w:hint="default"/>
      </w:rPr>
    </w:lvl>
    <w:lvl w:ilvl="8" w:tplc="8F5A1834" w:tentative="1">
      <w:start w:val="1"/>
      <w:numFmt w:val="bullet"/>
      <w:lvlText w:val="•"/>
      <w:lvlJc w:val="left"/>
      <w:pPr>
        <w:tabs>
          <w:tab w:val="num" w:pos="6480"/>
        </w:tabs>
        <w:ind w:left="6480" w:hanging="360"/>
      </w:pPr>
      <w:rPr>
        <w:rFonts w:ascii="Times" w:hAnsi="Times" w:hint="default"/>
      </w:rPr>
    </w:lvl>
  </w:abstractNum>
  <w:abstractNum w:abstractNumId="14">
    <w:nsid w:val="0DE00608"/>
    <w:multiLevelType w:val="hybridMultilevel"/>
    <w:tmpl w:val="0CA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9E77BF"/>
    <w:multiLevelType w:val="hybridMultilevel"/>
    <w:tmpl w:val="4238F298"/>
    <w:lvl w:ilvl="0" w:tplc="3D0E9BD4">
      <w:start w:val="1"/>
      <w:numFmt w:val="bullet"/>
      <w:lvlText w:val="•"/>
      <w:lvlJc w:val="left"/>
      <w:pPr>
        <w:tabs>
          <w:tab w:val="num" w:pos="720"/>
        </w:tabs>
        <w:ind w:left="720" w:hanging="360"/>
      </w:pPr>
      <w:rPr>
        <w:rFonts w:ascii="Times" w:hAnsi="Times" w:hint="default"/>
      </w:rPr>
    </w:lvl>
    <w:lvl w:ilvl="1" w:tplc="9F88B69E">
      <w:start w:val="1"/>
      <w:numFmt w:val="bullet"/>
      <w:lvlText w:val="•"/>
      <w:lvlJc w:val="left"/>
      <w:pPr>
        <w:tabs>
          <w:tab w:val="num" w:pos="1440"/>
        </w:tabs>
        <w:ind w:left="1440" w:hanging="360"/>
      </w:pPr>
      <w:rPr>
        <w:rFonts w:ascii="Times" w:hAnsi="Times" w:hint="default"/>
      </w:rPr>
    </w:lvl>
    <w:lvl w:ilvl="2" w:tplc="69C07016" w:tentative="1">
      <w:start w:val="1"/>
      <w:numFmt w:val="bullet"/>
      <w:lvlText w:val="•"/>
      <w:lvlJc w:val="left"/>
      <w:pPr>
        <w:tabs>
          <w:tab w:val="num" w:pos="2160"/>
        </w:tabs>
        <w:ind w:left="2160" w:hanging="360"/>
      </w:pPr>
      <w:rPr>
        <w:rFonts w:ascii="Times" w:hAnsi="Times" w:hint="default"/>
      </w:rPr>
    </w:lvl>
    <w:lvl w:ilvl="3" w:tplc="80A48728" w:tentative="1">
      <w:start w:val="1"/>
      <w:numFmt w:val="bullet"/>
      <w:lvlText w:val="•"/>
      <w:lvlJc w:val="left"/>
      <w:pPr>
        <w:tabs>
          <w:tab w:val="num" w:pos="2880"/>
        </w:tabs>
        <w:ind w:left="2880" w:hanging="360"/>
      </w:pPr>
      <w:rPr>
        <w:rFonts w:ascii="Times" w:hAnsi="Times" w:hint="default"/>
      </w:rPr>
    </w:lvl>
    <w:lvl w:ilvl="4" w:tplc="752CB2E8" w:tentative="1">
      <w:start w:val="1"/>
      <w:numFmt w:val="bullet"/>
      <w:lvlText w:val="•"/>
      <w:lvlJc w:val="left"/>
      <w:pPr>
        <w:tabs>
          <w:tab w:val="num" w:pos="3600"/>
        </w:tabs>
        <w:ind w:left="3600" w:hanging="360"/>
      </w:pPr>
      <w:rPr>
        <w:rFonts w:ascii="Times" w:hAnsi="Times" w:hint="default"/>
      </w:rPr>
    </w:lvl>
    <w:lvl w:ilvl="5" w:tplc="172E9B44" w:tentative="1">
      <w:start w:val="1"/>
      <w:numFmt w:val="bullet"/>
      <w:lvlText w:val="•"/>
      <w:lvlJc w:val="left"/>
      <w:pPr>
        <w:tabs>
          <w:tab w:val="num" w:pos="4320"/>
        </w:tabs>
        <w:ind w:left="4320" w:hanging="360"/>
      </w:pPr>
      <w:rPr>
        <w:rFonts w:ascii="Times" w:hAnsi="Times" w:hint="default"/>
      </w:rPr>
    </w:lvl>
    <w:lvl w:ilvl="6" w:tplc="0BBC8862" w:tentative="1">
      <w:start w:val="1"/>
      <w:numFmt w:val="bullet"/>
      <w:lvlText w:val="•"/>
      <w:lvlJc w:val="left"/>
      <w:pPr>
        <w:tabs>
          <w:tab w:val="num" w:pos="5040"/>
        </w:tabs>
        <w:ind w:left="5040" w:hanging="360"/>
      </w:pPr>
      <w:rPr>
        <w:rFonts w:ascii="Times" w:hAnsi="Times" w:hint="default"/>
      </w:rPr>
    </w:lvl>
    <w:lvl w:ilvl="7" w:tplc="B8344C18" w:tentative="1">
      <w:start w:val="1"/>
      <w:numFmt w:val="bullet"/>
      <w:lvlText w:val="•"/>
      <w:lvlJc w:val="left"/>
      <w:pPr>
        <w:tabs>
          <w:tab w:val="num" w:pos="5760"/>
        </w:tabs>
        <w:ind w:left="5760" w:hanging="360"/>
      </w:pPr>
      <w:rPr>
        <w:rFonts w:ascii="Times" w:hAnsi="Times" w:hint="default"/>
      </w:rPr>
    </w:lvl>
    <w:lvl w:ilvl="8" w:tplc="AE5C6F68" w:tentative="1">
      <w:start w:val="1"/>
      <w:numFmt w:val="bullet"/>
      <w:lvlText w:val="•"/>
      <w:lvlJc w:val="left"/>
      <w:pPr>
        <w:tabs>
          <w:tab w:val="num" w:pos="6480"/>
        </w:tabs>
        <w:ind w:left="6480" w:hanging="360"/>
      </w:pPr>
      <w:rPr>
        <w:rFonts w:ascii="Times" w:hAnsi="Times" w:hint="default"/>
      </w:rPr>
    </w:lvl>
  </w:abstractNum>
  <w:abstractNum w:abstractNumId="16">
    <w:nsid w:val="137E0E55"/>
    <w:multiLevelType w:val="hybridMultilevel"/>
    <w:tmpl w:val="EED64FFA"/>
    <w:lvl w:ilvl="0" w:tplc="86E2FB4C">
      <w:start w:val="1"/>
      <w:numFmt w:val="bullet"/>
      <w:lvlText w:val="•"/>
      <w:lvlJc w:val="left"/>
      <w:pPr>
        <w:tabs>
          <w:tab w:val="num" w:pos="720"/>
        </w:tabs>
        <w:ind w:left="720" w:hanging="360"/>
      </w:pPr>
      <w:rPr>
        <w:rFonts w:ascii="Times" w:hAnsi="Times" w:hint="default"/>
      </w:rPr>
    </w:lvl>
    <w:lvl w:ilvl="1" w:tplc="187C8C50">
      <w:start w:val="137"/>
      <w:numFmt w:val="bullet"/>
      <w:lvlText w:val="•"/>
      <w:lvlJc w:val="left"/>
      <w:pPr>
        <w:tabs>
          <w:tab w:val="num" w:pos="1440"/>
        </w:tabs>
        <w:ind w:left="1440" w:hanging="360"/>
      </w:pPr>
      <w:rPr>
        <w:rFonts w:ascii="Times" w:hAnsi="Times" w:hint="default"/>
      </w:rPr>
    </w:lvl>
    <w:lvl w:ilvl="2" w:tplc="707E2DF8" w:tentative="1">
      <w:start w:val="1"/>
      <w:numFmt w:val="bullet"/>
      <w:lvlText w:val="•"/>
      <w:lvlJc w:val="left"/>
      <w:pPr>
        <w:tabs>
          <w:tab w:val="num" w:pos="2160"/>
        </w:tabs>
        <w:ind w:left="2160" w:hanging="360"/>
      </w:pPr>
      <w:rPr>
        <w:rFonts w:ascii="Times" w:hAnsi="Times" w:hint="default"/>
      </w:rPr>
    </w:lvl>
    <w:lvl w:ilvl="3" w:tplc="05422BE6" w:tentative="1">
      <w:start w:val="1"/>
      <w:numFmt w:val="bullet"/>
      <w:lvlText w:val="•"/>
      <w:lvlJc w:val="left"/>
      <w:pPr>
        <w:tabs>
          <w:tab w:val="num" w:pos="2880"/>
        </w:tabs>
        <w:ind w:left="2880" w:hanging="360"/>
      </w:pPr>
      <w:rPr>
        <w:rFonts w:ascii="Times" w:hAnsi="Times" w:hint="default"/>
      </w:rPr>
    </w:lvl>
    <w:lvl w:ilvl="4" w:tplc="855ED716" w:tentative="1">
      <w:start w:val="1"/>
      <w:numFmt w:val="bullet"/>
      <w:lvlText w:val="•"/>
      <w:lvlJc w:val="left"/>
      <w:pPr>
        <w:tabs>
          <w:tab w:val="num" w:pos="3600"/>
        </w:tabs>
        <w:ind w:left="3600" w:hanging="360"/>
      </w:pPr>
      <w:rPr>
        <w:rFonts w:ascii="Times" w:hAnsi="Times" w:hint="default"/>
      </w:rPr>
    </w:lvl>
    <w:lvl w:ilvl="5" w:tplc="EBD873E8" w:tentative="1">
      <w:start w:val="1"/>
      <w:numFmt w:val="bullet"/>
      <w:lvlText w:val="•"/>
      <w:lvlJc w:val="left"/>
      <w:pPr>
        <w:tabs>
          <w:tab w:val="num" w:pos="4320"/>
        </w:tabs>
        <w:ind w:left="4320" w:hanging="360"/>
      </w:pPr>
      <w:rPr>
        <w:rFonts w:ascii="Times" w:hAnsi="Times" w:hint="default"/>
      </w:rPr>
    </w:lvl>
    <w:lvl w:ilvl="6" w:tplc="1CEE3CCA" w:tentative="1">
      <w:start w:val="1"/>
      <w:numFmt w:val="bullet"/>
      <w:lvlText w:val="•"/>
      <w:lvlJc w:val="left"/>
      <w:pPr>
        <w:tabs>
          <w:tab w:val="num" w:pos="5040"/>
        </w:tabs>
        <w:ind w:left="5040" w:hanging="360"/>
      </w:pPr>
      <w:rPr>
        <w:rFonts w:ascii="Times" w:hAnsi="Times" w:hint="default"/>
      </w:rPr>
    </w:lvl>
    <w:lvl w:ilvl="7" w:tplc="85FED1E0" w:tentative="1">
      <w:start w:val="1"/>
      <w:numFmt w:val="bullet"/>
      <w:lvlText w:val="•"/>
      <w:lvlJc w:val="left"/>
      <w:pPr>
        <w:tabs>
          <w:tab w:val="num" w:pos="5760"/>
        </w:tabs>
        <w:ind w:left="5760" w:hanging="360"/>
      </w:pPr>
      <w:rPr>
        <w:rFonts w:ascii="Times" w:hAnsi="Times" w:hint="default"/>
      </w:rPr>
    </w:lvl>
    <w:lvl w:ilvl="8" w:tplc="F65017B6" w:tentative="1">
      <w:start w:val="1"/>
      <w:numFmt w:val="bullet"/>
      <w:lvlText w:val="•"/>
      <w:lvlJc w:val="left"/>
      <w:pPr>
        <w:tabs>
          <w:tab w:val="num" w:pos="6480"/>
        </w:tabs>
        <w:ind w:left="6480" w:hanging="360"/>
      </w:pPr>
      <w:rPr>
        <w:rFonts w:ascii="Times" w:hAnsi="Times" w:hint="default"/>
      </w:rPr>
    </w:lvl>
  </w:abstractNum>
  <w:abstractNum w:abstractNumId="17">
    <w:nsid w:val="1415279F"/>
    <w:multiLevelType w:val="hybridMultilevel"/>
    <w:tmpl w:val="5CD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2E156B1"/>
    <w:multiLevelType w:val="hybridMultilevel"/>
    <w:tmpl w:val="324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162D13"/>
    <w:multiLevelType w:val="hybridMultilevel"/>
    <w:tmpl w:val="E99C8D76"/>
    <w:lvl w:ilvl="0" w:tplc="77CC6016">
      <w:start w:val="1"/>
      <w:numFmt w:val="bullet"/>
      <w:lvlText w:val="•"/>
      <w:lvlJc w:val="left"/>
      <w:pPr>
        <w:tabs>
          <w:tab w:val="num" w:pos="720"/>
        </w:tabs>
        <w:ind w:left="720" w:hanging="360"/>
      </w:pPr>
      <w:rPr>
        <w:rFonts w:ascii="Times" w:hAnsi="Times" w:hint="default"/>
      </w:rPr>
    </w:lvl>
    <w:lvl w:ilvl="1" w:tplc="8AB4ACEE">
      <w:start w:val="137"/>
      <w:numFmt w:val="bullet"/>
      <w:lvlText w:val="•"/>
      <w:lvlJc w:val="left"/>
      <w:pPr>
        <w:tabs>
          <w:tab w:val="num" w:pos="1440"/>
        </w:tabs>
        <w:ind w:left="1440" w:hanging="360"/>
      </w:pPr>
      <w:rPr>
        <w:rFonts w:ascii="Times" w:hAnsi="Times" w:hint="default"/>
      </w:rPr>
    </w:lvl>
    <w:lvl w:ilvl="2" w:tplc="AF946F66" w:tentative="1">
      <w:start w:val="1"/>
      <w:numFmt w:val="bullet"/>
      <w:lvlText w:val="•"/>
      <w:lvlJc w:val="left"/>
      <w:pPr>
        <w:tabs>
          <w:tab w:val="num" w:pos="2160"/>
        </w:tabs>
        <w:ind w:left="2160" w:hanging="360"/>
      </w:pPr>
      <w:rPr>
        <w:rFonts w:ascii="Times" w:hAnsi="Times" w:hint="default"/>
      </w:rPr>
    </w:lvl>
    <w:lvl w:ilvl="3" w:tplc="F69A2F3C" w:tentative="1">
      <w:start w:val="1"/>
      <w:numFmt w:val="bullet"/>
      <w:lvlText w:val="•"/>
      <w:lvlJc w:val="left"/>
      <w:pPr>
        <w:tabs>
          <w:tab w:val="num" w:pos="2880"/>
        </w:tabs>
        <w:ind w:left="2880" w:hanging="360"/>
      </w:pPr>
      <w:rPr>
        <w:rFonts w:ascii="Times" w:hAnsi="Times" w:hint="default"/>
      </w:rPr>
    </w:lvl>
    <w:lvl w:ilvl="4" w:tplc="715C78AA" w:tentative="1">
      <w:start w:val="1"/>
      <w:numFmt w:val="bullet"/>
      <w:lvlText w:val="•"/>
      <w:lvlJc w:val="left"/>
      <w:pPr>
        <w:tabs>
          <w:tab w:val="num" w:pos="3600"/>
        </w:tabs>
        <w:ind w:left="3600" w:hanging="360"/>
      </w:pPr>
      <w:rPr>
        <w:rFonts w:ascii="Times" w:hAnsi="Times" w:hint="default"/>
      </w:rPr>
    </w:lvl>
    <w:lvl w:ilvl="5" w:tplc="8C90F072" w:tentative="1">
      <w:start w:val="1"/>
      <w:numFmt w:val="bullet"/>
      <w:lvlText w:val="•"/>
      <w:lvlJc w:val="left"/>
      <w:pPr>
        <w:tabs>
          <w:tab w:val="num" w:pos="4320"/>
        </w:tabs>
        <w:ind w:left="4320" w:hanging="360"/>
      </w:pPr>
      <w:rPr>
        <w:rFonts w:ascii="Times" w:hAnsi="Times" w:hint="default"/>
      </w:rPr>
    </w:lvl>
    <w:lvl w:ilvl="6" w:tplc="05307A74" w:tentative="1">
      <w:start w:val="1"/>
      <w:numFmt w:val="bullet"/>
      <w:lvlText w:val="•"/>
      <w:lvlJc w:val="left"/>
      <w:pPr>
        <w:tabs>
          <w:tab w:val="num" w:pos="5040"/>
        </w:tabs>
        <w:ind w:left="5040" w:hanging="360"/>
      </w:pPr>
      <w:rPr>
        <w:rFonts w:ascii="Times" w:hAnsi="Times" w:hint="default"/>
      </w:rPr>
    </w:lvl>
    <w:lvl w:ilvl="7" w:tplc="1B68D70C" w:tentative="1">
      <w:start w:val="1"/>
      <w:numFmt w:val="bullet"/>
      <w:lvlText w:val="•"/>
      <w:lvlJc w:val="left"/>
      <w:pPr>
        <w:tabs>
          <w:tab w:val="num" w:pos="5760"/>
        </w:tabs>
        <w:ind w:left="5760" w:hanging="360"/>
      </w:pPr>
      <w:rPr>
        <w:rFonts w:ascii="Times" w:hAnsi="Times" w:hint="default"/>
      </w:rPr>
    </w:lvl>
    <w:lvl w:ilvl="8" w:tplc="A6720DD8" w:tentative="1">
      <w:start w:val="1"/>
      <w:numFmt w:val="bullet"/>
      <w:lvlText w:val="•"/>
      <w:lvlJc w:val="left"/>
      <w:pPr>
        <w:tabs>
          <w:tab w:val="num" w:pos="6480"/>
        </w:tabs>
        <w:ind w:left="6480" w:hanging="360"/>
      </w:pPr>
      <w:rPr>
        <w:rFonts w:ascii="Times" w:hAnsi="Times" w:hint="default"/>
      </w:rPr>
    </w:lvl>
  </w:abstractNum>
  <w:abstractNum w:abstractNumId="21">
    <w:nsid w:val="26E90181"/>
    <w:multiLevelType w:val="hybridMultilevel"/>
    <w:tmpl w:val="E040A2D8"/>
    <w:lvl w:ilvl="0" w:tplc="A6081088">
      <w:start w:val="1"/>
      <w:numFmt w:val="bullet"/>
      <w:lvlText w:val="•"/>
      <w:lvlJc w:val="left"/>
      <w:pPr>
        <w:tabs>
          <w:tab w:val="num" w:pos="720"/>
        </w:tabs>
        <w:ind w:left="720" w:hanging="360"/>
      </w:pPr>
      <w:rPr>
        <w:rFonts w:ascii="Times" w:hAnsi="Times" w:hint="default"/>
      </w:rPr>
    </w:lvl>
    <w:lvl w:ilvl="1" w:tplc="B4D870D6" w:tentative="1">
      <w:start w:val="1"/>
      <w:numFmt w:val="bullet"/>
      <w:lvlText w:val="•"/>
      <w:lvlJc w:val="left"/>
      <w:pPr>
        <w:tabs>
          <w:tab w:val="num" w:pos="1440"/>
        </w:tabs>
        <w:ind w:left="1440" w:hanging="360"/>
      </w:pPr>
      <w:rPr>
        <w:rFonts w:ascii="Times" w:hAnsi="Times" w:hint="default"/>
      </w:rPr>
    </w:lvl>
    <w:lvl w:ilvl="2" w:tplc="5A04D2AC" w:tentative="1">
      <w:start w:val="1"/>
      <w:numFmt w:val="bullet"/>
      <w:lvlText w:val="•"/>
      <w:lvlJc w:val="left"/>
      <w:pPr>
        <w:tabs>
          <w:tab w:val="num" w:pos="2160"/>
        </w:tabs>
        <w:ind w:left="2160" w:hanging="360"/>
      </w:pPr>
      <w:rPr>
        <w:rFonts w:ascii="Times" w:hAnsi="Times" w:hint="default"/>
      </w:rPr>
    </w:lvl>
    <w:lvl w:ilvl="3" w:tplc="C7883530" w:tentative="1">
      <w:start w:val="1"/>
      <w:numFmt w:val="bullet"/>
      <w:lvlText w:val="•"/>
      <w:lvlJc w:val="left"/>
      <w:pPr>
        <w:tabs>
          <w:tab w:val="num" w:pos="2880"/>
        </w:tabs>
        <w:ind w:left="2880" w:hanging="360"/>
      </w:pPr>
      <w:rPr>
        <w:rFonts w:ascii="Times" w:hAnsi="Times" w:hint="default"/>
      </w:rPr>
    </w:lvl>
    <w:lvl w:ilvl="4" w:tplc="DE40D8B2" w:tentative="1">
      <w:start w:val="1"/>
      <w:numFmt w:val="bullet"/>
      <w:lvlText w:val="•"/>
      <w:lvlJc w:val="left"/>
      <w:pPr>
        <w:tabs>
          <w:tab w:val="num" w:pos="3600"/>
        </w:tabs>
        <w:ind w:left="3600" w:hanging="360"/>
      </w:pPr>
      <w:rPr>
        <w:rFonts w:ascii="Times" w:hAnsi="Times" w:hint="default"/>
      </w:rPr>
    </w:lvl>
    <w:lvl w:ilvl="5" w:tplc="C37E6388" w:tentative="1">
      <w:start w:val="1"/>
      <w:numFmt w:val="bullet"/>
      <w:lvlText w:val="•"/>
      <w:lvlJc w:val="left"/>
      <w:pPr>
        <w:tabs>
          <w:tab w:val="num" w:pos="4320"/>
        </w:tabs>
        <w:ind w:left="4320" w:hanging="360"/>
      </w:pPr>
      <w:rPr>
        <w:rFonts w:ascii="Times" w:hAnsi="Times" w:hint="default"/>
      </w:rPr>
    </w:lvl>
    <w:lvl w:ilvl="6" w:tplc="DCE03CA0" w:tentative="1">
      <w:start w:val="1"/>
      <w:numFmt w:val="bullet"/>
      <w:lvlText w:val="•"/>
      <w:lvlJc w:val="left"/>
      <w:pPr>
        <w:tabs>
          <w:tab w:val="num" w:pos="5040"/>
        </w:tabs>
        <w:ind w:left="5040" w:hanging="360"/>
      </w:pPr>
      <w:rPr>
        <w:rFonts w:ascii="Times" w:hAnsi="Times" w:hint="default"/>
      </w:rPr>
    </w:lvl>
    <w:lvl w:ilvl="7" w:tplc="57CA5FCA" w:tentative="1">
      <w:start w:val="1"/>
      <w:numFmt w:val="bullet"/>
      <w:lvlText w:val="•"/>
      <w:lvlJc w:val="left"/>
      <w:pPr>
        <w:tabs>
          <w:tab w:val="num" w:pos="5760"/>
        </w:tabs>
        <w:ind w:left="5760" w:hanging="360"/>
      </w:pPr>
      <w:rPr>
        <w:rFonts w:ascii="Times" w:hAnsi="Times" w:hint="default"/>
      </w:rPr>
    </w:lvl>
    <w:lvl w:ilvl="8" w:tplc="4EEE8FDC" w:tentative="1">
      <w:start w:val="1"/>
      <w:numFmt w:val="bullet"/>
      <w:lvlText w:val="•"/>
      <w:lvlJc w:val="left"/>
      <w:pPr>
        <w:tabs>
          <w:tab w:val="num" w:pos="6480"/>
        </w:tabs>
        <w:ind w:left="6480" w:hanging="360"/>
      </w:pPr>
      <w:rPr>
        <w:rFonts w:ascii="Times" w:hAnsi="Times" w:hint="default"/>
      </w:rPr>
    </w:lvl>
  </w:abstractNum>
  <w:abstractNum w:abstractNumId="22">
    <w:nsid w:val="309F12D8"/>
    <w:multiLevelType w:val="hybridMultilevel"/>
    <w:tmpl w:val="13027A02"/>
    <w:lvl w:ilvl="0" w:tplc="3690A22C">
      <w:start w:val="1"/>
      <w:numFmt w:val="bullet"/>
      <w:lvlText w:val="•"/>
      <w:lvlJc w:val="left"/>
      <w:pPr>
        <w:tabs>
          <w:tab w:val="num" w:pos="720"/>
        </w:tabs>
        <w:ind w:left="720" w:hanging="360"/>
      </w:pPr>
      <w:rPr>
        <w:rFonts w:ascii="Times" w:hAnsi="Times" w:hint="default"/>
      </w:rPr>
    </w:lvl>
    <w:lvl w:ilvl="1" w:tplc="FD66B792" w:tentative="1">
      <w:start w:val="1"/>
      <w:numFmt w:val="bullet"/>
      <w:lvlText w:val="•"/>
      <w:lvlJc w:val="left"/>
      <w:pPr>
        <w:tabs>
          <w:tab w:val="num" w:pos="1440"/>
        </w:tabs>
        <w:ind w:left="1440" w:hanging="360"/>
      </w:pPr>
      <w:rPr>
        <w:rFonts w:ascii="Times" w:hAnsi="Times" w:hint="default"/>
      </w:rPr>
    </w:lvl>
    <w:lvl w:ilvl="2" w:tplc="1522065E" w:tentative="1">
      <w:start w:val="1"/>
      <w:numFmt w:val="bullet"/>
      <w:lvlText w:val="•"/>
      <w:lvlJc w:val="left"/>
      <w:pPr>
        <w:tabs>
          <w:tab w:val="num" w:pos="2160"/>
        </w:tabs>
        <w:ind w:left="2160" w:hanging="360"/>
      </w:pPr>
      <w:rPr>
        <w:rFonts w:ascii="Times" w:hAnsi="Times" w:hint="default"/>
      </w:rPr>
    </w:lvl>
    <w:lvl w:ilvl="3" w:tplc="BA3875AC" w:tentative="1">
      <w:start w:val="1"/>
      <w:numFmt w:val="bullet"/>
      <w:lvlText w:val="•"/>
      <w:lvlJc w:val="left"/>
      <w:pPr>
        <w:tabs>
          <w:tab w:val="num" w:pos="2880"/>
        </w:tabs>
        <w:ind w:left="2880" w:hanging="360"/>
      </w:pPr>
      <w:rPr>
        <w:rFonts w:ascii="Times" w:hAnsi="Times" w:hint="default"/>
      </w:rPr>
    </w:lvl>
    <w:lvl w:ilvl="4" w:tplc="B8566490" w:tentative="1">
      <w:start w:val="1"/>
      <w:numFmt w:val="bullet"/>
      <w:lvlText w:val="•"/>
      <w:lvlJc w:val="left"/>
      <w:pPr>
        <w:tabs>
          <w:tab w:val="num" w:pos="3600"/>
        </w:tabs>
        <w:ind w:left="3600" w:hanging="360"/>
      </w:pPr>
      <w:rPr>
        <w:rFonts w:ascii="Times" w:hAnsi="Times" w:hint="default"/>
      </w:rPr>
    </w:lvl>
    <w:lvl w:ilvl="5" w:tplc="777C7008" w:tentative="1">
      <w:start w:val="1"/>
      <w:numFmt w:val="bullet"/>
      <w:lvlText w:val="•"/>
      <w:lvlJc w:val="left"/>
      <w:pPr>
        <w:tabs>
          <w:tab w:val="num" w:pos="4320"/>
        </w:tabs>
        <w:ind w:left="4320" w:hanging="360"/>
      </w:pPr>
      <w:rPr>
        <w:rFonts w:ascii="Times" w:hAnsi="Times" w:hint="default"/>
      </w:rPr>
    </w:lvl>
    <w:lvl w:ilvl="6" w:tplc="41EC6C82" w:tentative="1">
      <w:start w:val="1"/>
      <w:numFmt w:val="bullet"/>
      <w:lvlText w:val="•"/>
      <w:lvlJc w:val="left"/>
      <w:pPr>
        <w:tabs>
          <w:tab w:val="num" w:pos="5040"/>
        </w:tabs>
        <w:ind w:left="5040" w:hanging="360"/>
      </w:pPr>
      <w:rPr>
        <w:rFonts w:ascii="Times" w:hAnsi="Times" w:hint="default"/>
      </w:rPr>
    </w:lvl>
    <w:lvl w:ilvl="7" w:tplc="5582AE7C" w:tentative="1">
      <w:start w:val="1"/>
      <w:numFmt w:val="bullet"/>
      <w:lvlText w:val="•"/>
      <w:lvlJc w:val="left"/>
      <w:pPr>
        <w:tabs>
          <w:tab w:val="num" w:pos="5760"/>
        </w:tabs>
        <w:ind w:left="5760" w:hanging="360"/>
      </w:pPr>
      <w:rPr>
        <w:rFonts w:ascii="Times" w:hAnsi="Times" w:hint="default"/>
      </w:rPr>
    </w:lvl>
    <w:lvl w:ilvl="8" w:tplc="3760D976" w:tentative="1">
      <w:start w:val="1"/>
      <w:numFmt w:val="bullet"/>
      <w:lvlText w:val="•"/>
      <w:lvlJc w:val="left"/>
      <w:pPr>
        <w:tabs>
          <w:tab w:val="num" w:pos="6480"/>
        </w:tabs>
        <w:ind w:left="6480" w:hanging="360"/>
      </w:pPr>
      <w:rPr>
        <w:rFonts w:ascii="Times" w:hAnsi="Times" w:hint="default"/>
      </w:rPr>
    </w:lvl>
  </w:abstractNum>
  <w:abstractNum w:abstractNumId="23">
    <w:nsid w:val="30AE4282"/>
    <w:multiLevelType w:val="hybridMultilevel"/>
    <w:tmpl w:val="517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5A3C"/>
    <w:multiLevelType w:val="hybridMultilevel"/>
    <w:tmpl w:val="CCC05A80"/>
    <w:lvl w:ilvl="0" w:tplc="3ED836B0">
      <w:start w:val="1"/>
      <w:numFmt w:val="bullet"/>
      <w:lvlText w:val="•"/>
      <w:lvlJc w:val="left"/>
      <w:pPr>
        <w:tabs>
          <w:tab w:val="num" w:pos="720"/>
        </w:tabs>
        <w:ind w:left="720" w:hanging="360"/>
      </w:pPr>
      <w:rPr>
        <w:rFonts w:ascii="Times" w:hAnsi="Times" w:hint="default"/>
      </w:rPr>
    </w:lvl>
    <w:lvl w:ilvl="1" w:tplc="64404B40" w:tentative="1">
      <w:start w:val="1"/>
      <w:numFmt w:val="bullet"/>
      <w:lvlText w:val="•"/>
      <w:lvlJc w:val="left"/>
      <w:pPr>
        <w:tabs>
          <w:tab w:val="num" w:pos="1440"/>
        </w:tabs>
        <w:ind w:left="1440" w:hanging="360"/>
      </w:pPr>
      <w:rPr>
        <w:rFonts w:ascii="Times" w:hAnsi="Times" w:hint="default"/>
      </w:rPr>
    </w:lvl>
    <w:lvl w:ilvl="2" w:tplc="36CA5494">
      <w:start w:val="1"/>
      <w:numFmt w:val="bullet"/>
      <w:lvlText w:val="•"/>
      <w:lvlJc w:val="left"/>
      <w:pPr>
        <w:tabs>
          <w:tab w:val="num" w:pos="2160"/>
        </w:tabs>
        <w:ind w:left="2160" w:hanging="360"/>
      </w:pPr>
      <w:rPr>
        <w:rFonts w:ascii="Times" w:hAnsi="Times" w:hint="default"/>
      </w:rPr>
    </w:lvl>
    <w:lvl w:ilvl="3" w:tplc="089E0A9A" w:tentative="1">
      <w:start w:val="1"/>
      <w:numFmt w:val="bullet"/>
      <w:lvlText w:val="•"/>
      <w:lvlJc w:val="left"/>
      <w:pPr>
        <w:tabs>
          <w:tab w:val="num" w:pos="2880"/>
        </w:tabs>
        <w:ind w:left="2880" w:hanging="360"/>
      </w:pPr>
      <w:rPr>
        <w:rFonts w:ascii="Times" w:hAnsi="Times" w:hint="default"/>
      </w:rPr>
    </w:lvl>
    <w:lvl w:ilvl="4" w:tplc="04AC891C" w:tentative="1">
      <w:start w:val="1"/>
      <w:numFmt w:val="bullet"/>
      <w:lvlText w:val="•"/>
      <w:lvlJc w:val="left"/>
      <w:pPr>
        <w:tabs>
          <w:tab w:val="num" w:pos="3600"/>
        </w:tabs>
        <w:ind w:left="3600" w:hanging="360"/>
      </w:pPr>
      <w:rPr>
        <w:rFonts w:ascii="Times" w:hAnsi="Times" w:hint="default"/>
      </w:rPr>
    </w:lvl>
    <w:lvl w:ilvl="5" w:tplc="77FC7A4A" w:tentative="1">
      <w:start w:val="1"/>
      <w:numFmt w:val="bullet"/>
      <w:lvlText w:val="•"/>
      <w:lvlJc w:val="left"/>
      <w:pPr>
        <w:tabs>
          <w:tab w:val="num" w:pos="4320"/>
        </w:tabs>
        <w:ind w:left="4320" w:hanging="360"/>
      </w:pPr>
      <w:rPr>
        <w:rFonts w:ascii="Times" w:hAnsi="Times" w:hint="default"/>
      </w:rPr>
    </w:lvl>
    <w:lvl w:ilvl="6" w:tplc="0DACF6D6" w:tentative="1">
      <w:start w:val="1"/>
      <w:numFmt w:val="bullet"/>
      <w:lvlText w:val="•"/>
      <w:lvlJc w:val="left"/>
      <w:pPr>
        <w:tabs>
          <w:tab w:val="num" w:pos="5040"/>
        </w:tabs>
        <w:ind w:left="5040" w:hanging="360"/>
      </w:pPr>
      <w:rPr>
        <w:rFonts w:ascii="Times" w:hAnsi="Times" w:hint="default"/>
      </w:rPr>
    </w:lvl>
    <w:lvl w:ilvl="7" w:tplc="FBA205B8" w:tentative="1">
      <w:start w:val="1"/>
      <w:numFmt w:val="bullet"/>
      <w:lvlText w:val="•"/>
      <w:lvlJc w:val="left"/>
      <w:pPr>
        <w:tabs>
          <w:tab w:val="num" w:pos="5760"/>
        </w:tabs>
        <w:ind w:left="5760" w:hanging="360"/>
      </w:pPr>
      <w:rPr>
        <w:rFonts w:ascii="Times" w:hAnsi="Times" w:hint="default"/>
      </w:rPr>
    </w:lvl>
    <w:lvl w:ilvl="8" w:tplc="9EE42BDC" w:tentative="1">
      <w:start w:val="1"/>
      <w:numFmt w:val="bullet"/>
      <w:lvlText w:val="•"/>
      <w:lvlJc w:val="left"/>
      <w:pPr>
        <w:tabs>
          <w:tab w:val="num" w:pos="6480"/>
        </w:tabs>
        <w:ind w:left="6480" w:hanging="360"/>
      </w:pPr>
      <w:rPr>
        <w:rFonts w:ascii="Times" w:hAnsi="Times" w:hint="default"/>
      </w:rPr>
    </w:lvl>
  </w:abstractNum>
  <w:abstractNum w:abstractNumId="25">
    <w:nsid w:val="41743B10"/>
    <w:multiLevelType w:val="hybridMultilevel"/>
    <w:tmpl w:val="2AD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CB4B3B"/>
    <w:multiLevelType w:val="hybridMultilevel"/>
    <w:tmpl w:val="915A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590B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4FA94699"/>
    <w:multiLevelType w:val="hybridMultilevel"/>
    <w:tmpl w:val="60144286"/>
    <w:lvl w:ilvl="0" w:tplc="6ABE6B1E">
      <w:start w:val="1"/>
      <w:numFmt w:val="bullet"/>
      <w:lvlText w:val="•"/>
      <w:lvlJc w:val="left"/>
      <w:pPr>
        <w:tabs>
          <w:tab w:val="num" w:pos="720"/>
        </w:tabs>
        <w:ind w:left="720" w:hanging="360"/>
      </w:pPr>
      <w:rPr>
        <w:rFonts w:ascii="Times" w:hAnsi="Times" w:hint="default"/>
      </w:rPr>
    </w:lvl>
    <w:lvl w:ilvl="1" w:tplc="BFE0A258">
      <w:start w:val="137"/>
      <w:numFmt w:val="bullet"/>
      <w:lvlText w:val="•"/>
      <w:lvlJc w:val="left"/>
      <w:pPr>
        <w:tabs>
          <w:tab w:val="num" w:pos="1440"/>
        </w:tabs>
        <w:ind w:left="1440" w:hanging="360"/>
      </w:pPr>
      <w:rPr>
        <w:rFonts w:ascii="Times" w:hAnsi="Times" w:hint="default"/>
      </w:rPr>
    </w:lvl>
    <w:lvl w:ilvl="2" w:tplc="A7C246C0" w:tentative="1">
      <w:start w:val="1"/>
      <w:numFmt w:val="bullet"/>
      <w:lvlText w:val="•"/>
      <w:lvlJc w:val="left"/>
      <w:pPr>
        <w:tabs>
          <w:tab w:val="num" w:pos="2160"/>
        </w:tabs>
        <w:ind w:left="2160" w:hanging="360"/>
      </w:pPr>
      <w:rPr>
        <w:rFonts w:ascii="Times" w:hAnsi="Times" w:hint="default"/>
      </w:rPr>
    </w:lvl>
    <w:lvl w:ilvl="3" w:tplc="A016EAB6" w:tentative="1">
      <w:start w:val="1"/>
      <w:numFmt w:val="bullet"/>
      <w:lvlText w:val="•"/>
      <w:lvlJc w:val="left"/>
      <w:pPr>
        <w:tabs>
          <w:tab w:val="num" w:pos="2880"/>
        </w:tabs>
        <w:ind w:left="2880" w:hanging="360"/>
      </w:pPr>
      <w:rPr>
        <w:rFonts w:ascii="Times" w:hAnsi="Times" w:hint="default"/>
      </w:rPr>
    </w:lvl>
    <w:lvl w:ilvl="4" w:tplc="DDB4F256" w:tentative="1">
      <w:start w:val="1"/>
      <w:numFmt w:val="bullet"/>
      <w:lvlText w:val="•"/>
      <w:lvlJc w:val="left"/>
      <w:pPr>
        <w:tabs>
          <w:tab w:val="num" w:pos="3600"/>
        </w:tabs>
        <w:ind w:left="3600" w:hanging="360"/>
      </w:pPr>
      <w:rPr>
        <w:rFonts w:ascii="Times" w:hAnsi="Times" w:hint="default"/>
      </w:rPr>
    </w:lvl>
    <w:lvl w:ilvl="5" w:tplc="808C0B00" w:tentative="1">
      <w:start w:val="1"/>
      <w:numFmt w:val="bullet"/>
      <w:lvlText w:val="•"/>
      <w:lvlJc w:val="left"/>
      <w:pPr>
        <w:tabs>
          <w:tab w:val="num" w:pos="4320"/>
        </w:tabs>
        <w:ind w:left="4320" w:hanging="360"/>
      </w:pPr>
      <w:rPr>
        <w:rFonts w:ascii="Times" w:hAnsi="Times" w:hint="default"/>
      </w:rPr>
    </w:lvl>
    <w:lvl w:ilvl="6" w:tplc="4B185C3A" w:tentative="1">
      <w:start w:val="1"/>
      <w:numFmt w:val="bullet"/>
      <w:lvlText w:val="•"/>
      <w:lvlJc w:val="left"/>
      <w:pPr>
        <w:tabs>
          <w:tab w:val="num" w:pos="5040"/>
        </w:tabs>
        <w:ind w:left="5040" w:hanging="360"/>
      </w:pPr>
      <w:rPr>
        <w:rFonts w:ascii="Times" w:hAnsi="Times" w:hint="default"/>
      </w:rPr>
    </w:lvl>
    <w:lvl w:ilvl="7" w:tplc="90546182" w:tentative="1">
      <w:start w:val="1"/>
      <w:numFmt w:val="bullet"/>
      <w:lvlText w:val="•"/>
      <w:lvlJc w:val="left"/>
      <w:pPr>
        <w:tabs>
          <w:tab w:val="num" w:pos="5760"/>
        </w:tabs>
        <w:ind w:left="5760" w:hanging="360"/>
      </w:pPr>
      <w:rPr>
        <w:rFonts w:ascii="Times" w:hAnsi="Times" w:hint="default"/>
      </w:rPr>
    </w:lvl>
    <w:lvl w:ilvl="8" w:tplc="55A4F47A" w:tentative="1">
      <w:start w:val="1"/>
      <w:numFmt w:val="bullet"/>
      <w:lvlText w:val="•"/>
      <w:lvlJc w:val="left"/>
      <w:pPr>
        <w:tabs>
          <w:tab w:val="num" w:pos="6480"/>
        </w:tabs>
        <w:ind w:left="6480" w:hanging="360"/>
      </w:pPr>
      <w:rPr>
        <w:rFonts w:ascii="Times" w:hAnsi="Times" w:hint="default"/>
      </w:rPr>
    </w:lvl>
  </w:abstractNum>
  <w:abstractNum w:abstractNumId="29">
    <w:nsid w:val="565B1E81"/>
    <w:multiLevelType w:val="hybridMultilevel"/>
    <w:tmpl w:val="F304A636"/>
    <w:lvl w:ilvl="0" w:tplc="E76CB4B2">
      <w:start w:val="1"/>
      <w:numFmt w:val="bullet"/>
      <w:lvlText w:val="•"/>
      <w:lvlJc w:val="left"/>
      <w:pPr>
        <w:tabs>
          <w:tab w:val="num" w:pos="720"/>
        </w:tabs>
        <w:ind w:left="720" w:hanging="360"/>
      </w:pPr>
      <w:rPr>
        <w:rFonts w:ascii="Times" w:hAnsi="Times" w:hint="default"/>
      </w:rPr>
    </w:lvl>
    <w:lvl w:ilvl="1" w:tplc="907430BC">
      <w:start w:val="1"/>
      <w:numFmt w:val="bullet"/>
      <w:lvlText w:val="•"/>
      <w:lvlJc w:val="left"/>
      <w:pPr>
        <w:tabs>
          <w:tab w:val="num" w:pos="1440"/>
        </w:tabs>
        <w:ind w:left="1440" w:hanging="360"/>
      </w:pPr>
      <w:rPr>
        <w:rFonts w:ascii="Times" w:hAnsi="Times" w:hint="default"/>
      </w:rPr>
    </w:lvl>
    <w:lvl w:ilvl="2" w:tplc="F0A449FE" w:tentative="1">
      <w:start w:val="1"/>
      <w:numFmt w:val="bullet"/>
      <w:lvlText w:val="•"/>
      <w:lvlJc w:val="left"/>
      <w:pPr>
        <w:tabs>
          <w:tab w:val="num" w:pos="2160"/>
        </w:tabs>
        <w:ind w:left="2160" w:hanging="360"/>
      </w:pPr>
      <w:rPr>
        <w:rFonts w:ascii="Times" w:hAnsi="Times" w:hint="default"/>
      </w:rPr>
    </w:lvl>
    <w:lvl w:ilvl="3" w:tplc="299A5FDC" w:tentative="1">
      <w:start w:val="1"/>
      <w:numFmt w:val="bullet"/>
      <w:lvlText w:val="•"/>
      <w:lvlJc w:val="left"/>
      <w:pPr>
        <w:tabs>
          <w:tab w:val="num" w:pos="2880"/>
        </w:tabs>
        <w:ind w:left="2880" w:hanging="360"/>
      </w:pPr>
      <w:rPr>
        <w:rFonts w:ascii="Times" w:hAnsi="Times" w:hint="default"/>
      </w:rPr>
    </w:lvl>
    <w:lvl w:ilvl="4" w:tplc="ED429BB8" w:tentative="1">
      <w:start w:val="1"/>
      <w:numFmt w:val="bullet"/>
      <w:lvlText w:val="•"/>
      <w:lvlJc w:val="left"/>
      <w:pPr>
        <w:tabs>
          <w:tab w:val="num" w:pos="3600"/>
        </w:tabs>
        <w:ind w:left="3600" w:hanging="360"/>
      </w:pPr>
      <w:rPr>
        <w:rFonts w:ascii="Times" w:hAnsi="Times" w:hint="default"/>
      </w:rPr>
    </w:lvl>
    <w:lvl w:ilvl="5" w:tplc="6B2E2A76" w:tentative="1">
      <w:start w:val="1"/>
      <w:numFmt w:val="bullet"/>
      <w:lvlText w:val="•"/>
      <w:lvlJc w:val="left"/>
      <w:pPr>
        <w:tabs>
          <w:tab w:val="num" w:pos="4320"/>
        </w:tabs>
        <w:ind w:left="4320" w:hanging="360"/>
      </w:pPr>
      <w:rPr>
        <w:rFonts w:ascii="Times" w:hAnsi="Times" w:hint="default"/>
      </w:rPr>
    </w:lvl>
    <w:lvl w:ilvl="6" w:tplc="619ADEF4" w:tentative="1">
      <w:start w:val="1"/>
      <w:numFmt w:val="bullet"/>
      <w:lvlText w:val="•"/>
      <w:lvlJc w:val="left"/>
      <w:pPr>
        <w:tabs>
          <w:tab w:val="num" w:pos="5040"/>
        </w:tabs>
        <w:ind w:left="5040" w:hanging="360"/>
      </w:pPr>
      <w:rPr>
        <w:rFonts w:ascii="Times" w:hAnsi="Times" w:hint="default"/>
      </w:rPr>
    </w:lvl>
    <w:lvl w:ilvl="7" w:tplc="F6187970" w:tentative="1">
      <w:start w:val="1"/>
      <w:numFmt w:val="bullet"/>
      <w:lvlText w:val="•"/>
      <w:lvlJc w:val="left"/>
      <w:pPr>
        <w:tabs>
          <w:tab w:val="num" w:pos="5760"/>
        </w:tabs>
        <w:ind w:left="5760" w:hanging="360"/>
      </w:pPr>
      <w:rPr>
        <w:rFonts w:ascii="Times" w:hAnsi="Times" w:hint="default"/>
      </w:rPr>
    </w:lvl>
    <w:lvl w:ilvl="8" w:tplc="26E0C5A2" w:tentative="1">
      <w:start w:val="1"/>
      <w:numFmt w:val="bullet"/>
      <w:lvlText w:val="•"/>
      <w:lvlJc w:val="left"/>
      <w:pPr>
        <w:tabs>
          <w:tab w:val="num" w:pos="6480"/>
        </w:tabs>
        <w:ind w:left="6480" w:hanging="360"/>
      </w:pPr>
      <w:rPr>
        <w:rFonts w:ascii="Times" w:hAnsi="Times" w:hint="default"/>
      </w:rPr>
    </w:lvl>
  </w:abstractNum>
  <w:abstractNum w:abstractNumId="30">
    <w:nsid w:val="64450483"/>
    <w:multiLevelType w:val="hybridMultilevel"/>
    <w:tmpl w:val="B01499BE"/>
    <w:lvl w:ilvl="0" w:tplc="A2922F6E">
      <w:start w:val="1"/>
      <w:numFmt w:val="bullet"/>
      <w:lvlText w:val="•"/>
      <w:lvlJc w:val="left"/>
      <w:pPr>
        <w:tabs>
          <w:tab w:val="num" w:pos="720"/>
        </w:tabs>
        <w:ind w:left="720" w:hanging="360"/>
      </w:pPr>
      <w:rPr>
        <w:rFonts w:ascii="Times" w:hAnsi="Times" w:hint="default"/>
      </w:rPr>
    </w:lvl>
    <w:lvl w:ilvl="1" w:tplc="14045E6E" w:tentative="1">
      <w:start w:val="1"/>
      <w:numFmt w:val="bullet"/>
      <w:lvlText w:val="•"/>
      <w:lvlJc w:val="left"/>
      <w:pPr>
        <w:tabs>
          <w:tab w:val="num" w:pos="1440"/>
        </w:tabs>
        <w:ind w:left="1440" w:hanging="360"/>
      </w:pPr>
      <w:rPr>
        <w:rFonts w:ascii="Times" w:hAnsi="Times" w:hint="default"/>
      </w:rPr>
    </w:lvl>
    <w:lvl w:ilvl="2" w:tplc="2FE26FF0" w:tentative="1">
      <w:start w:val="1"/>
      <w:numFmt w:val="bullet"/>
      <w:lvlText w:val="•"/>
      <w:lvlJc w:val="left"/>
      <w:pPr>
        <w:tabs>
          <w:tab w:val="num" w:pos="2160"/>
        </w:tabs>
        <w:ind w:left="2160" w:hanging="360"/>
      </w:pPr>
      <w:rPr>
        <w:rFonts w:ascii="Times" w:hAnsi="Times" w:hint="default"/>
      </w:rPr>
    </w:lvl>
    <w:lvl w:ilvl="3" w:tplc="C84459C6" w:tentative="1">
      <w:start w:val="1"/>
      <w:numFmt w:val="bullet"/>
      <w:lvlText w:val="•"/>
      <w:lvlJc w:val="left"/>
      <w:pPr>
        <w:tabs>
          <w:tab w:val="num" w:pos="2880"/>
        </w:tabs>
        <w:ind w:left="2880" w:hanging="360"/>
      </w:pPr>
      <w:rPr>
        <w:rFonts w:ascii="Times" w:hAnsi="Times" w:hint="default"/>
      </w:rPr>
    </w:lvl>
    <w:lvl w:ilvl="4" w:tplc="80689D48" w:tentative="1">
      <w:start w:val="1"/>
      <w:numFmt w:val="bullet"/>
      <w:lvlText w:val="•"/>
      <w:lvlJc w:val="left"/>
      <w:pPr>
        <w:tabs>
          <w:tab w:val="num" w:pos="3600"/>
        </w:tabs>
        <w:ind w:left="3600" w:hanging="360"/>
      </w:pPr>
      <w:rPr>
        <w:rFonts w:ascii="Times" w:hAnsi="Times" w:hint="default"/>
      </w:rPr>
    </w:lvl>
    <w:lvl w:ilvl="5" w:tplc="84AAFF42" w:tentative="1">
      <w:start w:val="1"/>
      <w:numFmt w:val="bullet"/>
      <w:lvlText w:val="•"/>
      <w:lvlJc w:val="left"/>
      <w:pPr>
        <w:tabs>
          <w:tab w:val="num" w:pos="4320"/>
        </w:tabs>
        <w:ind w:left="4320" w:hanging="360"/>
      </w:pPr>
      <w:rPr>
        <w:rFonts w:ascii="Times" w:hAnsi="Times" w:hint="default"/>
      </w:rPr>
    </w:lvl>
    <w:lvl w:ilvl="6" w:tplc="4BBE4CD0" w:tentative="1">
      <w:start w:val="1"/>
      <w:numFmt w:val="bullet"/>
      <w:lvlText w:val="•"/>
      <w:lvlJc w:val="left"/>
      <w:pPr>
        <w:tabs>
          <w:tab w:val="num" w:pos="5040"/>
        </w:tabs>
        <w:ind w:left="5040" w:hanging="360"/>
      </w:pPr>
      <w:rPr>
        <w:rFonts w:ascii="Times" w:hAnsi="Times" w:hint="default"/>
      </w:rPr>
    </w:lvl>
    <w:lvl w:ilvl="7" w:tplc="471A2B68" w:tentative="1">
      <w:start w:val="1"/>
      <w:numFmt w:val="bullet"/>
      <w:lvlText w:val="•"/>
      <w:lvlJc w:val="left"/>
      <w:pPr>
        <w:tabs>
          <w:tab w:val="num" w:pos="5760"/>
        </w:tabs>
        <w:ind w:left="5760" w:hanging="360"/>
      </w:pPr>
      <w:rPr>
        <w:rFonts w:ascii="Times" w:hAnsi="Times" w:hint="default"/>
      </w:rPr>
    </w:lvl>
    <w:lvl w:ilvl="8" w:tplc="846A4F06" w:tentative="1">
      <w:start w:val="1"/>
      <w:numFmt w:val="bullet"/>
      <w:lvlText w:val="•"/>
      <w:lvlJc w:val="left"/>
      <w:pPr>
        <w:tabs>
          <w:tab w:val="num" w:pos="6480"/>
        </w:tabs>
        <w:ind w:left="6480" w:hanging="360"/>
      </w:pPr>
      <w:rPr>
        <w:rFonts w:ascii="Times" w:hAnsi="Times" w:hint="default"/>
      </w:rPr>
    </w:lvl>
  </w:abstractNum>
  <w:abstractNum w:abstractNumId="31">
    <w:nsid w:val="6BB6046C"/>
    <w:multiLevelType w:val="hybridMultilevel"/>
    <w:tmpl w:val="8F449D08"/>
    <w:lvl w:ilvl="0" w:tplc="D5409346">
      <w:start w:val="1"/>
      <w:numFmt w:val="bullet"/>
      <w:lvlText w:val="•"/>
      <w:lvlJc w:val="left"/>
      <w:pPr>
        <w:tabs>
          <w:tab w:val="num" w:pos="720"/>
        </w:tabs>
        <w:ind w:left="720" w:hanging="360"/>
      </w:pPr>
      <w:rPr>
        <w:rFonts w:ascii="Times" w:hAnsi="Times" w:hint="default"/>
      </w:rPr>
    </w:lvl>
    <w:lvl w:ilvl="1" w:tplc="7C44B672" w:tentative="1">
      <w:start w:val="1"/>
      <w:numFmt w:val="bullet"/>
      <w:lvlText w:val="•"/>
      <w:lvlJc w:val="left"/>
      <w:pPr>
        <w:tabs>
          <w:tab w:val="num" w:pos="1440"/>
        </w:tabs>
        <w:ind w:left="1440" w:hanging="360"/>
      </w:pPr>
      <w:rPr>
        <w:rFonts w:ascii="Times" w:hAnsi="Times" w:hint="default"/>
      </w:rPr>
    </w:lvl>
    <w:lvl w:ilvl="2" w:tplc="ADC60A6C" w:tentative="1">
      <w:start w:val="1"/>
      <w:numFmt w:val="bullet"/>
      <w:lvlText w:val="•"/>
      <w:lvlJc w:val="left"/>
      <w:pPr>
        <w:tabs>
          <w:tab w:val="num" w:pos="2160"/>
        </w:tabs>
        <w:ind w:left="2160" w:hanging="360"/>
      </w:pPr>
      <w:rPr>
        <w:rFonts w:ascii="Times" w:hAnsi="Times" w:hint="default"/>
      </w:rPr>
    </w:lvl>
    <w:lvl w:ilvl="3" w:tplc="31FA9D88" w:tentative="1">
      <w:start w:val="1"/>
      <w:numFmt w:val="bullet"/>
      <w:lvlText w:val="•"/>
      <w:lvlJc w:val="left"/>
      <w:pPr>
        <w:tabs>
          <w:tab w:val="num" w:pos="2880"/>
        </w:tabs>
        <w:ind w:left="2880" w:hanging="360"/>
      </w:pPr>
      <w:rPr>
        <w:rFonts w:ascii="Times" w:hAnsi="Times" w:hint="default"/>
      </w:rPr>
    </w:lvl>
    <w:lvl w:ilvl="4" w:tplc="E020BF52" w:tentative="1">
      <w:start w:val="1"/>
      <w:numFmt w:val="bullet"/>
      <w:lvlText w:val="•"/>
      <w:lvlJc w:val="left"/>
      <w:pPr>
        <w:tabs>
          <w:tab w:val="num" w:pos="3600"/>
        </w:tabs>
        <w:ind w:left="3600" w:hanging="360"/>
      </w:pPr>
      <w:rPr>
        <w:rFonts w:ascii="Times" w:hAnsi="Times" w:hint="default"/>
      </w:rPr>
    </w:lvl>
    <w:lvl w:ilvl="5" w:tplc="2DE28A1E" w:tentative="1">
      <w:start w:val="1"/>
      <w:numFmt w:val="bullet"/>
      <w:lvlText w:val="•"/>
      <w:lvlJc w:val="left"/>
      <w:pPr>
        <w:tabs>
          <w:tab w:val="num" w:pos="4320"/>
        </w:tabs>
        <w:ind w:left="4320" w:hanging="360"/>
      </w:pPr>
      <w:rPr>
        <w:rFonts w:ascii="Times" w:hAnsi="Times" w:hint="default"/>
      </w:rPr>
    </w:lvl>
    <w:lvl w:ilvl="6" w:tplc="2DF2EFA6" w:tentative="1">
      <w:start w:val="1"/>
      <w:numFmt w:val="bullet"/>
      <w:lvlText w:val="•"/>
      <w:lvlJc w:val="left"/>
      <w:pPr>
        <w:tabs>
          <w:tab w:val="num" w:pos="5040"/>
        </w:tabs>
        <w:ind w:left="5040" w:hanging="360"/>
      </w:pPr>
      <w:rPr>
        <w:rFonts w:ascii="Times" w:hAnsi="Times" w:hint="default"/>
      </w:rPr>
    </w:lvl>
    <w:lvl w:ilvl="7" w:tplc="3F167B28" w:tentative="1">
      <w:start w:val="1"/>
      <w:numFmt w:val="bullet"/>
      <w:lvlText w:val="•"/>
      <w:lvlJc w:val="left"/>
      <w:pPr>
        <w:tabs>
          <w:tab w:val="num" w:pos="5760"/>
        </w:tabs>
        <w:ind w:left="5760" w:hanging="360"/>
      </w:pPr>
      <w:rPr>
        <w:rFonts w:ascii="Times" w:hAnsi="Times" w:hint="default"/>
      </w:rPr>
    </w:lvl>
    <w:lvl w:ilvl="8" w:tplc="13ACFC3C" w:tentative="1">
      <w:start w:val="1"/>
      <w:numFmt w:val="bullet"/>
      <w:lvlText w:val="•"/>
      <w:lvlJc w:val="left"/>
      <w:pPr>
        <w:tabs>
          <w:tab w:val="num" w:pos="6480"/>
        </w:tabs>
        <w:ind w:left="6480" w:hanging="360"/>
      </w:pPr>
      <w:rPr>
        <w:rFonts w:ascii="Times" w:hAnsi="Times" w:hint="default"/>
      </w:rPr>
    </w:lvl>
  </w:abstractNum>
  <w:abstractNum w:abstractNumId="32">
    <w:nsid w:val="6DC31724"/>
    <w:multiLevelType w:val="hybridMultilevel"/>
    <w:tmpl w:val="0FF46822"/>
    <w:lvl w:ilvl="0" w:tplc="5CCC8FE6">
      <w:start w:val="1"/>
      <w:numFmt w:val="bullet"/>
      <w:lvlText w:val="•"/>
      <w:lvlJc w:val="left"/>
      <w:pPr>
        <w:tabs>
          <w:tab w:val="num" w:pos="720"/>
        </w:tabs>
        <w:ind w:left="720" w:hanging="360"/>
      </w:pPr>
      <w:rPr>
        <w:rFonts w:ascii="Times" w:hAnsi="Times" w:hint="default"/>
      </w:rPr>
    </w:lvl>
    <w:lvl w:ilvl="1" w:tplc="E8A48B76" w:tentative="1">
      <w:start w:val="1"/>
      <w:numFmt w:val="bullet"/>
      <w:lvlText w:val="•"/>
      <w:lvlJc w:val="left"/>
      <w:pPr>
        <w:tabs>
          <w:tab w:val="num" w:pos="1440"/>
        </w:tabs>
        <w:ind w:left="1440" w:hanging="360"/>
      </w:pPr>
      <w:rPr>
        <w:rFonts w:ascii="Times" w:hAnsi="Times" w:hint="default"/>
      </w:rPr>
    </w:lvl>
    <w:lvl w:ilvl="2" w:tplc="8E586CDA" w:tentative="1">
      <w:start w:val="1"/>
      <w:numFmt w:val="bullet"/>
      <w:lvlText w:val="•"/>
      <w:lvlJc w:val="left"/>
      <w:pPr>
        <w:tabs>
          <w:tab w:val="num" w:pos="2160"/>
        </w:tabs>
        <w:ind w:left="2160" w:hanging="360"/>
      </w:pPr>
      <w:rPr>
        <w:rFonts w:ascii="Times" w:hAnsi="Times" w:hint="default"/>
      </w:rPr>
    </w:lvl>
    <w:lvl w:ilvl="3" w:tplc="58EA8652" w:tentative="1">
      <w:start w:val="1"/>
      <w:numFmt w:val="bullet"/>
      <w:lvlText w:val="•"/>
      <w:lvlJc w:val="left"/>
      <w:pPr>
        <w:tabs>
          <w:tab w:val="num" w:pos="2880"/>
        </w:tabs>
        <w:ind w:left="2880" w:hanging="360"/>
      </w:pPr>
      <w:rPr>
        <w:rFonts w:ascii="Times" w:hAnsi="Times" w:hint="default"/>
      </w:rPr>
    </w:lvl>
    <w:lvl w:ilvl="4" w:tplc="893AF7CC" w:tentative="1">
      <w:start w:val="1"/>
      <w:numFmt w:val="bullet"/>
      <w:lvlText w:val="•"/>
      <w:lvlJc w:val="left"/>
      <w:pPr>
        <w:tabs>
          <w:tab w:val="num" w:pos="3600"/>
        </w:tabs>
        <w:ind w:left="3600" w:hanging="360"/>
      </w:pPr>
      <w:rPr>
        <w:rFonts w:ascii="Times" w:hAnsi="Times" w:hint="default"/>
      </w:rPr>
    </w:lvl>
    <w:lvl w:ilvl="5" w:tplc="E6F609BE" w:tentative="1">
      <w:start w:val="1"/>
      <w:numFmt w:val="bullet"/>
      <w:lvlText w:val="•"/>
      <w:lvlJc w:val="left"/>
      <w:pPr>
        <w:tabs>
          <w:tab w:val="num" w:pos="4320"/>
        </w:tabs>
        <w:ind w:left="4320" w:hanging="360"/>
      </w:pPr>
      <w:rPr>
        <w:rFonts w:ascii="Times" w:hAnsi="Times" w:hint="default"/>
      </w:rPr>
    </w:lvl>
    <w:lvl w:ilvl="6" w:tplc="1B328CD4" w:tentative="1">
      <w:start w:val="1"/>
      <w:numFmt w:val="bullet"/>
      <w:lvlText w:val="•"/>
      <w:lvlJc w:val="left"/>
      <w:pPr>
        <w:tabs>
          <w:tab w:val="num" w:pos="5040"/>
        </w:tabs>
        <w:ind w:left="5040" w:hanging="360"/>
      </w:pPr>
      <w:rPr>
        <w:rFonts w:ascii="Times" w:hAnsi="Times" w:hint="default"/>
      </w:rPr>
    </w:lvl>
    <w:lvl w:ilvl="7" w:tplc="45FA011A" w:tentative="1">
      <w:start w:val="1"/>
      <w:numFmt w:val="bullet"/>
      <w:lvlText w:val="•"/>
      <w:lvlJc w:val="left"/>
      <w:pPr>
        <w:tabs>
          <w:tab w:val="num" w:pos="5760"/>
        </w:tabs>
        <w:ind w:left="5760" w:hanging="360"/>
      </w:pPr>
      <w:rPr>
        <w:rFonts w:ascii="Times" w:hAnsi="Times" w:hint="default"/>
      </w:rPr>
    </w:lvl>
    <w:lvl w:ilvl="8" w:tplc="B064A0D6" w:tentative="1">
      <w:start w:val="1"/>
      <w:numFmt w:val="bullet"/>
      <w:lvlText w:val="•"/>
      <w:lvlJc w:val="left"/>
      <w:pPr>
        <w:tabs>
          <w:tab w:val="num" w:pos="6480"/>
        </w:tabs>
        <w:ind w:left="6480" w:hanging="360"/>
      </w:pPr>
      <w:rPr>
        <w:rFonts w:ascii="Times" w:hAnsi="Times" w:hint="default"/>
      </w:rPr>
    </w:lvl>
  </w:abstractNum>
  <w:abstractNum w:abstractNumId="33">
    <w:nsid w:val="71D1205F"/>
    <w:multiLevelType w:val="hybridMultilevel"/>
    <w:tmpl w:val="375ACA00"/>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4">
    <w:nsid w:val="72C079B5"/>
    <w:multiLevelType w:val="hybridMultilevel"/>
    <w:tmpl w:val="E5C670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nsid w:val="74140266"/>
    <w:multiLevelType w:val="hybridMultilevel"/>
    <w:tmpl w:val="7D9A0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D30CB1"/>
    <w:multiLevelType w:val="hybridMultilevel"/>
    <w:tmpl w:val="1E9CA78E"/>
    <w:lvl w:ilvl="0" w:tplc="86BC4F72">
      <w:start w:val="1"/>
      <w:numFmt w:val="bullet"/>
      <w:lvlText w:val="•"/>
      <w:lvlJc w:val="left"/>
      <w:pPr>
        <w:tabs>
          <w:tab w:val="num" w:pos="720"/>
        </w:tabs>
        <w:ind w:left="720" w:hanging="360"/>
      </w:pPr>
      <w:rPr>
        <w:rFonts w:ascii="Times" w:hAnsi="Times" w:hint="default"/>
      </w:rPr>
    </w:lvl>
    <w:lvl w:ilvl="1" w:tplc="31607DE0" w:tentative="1">
      <w:start w:val="1"/>
      <w:numFmt w:val="bullet"/>
      <w:lvlText w:val="•"/>
      <w:lvlJc w:val="left"/>
      <w:pPr>
        <w:tabs>
          <w:tab w:val="num" w:pos="1440"/>
        </w:tabs>
        <w:ind w:left="1440" w:hanging="360"/>
      </w:pPr>
      <w:rPr>
        <w:rFonts w:ascii="Times" w:hAnsi="Times" w:hint="default"/>
      </w:rPr>
    </w:lvl>
    <w:lvl w:ilvl="2" w:tplc="5E2C4B8E" w:tentative="1">
      <w:start w:val="1"/>
      <w:numFmt w:val="bullet"/>
      <w:lvlText w:val="•"/>
      <w:lvlJc w:val="left"/>
      <w:pPr>
        <w:tabs>
          <w:tab w:val="num" w:pos="2160"/>
        </w:tabs>
        <w:ind w:left="2160" w:hanging="360"/>
      </w:pPr>
      <w:rPr>
        <w:rFonts w:ascii="Times" w:hAnsi="Times" w:hint="default"/>
      </w:rPr>
    </w:lvl>
    <w:lvl w:ilvl="3" w:tplc="F9F244A6" w:tentative="1">
      <w:start w:val="1"/>
      <w:numFmt w:val="bullet"/>
      <w:lvlText w:val="•"/>
      <w:lvlJc w:val="left"/>
      <w:pPr>
        <w:tabs>
          <w:tab w:val="num" w:pos="2880"/>
        </w:tabs>
        <w:ind w:left="2880" w:hanging="360"/>
      </w:pPr>
      <w:rPr>
        <w:rFonts w:ascii="Times" w:hAnsi="Times" w:hint="default"/>
      </w:rPr>
    </w:lvl>
    <w:lvl w:ilvl="4" w:tplc="E9A4C6F0" w:tentative="1">
      <w:start w:val="1"/>
      <w:numFmt w:val="bullet"/>
      <w:lvlText w:val="•"/>
      <w:lvlJc w:val="left"/>
      <w:pPr>
        <w:tabs>
          <w:tab w:val="num" w:pos="3600"/>
        </w:tabs>
        <w:ind w:left="3600" w:hanging="360"/>
      </w:pPr>
      <w:rPr>
        <w:rFonts w:ascii="Times" w:hAnsi="Times" w:hint="default"/>
      </w:rPr>
    </w:lvl>
    <w:lvl w:ilvl="5" w:tplc="6F8825E8" w:tentative="1">
      <w:start w:val="1"/>
      <w:numFmt w:val="bullet"/>
      <w:lvlText w:val="•"/>
      <w:lvlJc w:val="left"/>
      <w:pPr>
        <w:tabs>
          <w:tab w:val="num" w:pos="4320"/>
        </w:tabs>
        <w:ind w:left="4320" w:hanging="360"/>
      </w:pPr>
      <w:rPr>
        <w:rFonts w:ascii="Times" w:hAnsi="Times" w:hint="default"/>
      </w:rPr>
    </w:lvl>
    <w:lvl w:ilvl="6" w:tplc="87B255FC" w:tentative="1">
      <w:start w:val="1"/>
      <w:numFmt w:val="bullet"/>
      <w:lvlText w:val="•"/>
      <w:lvlJc w:val="left"/>
      <w:pPr>
        <w:tabs>
          <w:tab w:val="num" w:pos="5040"/>
        </w:tabs>
        <w:ind w:left="5040" w:hanging="360"/>
      </w:pPr>
      <w:rPr>
        <w:rFonts w:ascii="Times" w:hAnsi="Times" w:hint="default"/>
      </w:rPr>
    </w:lvl>
    <w:lvl w:ilvl="7" w:tplc="01E063FC" w:tentative="1">
      <w:start w:val="1"/>
      <w:numFmt w:val="bullet"/>
      <w:lvlText w:val="•"/>
      <w:lvlJc w:val="left"/>
      <w:pPr>
        <w:tabs>
          <w:tab w:val="num" w:pos="5760"/>
        </w:tabs>
        <w:ind w:left="5760" w:hanging="360"/>
      </w:pPr>
      <w:rPr>
        <w:rFonts w:ascii="Times" w:hAnsi="Times" w:hint="default"/>
      </w:rPr>
    </w:lvl>
    <w:lvl w:ilvl="8" w:tplc="3A6CC128" w:tentative="1">
      <w:start w:val="1"/>
      <w:numFmt w:val="bullet"/>
      <w:lvlText w:val="•"/>
      <w:lvlJc w:val="left"/>
      <w:pPr>
        <w:tabs>
          <w:tab w:val="num" w:pos="6480"/>
        </w:tabs>
        <w:ind w:left="6480" w:hanging="360"/>
      </w:pPr>
      <w:rPr>
        <w:rFonts w:ascii="Times" w:hAnsi="Times" w:hint="default"/>
      </w:rPr>
    </w:lvl>
  </w:abstractNum>
  <w:abstractNum w:abstractNumId="37">
    <w:nsid w:val="77DD2AFD"/>
    <w:multiLevelType w:val="hybridMultilevel"/>
    <w:tmpl w:val="5A1C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11862"/>
    <w:multiLevelType w:val="hybridMultilevel"/>
    <w:tmpl w:val="3FE2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B41EB"/>
    <w:multiLevelType w:val="hybridMultilevel"/>
    <w:tmpl w:val="37A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A23E1"/>
    <w:multiLevelType w:val="hybridMultilevel"/>
    <w:tmpl w:val="4C6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E22948"/>
    <w:multiLevelType w:val="hybridMultilevel"/>
    <w:tmpl w:val="E2709BE8"/>
    <w:lvl w:ilvl="0" w:tplc="A1745896">
      <w:start w:val="1"/>
      <w:numFmt w:val="bullet"/>
      <w:lvlText w:val="•"/>
      <w:lvlJc w:val="left"/>
      <w:pPr>
        <w:tabs>
          <w:tab w:val="num" w:pos="720"/>
        </w:tabs>
        <w:ind w:left="720" w:hanging="360"/>
      </w:pPr>
      <w:rPr>
        <w:rFonts w:ascii="Times" w:hAnsi="Times" w:hint="default"/>
      </w:rPr>
    </w:lvl>
    <w:lvl w:ilvl="1" w:tplc="CB52822A">
      <w:start w:val="137"/>
      <w:numFmt w:val="bullet"/>
      <w:lvlText w:val="•"/>
      <w:lvlJc w:val="left"/>
      <w:pPr>
        <w:tabs>
          <w:tab w:val="num" w:pos="1440"/>
        </w:tabs>
        <w:ind w:left="1440" w:hanging="360"/>
      </w:pPr>
      <w:rPr>
        <w:rFonts w:ascii="Times" w:hAnsi="Times" w:hint="default"/>
      </w:rPr>
    </w:lvl>
    <w:lvl w:ilvl="2" w:tplc="1F1CE0D6" w:tentative="1">
      <w:start w:val="1"/>
      <w:numFmt w:val="bullet"/>
      <w:lvlText w:val="•"/>
      <w:lvlJc w:val="left"/>
      <w:pPr>
        <w:tabs>
          <w:tab w:val="num" w:pos="2160"/>
        </w:tabs>
        <w:ind w:left="2160" w:hanging="360"/>
      </w:pPr>
      <w:rPr>
        <w:rFonts w:ascii="Times" w:hAnsi="Times" w:hint="default"/>
      </w:rPr>
    </w:lvl>
    <w:lvl w:ilvl="3" w:tplc="ECDC4ACA" w:tentative="1">
      <w:start w:val="1"/>
      <w:numFmt w:val="bullet"/>
      <w:lvlText w:val="•"/>
      <w:lvlJc w:val="left"/>
      <w:pPr>
        <w:tabs>
          <w:tab w:val="num" w:pos="2880"/>
        </w:tabs>
        <w:ind w:left="2880" w:hanging="360"/>
      </w:pPr>
      <w:rPr>
        <w:rFonts w:ascii="Times" w:hAnsi="Times" w:hint="default"/>
      </w:rPr>
    </w:lvl>
    <w:lvl w:ilvl="4" w:tplc="9688810C" w:tentative="1">
      <w:start w:val="1"/>
      <w:numFmt w:val="bullet"/>
      <w:lvlText w:val="•"/>
      <w:lvlJc w:val="left"/>
      <w:pPr>
        <w:tabs>
          <w:tab w:val="num" w:pos="3600"/>
        </w:tabs>
        <w:ind w:left="3600" w:hanging="360"/>
      </w:pPr>
      <w:rPr>
        <w:rFonts w:ascii="Times" w:hAnsi="Times" w:hint="default"/>
      </w:rPr>
    </w:lvl>
    <w:lvl w:ilvl="5" w:tplc="17266254" w:tentative="1">
      <w:start w:val="1"/>
      <w:numFmt w:val="bullet"/>
      <w:lvlText w:val="•"/>
      <w:lvlJc w:val="left"/>
      <w:pPr>
        <w:tabs>
          <w:tab w:val="num" w:pos="4320"/>
        </w:tabs>
        <w:ind w:left="4320" w:hanging="360"/>
      </w:pPr>
      <w:rPr>
        <w:rFonts w:ascii="Times" w:hAnsi="Times" w:hint="default"/>
      </w:rPr>
    </w:lvl>
    <w:lvl w:ilvl="6" w:tplc="8DD812CA" w:tentative="1">
      <w:start w:val="1"/>
      <w:numFmt w:val="bullet"/>
      <w:lvlText w:val="•"/>
      <w:lvlJc w:val="left"/>
      <w:pPr>
        <w:tabs>
          <w:tab w:val="num" w:pos="5040"/>
        </w:tabs>
        <w:ind w:left="5040" w:hanging="360"/>
      </w:pPr>
      <w:rPr>
        <w:rFonts w:ascii="Times" w:hAnsi="Times" w:hint="default"/>
      </w:rPr>
    </w:lvl>
    <w:lvl w:ilvl="7" w:tplc="0BDEC86E" w:tentative="1">
      <w:start w:val="1"/>
      <w:numFmt w:val="bullet"/>
      <w:lvlText w:val="•"/>
      <w:lvlJc w:val="left"/>
      <w:pPr>
        <w:tabs>
          <w:tab w:val="num" w:pos="5760"/>
        </w:tabs>
        <w:ind w:left="5760" w:hanging="360"/>
      </w:pPr>
      <w:rPr>
        <w:rFonts w:ascii="Times" w:hAnsi="Times" w:hint="default"/>
      </w:rPr>
    </w:lvl>
    <w:lvl w:ilvl="8" w:tplc="DCD47100" w:tentative="1">
      <w:start w:val="1"/>
      <w:numFmt w:val="bullet"/>
      <w:lvlText w:val="•"/>
      <w:lvlJc w:val="left"/>
      <w:pPr>
        <w:tabs>
          <w:tab w:val="num" w:pos="6480"/>
        </w:tabs>
        <w:ind w:left="6480" w:hanging="360"/>
      </w:pPr>
      <w:rPr>
        <w:rFonts w:ascii="Times" w:hAnsi="Time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17"/>
  </w:num>
  <w:num w:numId="13">
    <w:abstractNumId w:val="14"/>
  </w:num>
  <w:num w:numId="14">
    <w:abstractNumId w:val="34"/>
  </w:num>
  <w:num w:numId="15">
    <w:abstractNumId w:val="19"/>
  </w:num>
  <w:num w:numId="16">
    <w:abstractNumId w:val="38"/>
  </w:num>
  <w:num w:numId="17">
    <w:abstractNumId w:val="40"/>
  </w:num>
  <w:num w:numId="18">
    <w:abstractNumId w:val="39"/>
  </w:num>
  <w:num w:numId="19">
    <w:abstractNumId w:val="26"/>
  </w:num>
  <w:num w:numId="20">
    <w:abstractNumId w:val="29"/>
  </w:num>
  <w:num w:numId="21">
    <w:abstractNumId w:val="23"/>
  </w:num>
  <w:num w:numId="22">
    <w:abstractNumId w:val="15"/>
  </w:num>
  <w:num w:numId="23">
    <w:abstractNumId w:val="24"/>
  </w:num>
  <w:num w:numId="24">
    <w:abstractNumId w:val="0"/>
  </w:num>
  <w:num w:numId="25">
    <w:abstractNumId w:val="20"/>
  </w:num>
  <w:num w:numId="26">
    <w:abstractNumId w:val="25"/>
  </w:num>
  <w:num w:numId="27">
    <w:abstractNumId w:val="36"/>
  </w:num>
  <w:num w:numId="28">
    <w:abstractNumId w:val="18"/>
  </w:num>
  <w:num w:numId="29">
    <w:abstractNumId w:val="35"/>
  </w:num>
  <w:num w:numId="30">
    <w:abstractNumId w:val="13"/>
  </w:num>
  <w:num w:numId="31">
    <w:abstractNumId w:val="22"/>
  </w:num>
  <w:num w:numId="32">
    <w:abstractNumId w:val="11"/>
  </w:num>
  <w:num w:numId="33">
    <w:abstractNumId w:val="31"/>
  </w:num>
  <w:num w:numId="34">
    <w:abstractNumId w:val="21"/>
  </w:num>
  <w:num w:numId="35">
    <w:abstractNumId w:val="30"/>
  </w:num>
  <w:num w:numId="36">
    <w:abstractNumId w:val="32"/>
  </w:num>
  <w:num w:numId="37">
    <w:abstractNumId w:val="16"/>
  </w:num>
  <w:num w:numId="38">
    <w:abstractNumId w:val="33"/>
  </w:num>
  <w:num w:numId="39">
    <w:abstractNumId w:val="37"/>
  </w:num>
  <w:num w:numId="40">
    <w:abstractNumId w:val="28"/>
  </w:num>
  <w:num w:numId="41">
    <w:abstractNumId w:val="41"/>
  </w:num>
  <w:num w:numId="42">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y Roberts">
    <w15:presenceInfo w15:providerId="None" w15:userId="Guy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20"/>
  <w:doNotHyphenateCaps/>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72E"/>
    <w:rsid w:val="000354A1"/>
    <w:rsid w:val="0003754B"/>
    <w:rsid w:val="00043A6E"/>
    <w:rsid w:val="0005492D"/>
    <w:rsid w:val="00073164"/>
    <w:rsid w:val="0007504D"/>
    <w:rsid w:val="00082DA8"/>
    <w:rsid w:val="0008466E"/>
    <w:rsid w:val="00097AAD"/>
    <w:rsid w:val="000C0FB0"/>
    <w:rsid w:val="000C636E"/>
    <w:rsid w:val="000E15AE"/>
    <w:rsid w:val="000E1FDD"/>
    <w:rsid w:val="000E6C54"/>
    <w:rsid w:val="000F56DE"/>
    <w:rsid w:val="00112927"/>
    <w:rsid w:val="00113BBC"/>
    <w:rsid w:val="00130CCC"/>
    <w:rsid w:val="00143099"/>
    <w:rsid w:val="00144DD9"/>
    <w:rsid w:val="0015692A"/>
    <w:rsid w:val="00175D1D"/>
    <w:rsid w:val="00180B64"/>
    <w:rsid w:val="00181020"/>
    <w:rsid w:val="001A04D4"/>
    <w:rsid w:val="001A5B0B"/>
    <w:rsid w:val="001C1A21"/>
    <w:rsid w:val="001C34C4"/>
    <w:rsid w:val="001C4D44"/>
    <w:rsid w:val="001D4AFC"/>
    <w:rsid w:val="001E31B2"/>
    <w:rsid w:val="001F5F2E"/>
    <w:rsid w:val="00211FD3"/>
    <w:rsid w:val="00214C9D"/>
    <w:rsid w:val="002174F9"/>
    <w:rsid w:val="00220F99"/>
    <w:rsid w:val="002366BC"/>
    <w:rsid w:val="002527E7"/>
    <w:rsid w:val="0026174F"/>
    <w:rsid w:val="00293AAB"/>
    <w:rsid w:val="002963B1"/>
    <w:rsid w:val="0029790C"/>
    <w:rsid w:val="002A5BC3"/>
    <w:rsid w:val="002D2235"/>
    <w:rsid w:val="002D2741"/>
    <w:rsid w:val="002E165B"/>
    <w:rsid w:val="002E26BA"/>
    <w:rsid w:val="002F46A3"/>
    <w:rsid w:val="002F5717"/>
    <w:rsid w:val="002F7673"/>
    <w:rsid w:val="0030419E"/>
    <w:rsid w:val="003210A3"/>
    <w:rsid w:val="00321456"/>
    <w:rsid w:val="003318EA"/>
    <w:rsid w:val="00350386"/>
    <w:rsid w:val="003720BB"/>
    <w:rsid w:val="00373575"/>
    <w:rsid w:val="00375090"/>
    <w:rsid w:val="00385ED7"/>
    <w:rsid w:val="00393CC9"/>
    <w:rsid w:val="003A207A"/>
    <w:rsid w:val="003C0ADD"/>
    <w:rsid w:val="003C207E"/>
    <w:rsid w:val="003E2B9C"/>
    <w:rsid w:val="003E6B30"/>
    <w:rsid w:val="003F5BF6"/>
    <w:rsid w:val="003F7CE7"/>
    <w:rsid w:val="00401F6C"/>
    <w:rsid w:val="00417468"/>
    <w:rsid w:val="00423465"/>
    <w:rsid w:val="004250AC"/>
    <w:rsid w:val="004313FC"/>
    <w:rsid w:val="00434735"/>
    <w:rsid w:val="00435C40"/>
    <w:rsid w:val="00443131"/>
    <w:rsid w:val="00453E6D"/>
    <w:rsid w:val="00474FE1"/>
    <w:rsid w:val="004862E2"/>
    <w:rsid w:val="004902FD"/>
    <w:rsid w:val="0049277B"/>
    <w:rsid w:val="004A2283"/>
    <w:rsid w:val="004A6366"/>
    <w:rsid w:val="004A79A8"/>
    <w:rsid w:val="004B33B2"/>
    <w:rsid w:val="004B475A"/>
    <w:rsid w:val="004C5B17"/>
    <w:rsid w:val="004D1EE5"/>
    <w:rsid w:val="004D4202"/>
    <w:rsid w:val="004E1CA6"/>
    <w:rsid w:val="004E3EBB"/>
    <w:rsid w:val="004F39CE"/>
    <w:rsid w:val="00501B67"/>
    <w:rsid w:val="00510BED"/>
    <w:rsid w:val="00517E82"/>
    <w:rsid w:val="00566012"/>
    <w:rsid w:val="00575ABB"/>
    <w:rsid w:val="0059248B"/>
    <w:rsid w:val="005933EF"/>
    <w:rsid w:val="00597BF9"/>
    <w:rsid w:val="005A2B46"/>
    <w:rsid w:val="005B2D35"/>
    <w:rsid w:val="005C29F0"/>
    <w:rsid w:val="005C317C"/>
    <w:rsid w:val="006151C9"/>
    <w:rsid w:val="00621CBF"/>
    <w:rsid w:val="00642F6F"/>
    <w:rsid w:val="00646CF9"/>
    <w:rsid w:val="00660F58"/>
    <w:rsid w:val="0067464C"/>
    <w:rsid w:val="00694C9E"/>
    <w:rsid w:val="006965EE"/>
    <w:rsid w:val="0069750D"/>
    <w:rsid w:val="006A1C49"/>
    <w:rsid w:val="006B7B9D"/>
    <w:rsid w:val="006C4EB9"/>
    <w:rsid w:val="006E095A"/>
    <w:rsid w:val="006E6F87"/>
    <w:rsid w:val="006F0A75"/>
    <w:rsid w:val="006F1009"/>
    <w:rsid w:val="006F6C2A"/>
    <w:rsid w:val="0070008E"/>
    <w:rsid w:val="00701653"/>
    <w:rsid w:val="00744E6E"/>
    <w:rsid w:val="00746428"/>
    <w:rsid w:val="00756E57"/>
    <w:rsid w:val="00757D8B"/>
    <w:rsid w:val="0076658D"/>
    <w:rsid w:val="0076671B"/>
    <w:rsid w:val="007721CC"/>
    <w:rsid w:val="00781B49"/>
    <w:rsid w:val="00786899"/>
    <w:rsid w:val="007A0DE5"/>
    <w:rsid w:val="007A686D"/>
    <w:rsid w:val="007A711E"/>
    <w:rsid w:val="007B294A"/>
    <w:rsid w:val="007B73AF"/>
    <w:rsid w:val="007C6746"/>
    <w:rsid w:val="007E1403"/>
    <w:rsid w:val="007E35EC"/>
    <w:rsid w:val="00802674"/>
    <w:rsid w:val="00811355"/>
    <w:rsid w:val="00823BDA"/>
    <w:rsid w:val="008438D1"/>
    <w:rsid w:val="00846629"/>
    <w:rsid w:val="00854BBF"/>
    <w:rsid w:val="008563EC"/>
    <w:rsid w:val="00862E7B"/>
    <w:rsid w:val="008657B9"/>
    <w:rsid w:val="00866526"/>
    <w:rsid w:val="0087250A"/>
    <w:rsid w:val="00872C7D"/>
    <w:rsid w:val="00880EC9"/>
    <w:rsid w:val="00883EA0"/>
    <w:rsid w:val="00896195"/>
    <w:rsid w:val="00897DEE"/>
    <w:rsid w:val="008A033C"/>
    <w:rsid w:val="008A2FC4"/>
    <w:rsid w:val="008A6CB1"/>
    <w:rsid w:val="008D3FA1"/>
    <w:rsid w:val="008D5822"/>
    <w:rsid w:val="008D6353"/>
    <w:rsid w:val="008D6F67"/>
    <w:rsid w:val="008E298A"/>
    <w:rsid w:val="008F7718"/>
    <w:rsid w:val="00901AFA"/>
    <w:rsid w:val="00911230"/>
    <w:rsid w:val="00911F37"/>
    <w:rsid w:val="00921E95"/>
    <w:rsid w:val="00921EBD"/>
    <w:rsid w:val="009301EC"/>
    <w:rsid w:val="00937689"/>
    <w:rsid w:val="009464DD"/>
    <w:rsid w:val="0096383D"/>
    <w:rsid w:val="009640AF"/>
    <w:rsid w:val="009815AA"/>
    <w:rsid w:val="00997092"/>
    <w:rsid w:val="009C4D34"/>
    <w:rsid w:val="009C4EC5"/>
    <w:rsid w:val="009E24A1"/>
    <w:rsid w:val="009E35C8"/>
    <w:rsid w:val="009E5E83"/>
    <w:rsid w:val="009E62A3"/>
    <w:rsid w:val="009F292A"/>
    <w:rsid w:val="009F3561"/>
    <w:rsid w:val="00A01EFB"/>
    <w:rsid w:val="00A40042"/>
    <w:rsid w:val="00A436ED"/>
    <w:rsid w:val="00A564D7"/>
    <w:rsid w:val="00A56597"/>
    <w:rsid w:val="00A60056"/>
    <w:rsid w:val="00A61A25"/>
    <w:rsid w:val="00A637D1"/>
    <w:rsid w:val="00A65894"/>
    <w:rsid w:val="00A65D50"/>
    <w:rsid w:val="00A6602B"/>
    <w:rsid w:val="00A733CB"/>
    <w:rsid w:val="00A73E62"/>
    <w:rsid w:val="00A74911"/>
    <w:rsid w:val="00A82719"/>
    <w:rsid w:val="00A97C80"/>
    <w:rsid w:val="00AA4C9F"/>
    <w:rsid w:val="00AA5C88"/>
    <w:rsid w:val="00AA7333"/>
    <w:rsid w:val="00AA76BF"/>
    <w:rsid w:val="00AB0BBC"/>
    <w:rsid w:val="00AC4ECA"/>
    <w:rsid w:val="00AC6D80"/>
    <w:rsid w:val="00AC79F0"/>
    <w:rsid w:val="00AD325A"/>
    <w:rsid w:val="00AD6AA2"/>
    <w:rsid w:val="00AE72F9"/>
    <w:rsid w:val="00AE792E"/>
    <w:rsid w:val="00AF13CA"/>
    <w:rsid w:val="00B22E35"/>
    <w:rsid w:val="00B45043"/>
    <w:rsid w:val="00B51581"/>
    <w:rsid w:val="00B714B0"/>
    <w:rsid w:val="00B76DFA"/>
    <w:rsid w:val="00B7725F"/>
    <w:rsid w:val="00B77BA1"/>
    <w:rsid w:val="00B8076E"/>
    <w:rsid w:val="00B844D0"/>
    <w:rsid w:val="00B908B7"/>
    <w:rsid w:val="00B914CD"/>
    <w:rsid w:val="00B91FAB"/>
    <w:rsid w:val="00B94D18"/>
    <w:rsid w:val="00B9738E"/>
    <w:rsid w:val="00BB240E"/>
    <w:rsid w:val="00BF0626"/>
    <w:rsid w:val="00C116EF"/>
    <w:rsid w:val="00C130B9"/>
    <w:rsid w:val="00C22A4E"/>
    <w:rsid w:val="00C269D6"/>
    <w:rsid w:val="00C27896"/>
    <w:rsid w:val="00C32FF4"/>
    <w:rsid w:val="00C35E09"/>
    <w:rsid w:val="00C47D30"/>
    <w:rsid w:val="00C50307"/>
    <w:rsid w:val="00C52566"/>
    <w:rsid w:val="00C52B45"/>
    <w:rsid w:val="00C6196E"/>
    <w:rsid w:val="00C6767C"/>
    <w:rsid w:val="00C75946"/>
    <w:rsid w:val="00C943C5"/>
    <w:rsid w:val="00C94D18"/>
    <w:rsid w:val="00C957C8"/>
    <w:rsid w:val="00CC25C1"/>
    <w:rsid w:val="00CD454A"/>
    <w:rsid w:val="00CE669D"/>
    <w:rsid w:val="00CF1F22"/>
    <w:rsid w:val="00CF6230"/>
    <w:rsid w:val="00D00B7B"/>
    <w:rsid w:val="00D14139"/>
    <w:rsid w:val="00D169B3"/>
    <w:rsid w:val="00D17FE5"/>
    <w:rsid w:val="00D20734"/>
    <w:rsid w:val="00D42F5A"/>
    <w:rsid w:val="00D51BDA"/>
    <w:rsid w:val="00D6272E"/>
    <w:rsid w:val="00D63BC2"/>
    <w:rsid w:val="00D70BDC"/>
    <w:rsid w:val="00D822F4"/>
    <w:rsid w:val="00DA459B"/>
    <w:rsid w:val="00DB6005"/>
    <w:rsid w:val="00DB6173"/>
    <w:rsid w:val="00DC1EC0"/>
    <w:rsid w:val="00DD0819"/>
    <w:rsid w:val="00DE654B"/>
    <w:rsid w:val="00DF1E0B"/>
    <w:rsid w:val="00DF7FEB"/>
    <w:rsid w:val="00E12A83"/>
    <w:rsid w:val="00E13654"/>
    <w:rsid w:val="00E13E12"/>
    <w:rsid w:val="00E22B80"/>
    <w:rsid w:val="00E23DB4"/>
    <w:rsid w:val="00E545EF"/>
    <w:rsid w:val="00E61102"/>
    <w:rsid w:val="00E61C16"/>
    <w:rsid w:val="00E63273"/>
    <w:rsid w:val="00E65B0A"/>
    <w:rsid w:val="00E71357"/>
    <w:rsid w:val="00E86E62"/>
    <w:rsid w:val="00E90BD0"/>
    <w:rsid w:val="00E9160F"/>
    <w:rsid w:val="00E95C18"/>
    <w:rsid w:val="00E96432"/>
    <w:rsid w:val="00EA088A"/>
    <w:rsid w:val="00EA25FA"/>
    <w:rsid w:val="00EA6762"/>
    <w:rsid w:val="00EB750F"/>
    <w:rsid w:val="00EC550A"/>
    <w:rsid w:val="00ED55F6"/>
    <w:rsid w:val="00EE3ADA"/>
    <w:rsid w:val="00EF191B"/>
    <w:rsid w:val="00F0619C"/>
    <w:rsid w:val="00F27284"/>
    <w:rsid w:val="00F30028"/>
    <w:rsid w:val="00F3631C"/>
    <w:rsid w:val="00F4467E"/>
    <w:rsid w:val="00F66015"/>
    <w:rsid w:val="00F73310"/>
    <w:rsid w:val="00F75062"/>
    <w:rsid w:val="00F805DD"/>
    <w:rsid w:val="00F87543"/>
    <w:rsid w:val="00F87913"/>
    <w:rsid w:val="00FB2ED8"/>
    <w:rsid w:val="00FB6B54"/>
    <w:rsid w:val="00FB6BC5"/>
    <w:rsid w:val="00FC5648"/>
    <w:rsid w:val="00FE3D99"/>
    <w:rsid w:val="00FF45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oNotEmbedSmartTags/>
  <w:decimalSymbol w:val="."/>
  <w:listSeparator w:val=","/>
  <w14:docId w14:val="095A8727"/>
  <w15:docId w15:val="{6CACAA21-DB8A-45F6-A7E5-61879CB6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BBC"/>
    <w:rPr>
      <w:rFonts w:ascii="Arial" w:hAnsi="Arial"/>
      <w:sz w:val="20"/>
    </w:rPr>
  </w:style>
  <w:style w:type="paragraph" w:styleId="Heading1">
    <w:name w:val="heading 1"/>
    <w:basedOn w:val="Normal"/>
    <w:next w:val="Normal"/>
    <w:qFormat/>
    <w:rsid w:val="00E13654"/>
    <w:pPr>
      <w:keepNext/>
      <w:numPr>
        <w:numId w:val="11"/>
      </w:numPr>
      <w:spacing w:before="240" w:after="240"/>
      <w:outlineLvl w:val="0"/>
    </w:pPr>
    <w:rPr>
      <w:b/>
      <w:kern w:val="32"/>
    </w:rPr>
  </w:style>
  <w:style w:type="paragraph" w:styleId="Heading2">
    <w:name w:val="heading 2"/>
    <w:basedOn w:val="Normal"/>
    <w:next w:val="Normal"/>
    <w:qFormat/>
    <w:rsid w:val="0020407B"/>
    <w:pPr>
      <w:keepNext/>
      <w:numPr>
        <w:ilvl w:val="1"/>
        <w:numId w:val="11"/>
      </w:numPr>
      <w:spacing w:before="240" w:after="240"/>
      <w:outlineLvl w:val="1"/>
    </w:pPr>
    <w:rPr>
      <w:b/>
    </w:rPr>
  </w:style>
  <w:style w:type="paragraph" w:styleId="Heading3">
    <w:name w:val="heading 3"/>
    <w:basedOn w:val="Normal"/>
    <w:next w:val="Normal"/>
    <w:qFormat/>
    <w:rsid w:val="0020407B"/>
    <w:pPr>
      <w:keepNext/>
      <w:numPr>
        <w:ilvl w:val="2"/>
        <w:numId w:val="11"/>
      </w:numPr>
      <w:spacing w:before="240" w:after="240"/>
      <w:outlineLvl w:val="2"/>
    </w:pPr>
    <w:rPr>
      <w:rFonts w:ascii="Helvetica" w:hAnsi="Helvetica"/>
      <w:b/>
    </w:rPr>
  </w:style>
  <w:style w:type="paragraph" w:styleId="Heading4">
    <w:name w:val="heading 4"/>
    <w:basedOn w:val="Normal"/>
    <w:next w:val="Normal"/>
    <w:qFormat/>
    <w:rsid w:val="001E31B2"/>
    <w:pPr>
      <w:keepNext/>
      <w:numPr>
        <w:ilvl w:val="3"/>
        <w:numId w:val="11"/>
      </w:numPr>
      <w:spacing w:before="240" w:after="60"/>
      <w:outlineLvl w:val="3"/>
    </w:pPr>
    <w:rPr>
      <w:rFonts w:ascii="Helvetica" w:hAnsi="Helvetica"/>
      <w:b/>
      <w:szCs w:val="28"/>
    </w:rPr>
  </w:style>
  <w:style w:type="paragraph" w:styleId="Heading5">
    <w:name w:val="heading 5"/>
    <w:basedOn w:val="Normal"/>
    <w:next w:val="Normal"/>
    <w:qFormat/>
    <w:pPr>
      <w:numPr>
        <w:ilvl w:val="4"/>
        <w:numId w:val="11"/>
      </w:numPr>
      <w:spacing w:before="240" w:after="60"/>
      <w:outlineLvl w:val="4"/>
    </w:pPr>
    <w:rPr>
      <w:b/>
      <w:i/>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rPr>
  </w:style>
  <w:style w:type="paragraph" w:styleId="Heading8">
    <w:name w:val="heading 8"/>
    <w:basedOn w:val="Normal"/>
    <w:next w:val="Normal"/>
    <w:qFormat/>
    <w:pPr>
      <w:numPr>
        <w:ilvl w:val="7"/>
        <w:numId w:val="11"/>
      </w:numPr>
      <w:spacing w:before="240" w:after="60"/>
      <w:outlineLvl w:val="7"/>
    </w:pPr>
    <w:rPr>
      <w:rFonts w:ascii="Times New Roman" w:hAnsi="Times New Roman"/>
      <w:i/>
    </w:rPr>
  </w:style>
  <w:style w:type="paragraph" w:styleId="Heading9">
    <w:name w:val="heading 9"/>
    <w:basedOn w:val="Normal"/>
    <w:next w:val="Normal"/>
    <w:qFormat/>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basedOn w:val="DefaultParagraphFont"/>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rsid w:val="001C18D5"/>
    <w:pPr>
      <w:spacing w:before="120" w:after="120"/>
      <w:jc w:val="center"/>
    </w:pPr>
  </w:style>
  <w:style w:type="paragraph" w:styleId="NormalWeb">
    <w:name w:val="Normal (Web)"/>
    <w:basedOn w:val="Normal"/>
    <w:rPr>
      <w:rFonts w:ascii="Times New Roman" w:hAnsi="Times New Roman"/>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rsid w:val="004E657C"/>
    <w:pPr>
      <w:spacing w:before="240" w:after="60"/>
    </w:pPr>
    <w:rPr>
      <w:b/>
      <w:kern w:val="28"/>
      <w:sz w:val="32"/>
      <w:szCs w:val="32"/>
    </w:rPr>
  </w:style>
  <w:style w:type="paragraph" w:styleId="TOAHeading">
    <w:name w:val="toa heading"/>
    <w:basedOn w:val="Normal"/>
    <w:next w:val="Normal"/>
    <w:semiHidden/>
    <w:pPr>
      <w:spacing w:before="120"/>
    </w:pPr>
    <w:rPr>
      <w:b/>
    </w:rPr>
  </w:style>
  <w:style w:type="paragraph" w:styleId="TOC1">
    <w:name w:val="toc 1"/>
    <w:basedOn w:val="Normal"/>
    <w:next w:val="Normal"/>
    <w:autoRedefine/>
    <w:uiPriority w:val="39"/>
    <w:rsid w:val="00224482"/>
    <w:pPr>
      <w:tabs>
        <w:tab w:val="left" w:pos="407"/>
        <w:tab w:val="right" w:leader="dot" w:pos="8630"/>
      </w:tabs>
      <w:ind w:left="426" w:hanging="426"/>
    </w:pPr>
  </w:style>
  <w:style w:type="paragraph" w:styleId="TOC2">
    <w:name w:val="toc 2"/>
    <w:basedOn w:val="Normal"/>
    <w:next w:val="Normal"/>
    <w:autoRedefine/>
    <w:uiPriority w:val="39"/>
    <w:rsid w:val="00224482"/>
    <w:pPr>
      <w:tabs>
        <w:tab w:val="right" w:leader="dot" w:pos="8630"/>
      </w:tabs>
      <w:ind w:left="993" w:hanging="709"/>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basedOn w:val="DefaultParagraphFont"/>
    <w:semiHidden/>
    <w:rsid w:val="003633AF"/>
    <w:rPr>
      <w:sz w:val="16"/>
      <w:szCs w:val="16"/>
    </w:rPr>
  </w:style>
  <w:style w:type="paragraph" w:customStyle="1" w:styleId="PreambleFakeHeading1">
    <w:name w:val="Preamble Fake Heading 1"/>
    <w:basedOn w:val="PreambleHeading1"/>
    <w:rsid w:val="004E657C"/>
    <w:pPr>
      <w:outlineLvl w:val="9"/>
    </w:pPr>
  </w:style>
  <w:style w:type="paragraph" w:customStyle="1" w:styleId="PreambleHeading1">
    <w:name w:val="Preamble Heading 1"/>
    <w:basedOn w:val="Normal"/>
    <w:qFormat/>
    <w:rsid w:val="004E657C"/>
    <w:pPr>
      <w:spacing w:before="240" w:after="240"/>
      <w:outlineLvl w:val="0"/>
    </w:pPr>
    <w:rPr>
      <w:u w:val="single"/>
    </w:rPr>
  </w:style>
  <w:style w:type="character" w:styleId="FootnoteReference">
    <w:name w:val="footnote reference"/>
    <w:basedOn w:val="DefaultParagraphFont"/>
    <w:rsid w:val="00442B6E"/>
    <w:rPr>
      <w:vertAlign w:val="superscript"/>
    </w:rPr>
  </w:style>
  <w:style w:type="paragraph" w:styleId="ListParagraph">
    <w:name w:val="List Paragraph"/>
    <w:basedOn w:val="Normal"/>
    <w:rsid w:val="0003754B"/>
    <w:pPr>
      <w:ind w:left="720"/>
      <w:contextualSpacing/>
    </w:pPr>
  </w:style>
  <w:style w:type="character" w:customStyle="1" w:styleId="URL">
    <w:name w:val="URL"/>
    <w:basedOn w:val="DefaultParagraphFont"/>
    <w:rsid w:val="008E1DCD"/>
    <w:rPr>
      <w:rFonts w:ascii="Monaco" w:hAnsi="Monaco"/>
      <w:sz w:val="18"/>
    </w:rPr>
  </w:style>
  <w:style w:type="table" w:styleId="TableGrid">
    <w:name w:val="Table Grid"/>
    <w:basedOn w:val="TableNormal"/>
    <w:uiPriority w:val="59"/>
    <w:rsid w:val="00C4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921EBD"/>
    <w:rPr>
      <w:rFonts w:ascii="Arial" w:hAnsi="Arial"/>
    </w:rPr>
  </w:style>
  <w:style w:type="table" w:styleId="MediumList2-Accent4">
    <w:name w:val="Medium List 2 Accent 4"/>
    <w:basedOn w:val="TableNormal"/>
    <w:rsid w:val="008E298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28955">
      <w:bodyDiv w:val="1"/>
      <w:marLeft w:val="0"/>
      <w:marRight w:val="0"/>
      <w:marTop w:val="0"/>
      <w:marBottom w:val="0"/>
      <w:divBdr>
        <w:top w:val="none" w:sz="0" w:space="0" w:color="auto"/>
        <w:left w:val="none" w:sz="0" w:space="0" w:color="auto"/>
        <w:bottom w:val="none" w:sz="0" w:space="0" w:color="auto"/>
        <w:right w:val="none" w:sz="0" w:space="0" w:color="auto"/>
      </w:divBdr>
      <w:divsChild>
        <w:div w:id="1236356668">
          <w:marLeft w:val="547"/>
          <w:marRight w:val="0"/>
          <w:marTop w:val="96"/>
          <w:marBottom w:val="0"/>
          <w:divBdr>
            <w:top w:val="none" w:sz="0" w:space="0" w:color="auto"/>
            <w:left w:val="none" w:sz="0" w:space="0" w:color="auto"/>
            <w:bottom w:val="none" w:sz="0" w:space="0" w:color="auto"/>
            <w:right w:val="none" w:sz="0" w:space="0" w:color="auto"/>
          </w:divBdr>
        </w:div>
      </w:divsChild>
    </w:div>
    <w:div w:id="386222823">
      <w:bodyDiv w:val="1"/>
      <w:marLeft w:val="0"/>
      <w:marRight w:val="0"/>
      <w:marTop w:val="0"/>
      <w:marBottom w:val="0"/>
      <w:divBdr>
        <w:top w:val="none" w:sz="0" w:space="0" w:color="auto"/>
        <w:left w:val="none" w:sz="0" w:space="0" w:color="auto"/>
        <w:bottom w:val="none" w:sz="0" w:space="0" w:color="auto"/>
        <w:right w:val="none" w:sz="0" w:space="0" w:color="auto"/>
      </w:divBdr>
      <w:divsChild>
        <w:div w:id="124812011">
          <w:marLeft w:val="1166"/>
          <w:marRight w:val="0"/>
          <w:marTop w:val="77"/>
          <w:marBottom w:val="0"/>
          <w:divBdr>
            <w:top w:val="none" w:sz="0" w:space="0" w:color="auto"/>
            <w:left w:val="none" w:sz="0" w:space="0" w:color="auto"/>
            <w:bottom w:val="none" w:sz="0" w:space="0" w:color="auto"/>
            <w:right w:val="none" w:sz="0" w:space="0" w:color="auto"/>
          </w:divBdr>
        </w:div>
        <w:div w:id="1067343586">
          <w:marLeft w:val="1166"/>
          <w:marRight w:val="0"/>
          <w:marTop w:val="77"/>
          <w:marBottom w:val="0"/>
          <w:divBdr>
            <w:top w:val="none" w:sz="0" w:space="0" w:color="auto"/>
            <w:left w:val="none" w:sz="0" w:space="0" w:color="auto"/>
            <w:bottom w:val="none" w:sz="0" w:space="0" w:color="auto"/>
            <w:right w:val="none" w:sz="0" w:space="0" w:color="auto"/>
          </w:divBdr>
        </w:div>
        <w:div w:id="1838694988">
          <w:marLeft w:val="1166"/>
          <w:marRight w:val="0"/>
          <w:marTop w:val="77"/>
          <w:marBottom w:val="0"/>
          <w:divBdr>
            <w:top w:val="none" w:sz="0" w:space="0" w:color="auto"/>
            <w:left w:val="none" w:sz="0" w:space="0" w:color="auto"/>
            <w:bottom w:val="none" w:sz="0" w:space="0" w:color="auto"/>
            <w:right w:val="none" w:sz="0" w:space="0" w:color="auto"/>
          </w:divBdr>
        </w:div>
        <w:div w:id="1983343868">
          <w:marLeft w:val="547"/>
          <w:marRight w:val="0"/>
          <w:marTop w:val="86"/>
          <w:marBottom w:val="0"/>
          <w:divBdr>
            <w:top w:val="none" w:sz="0" w:space="0" w:color="auto"/>
            <w:left w:val="none" w:sz="0" w:space="0" w:color="auto"/>
            <w:bottom w:val="none" w:sz="0" w:space="0" w:color="auto"/>
            <w:right w:val="none" w:sz="0" w:space="0" w:color="auto"/>
          </w:divBdr>
        </w:div>
      </w:divsChild>
    </w:div>
    <w:div w:id="471407612">
      <w:bodyDiv w:val="1"/>
      <w:marLeft w:val="0"/>
      <w:marRight w:val="0"/>
      <w:marTop w:val="0"/>
      <w:marBottom w:val="0"/>
      <w:divBdr>
        <w:top w:val="none" w:sz="0" w:space="0" w:color="auto"/>
        <w:left w:val="none" w:sz="0" w:space="0" w:color="auto"/>
        <w:bottom w:val="none" w:sz="0" w:space="0" w:color="auto"/>
        <w:right w:val="none" w:sz="0" w:space="0" w:color="auto"/>
      </w:divBdr>
      <w:divsChild>
        <w:div w:id="260144201">
          <w:marLeft w:val="1166"/>
          <w:marRight w:val="0"/>
          <w:marTop w:val="86"/>
          <w:marBottom w:val="0"/>
          <w:divBdr>
            <w:top w:val="none" w:sz="0" w:space="0" w:color="auto"/>
            <w:left w:val="none" w:sz="0" w:space="0" w:color="auto"/>
            <w:bottom w:val="none" w:sz="0" w:space="0" w:color="auto"/>
            <w:right w:val="none" w:sz="0" w:space="0" w:color="auto"/>
          </w:divBdr>
        </w:div>
        <w:div w:id="1697005958">
          <w:marLeft w:val="547"/>
          <w:marRight w:val="0"/>
          <w:marTop w:val="96"/>
          <w:marBottom w:val="0"/>
          <w:divBdr>
            <w:top w:val="none" w:sz="0" w:space="0" w:color="auto"/>
            <w:left w:val="none" w:sz="0" w:space="0" w:color="auto"/>
            <w:bottom w:val="none" w:sz="0" w:space="0" w:color="auto"/>
            <w:right w:val="none" w:sz="0" w:space="0" w:color="auto"/>
          </w:divBdr>
        </w:div>
        <w:div w:id="1856111006">
          <w:marLeft w:val="1166"/>
          <w:marRight w:val="0"/>
          <w:marTop w:val="86"/>
          <w:marBottom w:val="0"/>
          <w:divBdr>
            <w:top w:val="none" w:sz="0" w:space="0" w:color="auto"/>
            <w:left w:val="none" w:sz="0" w:space="0" w:color="auto"/>
            <w:bottom w:val="none" w:sz="0" w:space="0" w:color="auto"/>
            <w:right w:val="none" w:sz="0" w:space="0" w:color="auto"/>
          </w:divBdr>
        </w:div>
      </w:divsChild>
    </w:div>
    <w:div w:id="471871380">
      <w:bodyDiv w:val="1"/>
      <w:marLeft w:val="0"/>
      <w:marRight w:val="0"/>
      <w:marTop w:val="0"/>
      <w:marBottom w:val="0"/>
      <w:divBdr>
        <w:top w:val="none" w:sz="0" w:space="0" w:color="auto"/>
        <w:left w:val="none" w:sz="0" w:space="0" w:color="auto"/>
        <w:bottom w:val="none" w:sz="0" w:space="0" w:color="auto"/>
        <w:right w:val="none" w:sz="0" w:space="0" w:color="auto"/>
      </w:divBdr>
    </w:div>
    <w:div w:id="534123754">
      <w:bodyDiv w:val="1"/>
      <w:marLeft w:val="0"/>
      <w:marRight w:val="0"/>
      <w:marTop w:val="0"/>
      <w:marBottom w:val="0"/>
      <w:divBdr>
        <w:top w:val="none" w:sz="0" w:space="0" w:color="auto"/>
        <w:left w:val="none" w:sz="0" w:space="0" w:color="auto"/>
        <w:bottom w:val="none" w:sz="0" w:space="0" w:color="auto"/>
        <w:right w:val="none" w:sz="0" w:space="0" w:color="auto"/>
      </w:divBdr>
      <w:divsChild>
        <w:div w:id="1646934423">
          <w:marLeft w:val="547"/>
          <w:marRight w:val="0"/>
          <w:marTop w:val="77"/>
          <w:marBottom w:val="0"/>
          <w:divBdr>
            <w:top w:val="none" w:sz="0" w:space="0" w:color="auto"/>
            <w:left w:val="none" w:sz="0" w:space="0" w:color="auto"/>
            <w:bottom w:val="none" w:sz="0" w:space="0" w:color="auto"/>
            <w:right w:val="none" w:sz="0" w:space="0" w:color="auto"/>
          </w:divBdr>
        </w:div>
        <w:div w:id="169949292">
          <w:marLeft w:val="547"/>
          <w:marRight w:val="0"/>
          <w:marTop w:val="77"/>
          <w:marBottom w:val="0"/>
          <w:divBdr>
            <w:top w:val="none" w:sz="0" w:space="0" w:color="auto"/>
            <w:left w:val="none" w:sz="0" w:space="0" w:color="auto"/>
            <w:bottom w:val="none" w:sz="0" w:space="0" w:color="auto"/>
            <w:right w:val="none" w:sz="0" w:space="0" w:color="auto"/>
          </w:divBdr>
        </w:div>
        <w:div w:id="752311918">
          <w:marLeft w:val="547"/>
          <w:marRight w:val="0"/>
          <w:marTop w:val="77"/>
          <w:marBottom w:val="0"/>
          <w:divBdr>
            <w:top w:val="none" w:sz="0" w:space="0" w:color="auto"/>
            <w:left w:val="none" w:sz="0" w:space="0" w:color="auto"/>
            <w:bottom w:val="none" w:sz="0" w:space="0" w:color="auto"/>
            <w:right w:val="none" w:sz="0" w:space="0" w:color="auto"/>
          </w:divBdr>
        </w:div>
        <w:div w:id="1424112309">
          <w:marLeft w:val="547"/>
          <w:marRight w:val="0"/>
          <w:marTop w:val="77"/>
          <w:marBottom w:val="0"/>
          <w:divBdr>
            <w:top w:val="none" w:sz="0" w:space="0" w:color="auto"/>
            <w:left w:val="none" w:sz="0" w:space="0" w:color="auto"/>
            <w:bottom w:val="none" w:sz="0" w:space="0" w:color="auto"/>
            <w:right w:val="none" w:sz="0" w:space="0" w:color="auto"/>
          </w:divBdr>
        </w:div>
        <w:div w:id="1384597570">
          <w:marLeft w:val="547"/>
          <w:marRight w:val="0"/>
          <w:marTop w:val="77"/>
          <w:marBottom w:val="0"/>
          <w:divBdr>
            <w:top w:val="none" w:sz="0" w:space="0" w:color="auto"/>
            <w:left w:val="none" w:sz="0" w:space="0" w:color="auto"/>
            <w:bottom w:val="none" w:sz="0" w:space="0" w:color="auto"/>
            <w:right w:val="none" w:sz="0" w:space="0" w:color="auto"/>
          </w:divBdr>
        </w:div>
        <w:div w:id="962421165">
          <w:marLeft w:val="1166"/>
          <w:marRight w:val="0"/>
          <w:marTop w:val="58"/>
          <w:marBottom w:val="0"/>
          <w:divBdr>
            <w:top w:val="none" w:sz="0" w:space="0" w:color="auto"/>
            <w:left w:val="none" w:sz="0" w:space="0" w:color="auto"/>
            <w:bottom w:val="none" w:sz="0" w:space="0" w:color="auto"/>
            <w:right w:val="none" w:sz="0" w:space="0" w:color="auto"/>
          </w:divBdr>
        </w:div>
        <w:div w:id="1033992938">
          <w:marLeft w:val="1166"/>
          <w:marRight w:val="0"/>
          <w:marTop w:val="58"/>
          <w:marBottom w:val="0"/>
          <w:divBdr>
            <w:top w:val="none" w:sz="0" w:space="0" w:color="auto"/>
            <w:left w:val="none" w:sz="0" w:space="0" w:color="auto"/>
            <w:bottom w:val="none" w:sz="0" w:space="0" w:color="auto"/>
            <w:right w:val="none" w:sz="0" w:space="0" w:color="auto"/>
          </w:divBdr>
        </w:div>
        <w:div w:id="1787844437">
          <w:marLeft w:val="1166"/>
          <w:marRight w:val="0"/>
          <w:marTop w:val="58"/>
          <w:marBottom w:val="0"/>
          <w:divBdr>
            <w:top w:val="none" w:sz="0" w:space="0" w:color="auto"/>
            <w:left w:val="none" w:sz="0" w:space="0" w:color="auto"/>
            <w:bottom w:val="none" w:sz="0" w:space="0" w:color="auto"/>
            <w:right w:val="none" w:sz="0" w:space="0" w:color="auto"/>
          </w:divBdr>
        </w:div>
        <w:div w:id="541941427">
          <w:marLeft w:val="1166"/>
          <w:marRight w:val="0"/>
          <w:marTop w:val="58"/>
          <w:marBottom w:val="0"/>
          <w:divBdr>
            <w:top w:val="none" w:sz="0" w:space="0" w:color="auto"/>
            <w:left w:val="none" w:sz="0" w:space="0" w:color="auto"/>
            <w:bottom w:val="none" w:sz="0" w:space="0" w:color="auto"/>
            <w:right w:val="none" w:sz="0" w:space="0" w:color="auto"/>
          </w:divBdr>
        </w:div>
        <w:div w:id="776872406">
          <w:marLeft w:val="1166"/>
          <w:marRight w:val="0"/>
          <w:marTop w:val="58"/>
          <w:marBottom w:val="0"/>
          <w:divBdr>
            <w:top w:val="none" w:sz="0" w:space="0" w:color="auto"/>
            <w:left w:val="none" w:sz="0" w:space="0" w:color="auto"/>
            <w:bottom w:val="none" w:sz="0" w:space="0" w:color="auto"/>
            <w:right w:val="none" w:sz="0" w:space="0" w:color="auto"/>
          </w:divBdr>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818570635">
          <w:marLeft w:val="547"/>
          <w:marRight w:val="0"/>
          <w:marTop w:val="77"/>
          <w:marBottom w:val="0"/>
          <w:divBdr>
            <w:top w:val="none" w:sz="0" w:space="0" w:color="auto"/>
            <w:left w:val="none" w:sz="0" w:space="0" w:color="auto"/>
            <w:bottom w:val="none" w:sz="0" w:space="0" w:color="auto"/>
            <w:right w:val="none" w:sz="0" w:space="0" w:color="auto"/>
          </w:divBdr>
        </w:div>
      </w:divsChild>
    </w:div>
    <w:div w:id="672880758">
      <w:bodyDiv w:val="1"/>
      <w:marLeft w:val="0"/>
      <w:marRight w:val="0"/>
      <w:marTop w:val="0"/>
      <w:marBottom w:val="0"/>
      <w:divBdr>
        <w:top w:val="none" w:sz="0" w:space="0" w:color="auto"/>
        <w:left w:val="none" w:sz="0" w:space="0" w:color="auto"/>
        <w:bottom w:val="none" w:sz="0" w:space="0" w:color="auto"/>
        <w:right w:val="none" w:sz="0" w:space="0" w:color="auto"/>
      </w:divBdr>
      <w:divsChild>
        <w:div w:id="782578569">
          <w:marLeft w:val="547"/>
          <w:marRight w:val="0"/>
          <w:marTop w:val="96"/>
          <w:marBottom w:val="0"/>
          <w:divBdr>
            <w:top w:val="none" w:sz="0" w:space="0" w:color="auto"/>
            <w:left w:val="none" w:sz="0" w:space="0" w:color="auto"/>
            <w:bottom w:val="none" w:sz="0" w:space="0" w:color="auto"/>
            <w:right w:val="none" w:sz="0" w:space="0" w:color="auto"/>
          </w:divBdr>
        </w:div>
      </w:divsChild>
    </w:div>
    <w:div w:id="684594801">
      <w:bodyDiv w:val="1"/>
      <w:marLeft w:val="0"/>
      <w:marRight w:val="0"/>
      <w:marTop w:val="0"/>
      <w:marBottom w:val="0"/>
      <w:divBdr>
        <w:top w:val="none" w:sz="0" w:space="0" w:color="auto"/>
        <w:left w:val="none" w:sz="0" w:space="0" w:color="auto"/>
        <w:bottom w:val="none" w:sz="0" w:space="0" w:color="auto"/>
        <w:right w:val="none" w:sz="0" w:space="0" w:color="auto"/>
      </w:divBdr>
      <w:divsChild>
        <w:div w:id="214589649">
          <w:marLeft w:val="547"/>
          <w:marRight w:val="0"/>
          <w:marTop w:val="96"/>
          <w:marBottom w:val="0"/>
          <w:divBdr>
            <w:top w:val="none" w:sz="0" w:space="0" w:color="auto"/>
            <w:left w:val="none" w:sz="0" w:space="0" w:color="auto"/>
            <w:bottom w:val="none" w:sz="0" w:space="0" w:color="auto"/>
            <w:right w:val="none" w:sz="0" w:space="0" w:color="auto"/>
          </w:divBdr>
        </w:div>
        <w:div w:id="303390294">
          <w:marLeft w:val="547"/>
          <w:marRight w:val="0"/>
          <w:marTop w:val="96"/>
          <w:marBottom w:val="0"/>
          <w:divBdr>
            <w:top w:val="none" w:sz="0" w:space="0" w:color="auto"/>
            <w:left w:val="none" w:sz="0" w:space="0" w:color="auto"/>
            <w:bottom w:val="none" w:sz="0" w:space="0" w:color="auto"/>
            <w:right w:val="none" w:sz="0" w:space="0" w:color="auto"/>
          </w:divBdr>
        </w:div>
        <w:div w:id="760758462">
          <w:marLeft w:val="547"/>
          <w:marRight w:val="0"/>
          <w:marTop w:val="96"/>
          <w:marBottom w:val="0"/>
          <w:divBdr>
            <w:top w:val="none" w:sz="0" w:space="0" w:color="auto"/>
            <w:left w:val="none" w:sz="0" w:space="0" w:color="auto"/>
            <w:bottom w:val="none" w:sz="0" w:space="0" w:color="auto"/>
            <w:right w:val="none" w:sz="0" w:space="0" w:color="auto"/>
          </w:divBdr>
        </w:div>
        <w:div w:id="1007513912">
          <w:marLeft w:val="547"/>
          <w:marRight w:val="0"/>
          <w:marTop w:val="96"/>
          <w:marBottom w:val="0"/>
          <w:divBdr>
            <w:top w:val="none" w:sz="0" w:space="0" w:color="auto"/>
            <w:left w:val="none" w:sz="0" w:space="0" w:color="auto"/>
            <w:bottom w:val="none" w:sz="0" w:space="0" w:color="auto"/>
            <w:right w:val="none" w:sz="0" w:space="0" w:color="auto"/>
          </w:divBdr>
        </w:div>
        <w:div w:id="1422798978">
          <w:marLeft w:val="547"/>
          <w:marRight w:val="0"/>
          <w:marTop w:val="96"/>
          <w:marBottom w:val="0"/>
          <w:divBdr>
            <w:top w:val="none" w:sz="0" w:space="0" w:color="auto"/>
            <w:left w:val="none" w:sz="0" w:space="0" w:color="auto"/>
            <w:bottom w:val="none" w:sz="0" w:space="0" w:color="auto"/>
            <w:right w:val="none" w:sz="0" w:space="0" w:color="auto"/>
          </w:divBdr>
        </w:div>
      </w:divsChild>
    </w:div>
    <w:div w:id="759522615">
      <w:bodyDiv w:val="1"/>
      <w:marLeft w:val="0"/>
      <w:marRight w:val="0"/>
      <w:marTop w:val="0"/>
      <w:marBottom w:val="0"/>
      <w:divBdr>
        <w:top w:val="none" w:sz="0" w:space="0" w:color="auto"/>
        <w:left w:val="none" w:sz="0" w:space="0" w:color="auto"/>
        <w:bottom w:val="none" w:sz="0" w:space="0" w:color="auto"/>
        <w:right w:val="none" w:sz="0" w:space="0" w:color="auto"/>
      </w:divBdr>
      <w:divsChild>
        <w:div w:id="417404527">
          <w:marLeft w:val="547"/>
          <w:marRight w:val="0"/>
          <w:marTop w:val="86"/>
          <w:marBottom w:val="0"/>
          <w:divBdr>
            <w:top w:val="none" w:sz="0" w:space="0" w:color="auto"/>
            <w:left w:val="none" w:sz="0" w:space="0" w:color="auto"/>
            <w:bottom w:val="none" w:sz="0" w:space="0" w:color="auto"/>
            <w:right w:val="none" w:sz="0" w:space="0" w:color="auto"/>
          </w:divBdr>
        </w:div>
        <w:div w:id="688530195">
          <w:marLeft w:val="547"/>
          <w:marRight w:val="0"/>
          <w:marTop w:val="86"/>
          <w:marBottom w:val="0"/>
          <w:divBdr>
            <w:top w:val="none" w:sz="0" w:space="0" w:color="auto"/>
            <w:left w:val="none" w:sz="0" w:space="0" w:color="auto"/>
            <w:bottom w:val="none" w:sz="0" w:space="0" w:color="auto"/>
            <w:right w:val="none" w:sz="0" w:space="0" w:color="auto"/>
          </w:divBdr>
        </w:div>
        <w:div w:id="1045174488">
          <w:marLeft w:val="547"/>
          <w:marRight w:val="0"/>
          <w:marTop w:val="86"/>
          <w:marBottom w:val="0"/>
          <w:divBdr>
            <w:top w:val="none" w:sz="0" w:space="0" w:color="auto"/>
            <w:left w:val="none" w:sz="0" w:space="0" w:color="auto"/>
            <w:bottom w:val="none" w:sz="0" w:space="0" w:color="auto"/>
            <w:right w:val="none" w:sz="0" w:space="0" w:color="auto"/>
          </w:divBdr>
        </w:div>
        <w:div w:id="1477259514">
          <w:marLeft w:val="547"/>
          <w:marRight w:val="0"/>
          <w:marTop w:val="86"/>
          <w:marBottom w:val="0"/>
          <w:divBdr>
            <w:top w:val="none" w:sz="0" w:space="0" w:color="auto"/>
            <w:left w:val="none" w:sz="0" w:space="0" w:color="auto"/>
            <w:bottom w:val="none" w:sz="0" w:space="0" w:color="auto"/>
            <w:right w:val="none" w:sz="0" w:space="0" w:color="auto"/>
          </w:divBdr>
        </w:div>
        <w:div w:id="1744791166">
          <w:marLeft w:val="547"/>
          <w:marRight w:val="0"/>
          <w:marTop w:val="86"/>
          <w:marBottom w:val="0"/>
          <w:divBdr>
            <w:top w:val="none" w:sz="0" w:space="0" w:color="auto"/>
            <w:left w:val="none" w:sz="0" w:space="0" w:color="auto"/>
            <w:bottom w:val="none" w:sz="0" w:space="0" w:color="auto"/>
            <w:right w:val="none" w:sz="0" w:space="0" w:color="auto"/>
          </w:divBdr>
        </w:div>
        <w:div w:id="2031442784">
          <w:marLeft w:val="547"/>
          <w:marRight w:val="0"/>
          <w:marTop w:val="86"/>
          <w:marBottom w:val="0"/>
          <w:divBdr>
            <w:top w:val="none" w:sz="0" w:space="0" w:color="auto"/>
            <w:left w:val="none" w:sz="0" w:space="0" w:color="auto"/>
            <w:bottom w:val="none" w:sz="0" w:space="0" w:color="auto"/>
            <w:right w:val="none" w:sz="0" w:space="0" w:color="auto"/>
          </w:divBdr>
        </w:div>
      </w:divsChild>
    </w:div>
    <w:div w:id="777139136">
      <w:bodyDiv w:val="1"/>
      <w:marLeft w:val="0"/>
      <w:marRight w:val="0"/>
      <w:marTop w:val="0"/>
      <w:marBottom w:val="0"/>
      <w:divBdr>
        <w:top w:val="none" w:sz="0" w:space="0" w:color="auto"/>
        <w:left w:val="none" w:sz="0" w:space="0" w:color="auto"/>
        <w:bottom w:val="none" w:sz="0" w:space="0" w:color="auto"/>
        <w:right w:val="none" w:sz="0" w:space="0" w:color="auto"/>
      </w:divBdr>
      <w:divsChild>
        <w:div w:id="90972939">
          <w:marLeft w:val="547"/>
          <w:marRight w:val="0"/>
          <w:marTop w:val="86"/>
          <w:marBottom w:val="0"/>
          <w:divBdr>
            <w:top w:val="none" w:sz="0" w:space="0" w:color="auto"/>
            <w:left w:val="none" w:sz="0" w:space="0" w:color="auto"/>
            <w:bottom w:val="none" w:sz="0" w:space="0" w:color="auto"/>
            <w:right w:val="none" w:sz="0" w:space="0" w:color="auto"/>
          </w:divBdr>
        </w:div>
        <w:div w:id="130559347">
          <w:marLeft w:val="547"/>
          <w:marRight w:val="0"/>
          <w:marTop w:val="86"/>
          <w:marBottom w:val="0"/>
          <w:divBdr>
            <w:top w:val="none" w:sz="0" w:space="0" w:color="auto"/>
            <w:left w:val="none" w:sz="0" w:space="0" w:color="auto"/>
            <w:bottom w:val="none" w:sz="0" w:space="0" w:color="auto"/>
            <w:right w:val="none" w:sz="0" w:space="0" w:color="auto"/>
          </w:divBdr>
        </w:div>
        <w:div w:id="650333622">
          <w:marLeft w:val="1166"/>
          <w:marRight w:val="0"/>
          <w:marTop w:val="67"/>
          <w:marBottom w:val="0"/>
          <w:divBdr>
            <w:top w:val="none" w:sz="0" w:space="0" w:color="auto"/>
            <w:left w:val="none" w:sz="0" w:space="0" w:color="auto"/>
            <w:bottom w:val="none" w:sz="0" w:space="0" w:color="auto"/>
            <w:right w:val="none" w:sz="0" w:space="0" w:color="auto"/>
          </w:divBdr>
        </w:div>
        <w:div w:id="1383752420">
          <w:marLeft w:val="1166"/>
          <w:marRight w:val="0"/>
          <w:marTop w:val="67"/>
          <w:marBottom w:val="0"/>
          <w:divBdr>
            <w:top w:val="none" w:sz="0" w:space="0" w:color="auto"/>
            <w:left w:val="none" w:sz="0" w:space="0" w:color="auto"/>
            <w:bottom w:val="none" w:sz="0" w:space="0" w:color="auto"/>
            <w:right w:val="none" w:sz="0" w:space="0" w:color="auto"/>
          </w:divBdr>
        </w:div>
        <w:div w:id="1730499486">
          <w:marLeft w:val="1166"/>
          <w:marRight w:val="0"/>
          <w:marTop w:val="67"/>
          <w:marBottom w:val="0"/>
          <w:divBdr>
            <w:top w:val="none" w:sz="0" w:space="0" w:color="auto"/>
            <w:left w:val="none" w:sz="0" w:space="0" w:color="auto"/>
            <w:bottom w:val="none" w:sz="0" w:space="0" w:color="auto"/>
            <w:right w:val="none" w:sz="0" w:space="0" w:color="auto"/>
          </w:divBdr>
        </w:div>
        <w:div w:id="1929844668">
          <w:marLeft w:val="547"/>
          <w:marRight w:val="0"/>
          <w:marTop w:val="86"/>
          <w:marBottom w:val="0"/>
          <w:divBdr>
            <w:top w:val="none" w:sz="0" w:space="0" w:color="auto"/>
            <w:left w:val="none" w:sz="0" w:space="0" w:color="auto"/>
            <w:bottom w:val="none" w:sz="0" w:space="0" w:color="auto"/>
            <w:right w:val="none" w:sz="0" w:space="0" w:color="auto"/>
          </w:divBdr>
        </w:div>
      </w:divsChild>
    </w:div>
    <w:div w:id="824316186">
      <w:bodyDiv w:val="1"/>
      <w:marLeft w:val="0"/>
      <w:marRight w:val="0"/>
      <w:marTop w:val="0"/>
      <w:marBottom w:val="0"/>
      <w:divBdr>
        <w:top w:val="none" w:sz="0" w:space="0" w:color="auto"/>
        <w:left w:val="none" w:sz="0" w:space="0" w:color="auto"/>
        <w:bottom w:val="none" w:sz="0" w:space="0" w:color="auto"/>
        <w:right w:val="none" w:sz="0" w:space="0" w:color="auto"/>
      </w:divBdr>
      <w:divsChild>
        <w:div w:id="652178680">
          <w:marLeft w:val="547"/>
          <w:marRight w:val="0"/>
          <w:marTop w:val="77"/>
          <w:marBottom w:val="0"/>
          <w:divBdr>
            <w:top w:val="none" w:sz="0" w:space="0" w:color="auto"/>
            <w:left w:val="none" w:sz="0" w:space="0" w:color="auto"/>
            <w:bottom w:val="none" w:sz="0" w:space="0" w:color="auto"/>
            <w:right w:val="none" w:sz="0" w:space="0" w:color="auto"/>
          </w:divBdr>
        </w:div>
        <w:div w:id="1906523145">
          <w:marLeft w:val="547"/>
          <w:marRight w:val="0"/>
          <w:marTop w:val="77"/>
          <w:marBottom w:val="0"/>
          <w:divBdr>
            <w:top w:val="none" w:sz="0" w:space="0" w:color="auto"/>
            <w:left w:val="none" w:sz="0" w:space="0" w:color="auto"/>
            <w:bottom w:val="none" w:sz="0" w:space="0" w:color="auto"/>
            <w:right w:val="none" w:sz="0" w:space="0" w:color="auto"/>
          </w:divBdr>
        </w:div>
        <w:div w:id="2031293624">
          <w:marLeft w:val="547"/>
          <w:marRight w:val="0"/>
          <w:marTop w:val="77"/>
          <w:marBottom w:val="0"/>
          <w:divBdr>
            <w:top w:val="none" w:sz="0" w:space="0" w:color="auto"/>
            <w:left w:val="none" w:sz="0" w:space="0" w:color="auto"/>
            <w:bottom w:val="none" w:sz="0" w:space="0" w:color="auto"/>
            <w:right w:val="none" w:sz="0" w:space="0" w:color="auto"/>
          </w:divBdr>
        </w:div>
        <w:div w:id="2055110516">
          <w:marLeft w:val="547"/>
          <w:marRight w:val="0"/>
          <w:marTop w:val="77"/>
          <w:marBottom w:val="0"/>
          <w:divBdr>
            <w:top w:val="none" w:sz="0" w:space="0" w:color="auto"/>
            <w:left w:val="none" w:sz="0" w:space="0" w:color="auto"/>
            <w:bottom w:val="none" w:sz="0" w:space="0" w:color="auto"/>
            <w:right w:val="none" w:sz="0" w:space="0" w:color="auto"/>
          </w:divBdr>
        </w:div>
        <w:div w:id="2081512636">
          <w:marLeft w:val="547"/>
          <w:marRight w:val="0"/>
          <w:marTop w:val="77"/>
          <w:marBottom w:val="0"/>
          <w:divBdr>
            <w:top w:val="none" w:sz="0" w:space="0" w:color="auto"/>
            <w:left w:val="none" w:sz="0" w:space="0" w:color="auto"/>
            <w:bottom w:val="none" w:sz="0" w:space="0" w:color="auto"/>
            <w:right w:val="none" w:sz="0" w:space="0" w:color="auto"/>
          </w:divBdr>
        </w:div>
      </w:divsChild>
    </w:div>
    <w:div w:id="872157130">
      <w:bodyDiv w:val="1"/>
      <w:marLeft w:val="0"/>
      <w:marRight w:val="0"/>
      <w:marTop w:val="0"/>
      <w:marBottom w:val="0"/>
      <w:divBdr>
        <w:top w:val="none" w:sz="0" w:space="0" w:color="auto"/>
        <w:left w:val="none" w:sz="0" w:space="0" w:color="auto"/>
        <w:bottom w:val="none" w:sz="0" w:space="0" w:color="auto"/>
        <w:right w:val="none" w:sz="0" w:space="0" w:color="auto"/>
      </w:divBdr>
      <w:divsChild>
        <w:div w:id="969362324">
          <w:marLeft w:val="547"/>
          <w:marRight w:val="0"/>
          <w:marTop w:val="86"/>
          <w:marBottom w:val="0"/>
          <w:divBdr>
            <w:top w:val="none" w:sz="0" w:space="0" w:color="auto"/>
            <w:left w:val="none" w:sz="0" w:space="0" w:color="auto"/>
            <w:bottom w:val="none" w:sz="0" w:space="0" w:color="auto"/>
            <w:right w:val="none" w:sz="0" w:space="0" w:color="auto"/>
          </w:divBdr>
        </w:div>
        <w:div w:id="1968513288">
          <w:marLeft w:val="547"/>
          <w:marRight w:val="0"/>
          <w:marTop w:val="86"/>
          <w:marBottom w:val="0"/>
          <w:divBdr>
            <w:top w:val="none" w:sz="0" w:space="0" w:color="auto"/>
            <w:left w:val="none" w:sz="0" w:space="0" w:color="auto"/>
            <w:bottom w:val="none" w:sz="0" w:space="0" w:color="auto"/>
            <w:right w:val="none" w:sz="0" w:space="0" w:color="auto"/>
          </w:divBdr>
        </w:div>
      </w:divsChild>
    </w:div>
    <w:div w:id="931551757">
      <w:bodyDiv w:val="1"/>
      <w:marLeft w:val="0"/>
      <w:marRight w:val="0"/>
      <w:marTop w:val="0"/>
      <w:marBottom w:val="0"/>
      <w:divBdr>
        <w:top w:val="none" w:sz="0" w:space="0" w:color="auto"/>
        <w:left w:val="none" w:sz="0" w:space="0" w:color="auto"/>
        <w:bottom w:val="none" w:sz="0" w:space="0" w:color="auto"/>
        <w:right w:val="none" w:sz="0" w:space="0" w:color="auto"/>
      </w:divBdr>
      <w:divsChild>
        <w:div w:id="1577934212">
          <w:marLeft w:val="547"/>
          <w:marRight w:val="0"/>
          <w:marTop w:val="96"/>
          <w:marBottom w:val="0"/>
          <w:divBdr>
            <w:top w:val="none" w:sz="0" w:space="0" w:color="auto"/>
            <w:left w:val="none" w:sz="0" w:space="0" w:color="auto"/>
            <w:bottom w:val="none" w:sz="0" w:space="0" w:color="auto"/>
            <w:right w:val="none" w:sz="0" w:space="0" w:color="auto"/>
          </w:divBdr>
        </w:div>
      </w:divsChild>
    </w:div>
    <w:div w:id="1260258542">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2">
          <w:marLeft w:val="547"/>
          <w:marRight w:val="0"/>
          <w:marTop w:val="77"/>
          <w:marBottom w:val="0"/>
          <w:divBdr>
            <w:top w:val="none" w:sz="0" w:space="0" w:color="auto"/>
            <w:left w:val="none" w:sz="0" w:space="0" w:color="auto"/>
            <w:bottom w:val="none" w:sz="0" w:space="0" w:color="auto"/>
            <w:right w:val="none" w:sz="0" w:space="0" w:color="auto"/>
          </w:divBdr>
        </w:div>
      </w:divsChild>
    </w:div>
    <w:div w:id="1485052712">
      <w:bodyDiv w:val="1"/>
      <w:marLeft w:val="0"/>
      <w:marRight w:val="0"/>
      <w:marTop w:val="0"/>
      <w:marBottom w:val="0"/>
      <w:divBdr>
        <w:top w:val="none" w:sz="0" w:space="0" w:color="auto"/>
        <w:left w:val="none" w:sz="0" w:space="0" w:color="auto"/>
        <w:bottom w:val="none" w:sz="0" w:space="0" w:color="auto"/>
        <w:right w:val="none" w:sz="0" w:space="0" w:color="auto"/>
      </w:divBdr>
      <w:divsChild>
        <w:div w:id="1940525581">
          <w:marLeft w:val="547"/>
          <w:marRight w:val="0"/>
          <w:marTop w:val="86"/>
          <w:marBottom w:val="0"/>
          <w:divBdr>
            <w:top w:val="none" w:sz="0" w:space="0" w:color="auto"/>
            <w:left w:val="none" w:sz="0" w:space="0" w:color="auto"/>
            <w:bottom w:val="none" w:sz="0" w:space="0" w:color="auto"/>
            <w:right w:val="none" w:sz="0" w:space="0" w:color="auto"/>
          </w:divBdr>
        </w:div>
        <w:div w:id="1903904566">
          <w:marLeft w:val="1166"/>
          <w:marRight w:val="0"/>
          <w:marTop w:val="77"/>
          <w:marBottom w:val="0"/>
          <w:divBdr>
            <w:top w:val="none" w:sz="0" w:space="0" w:color="auto"/>
            <w:left w:val="none" w:sz="0" w:space="0" w:color="auto"/>
            <w:bottom w:val="none" w:sz="0" w:space="0" w:color="auto"/>
            <w:right w:val="none" w:sz="0" w:space="0" w:color="auto"/>
          </w:divBdr>
        </w:div>
        <w:div w:id="127631200">
          <w:marLeft w:val="1166"/>
          <w:marRight w:val="0"/>
          <w:marTop w:val="77"/>
          <w:marBottom w:val="0"/>
          <w:divBdr>
            <w:top w:val="none" w:sz="0" w:space="0" w:color="auto"/>
            <w:left w:val="none" w:sz="0" w:space="0" w:color="auto"/>
            <w:bottom w:val="none" w:sz="0" w:space="0" w:color="auto"/>
            <w:right w:val="none" w:sz="0" w:space="0" w:color="auto"/>
          </w:divBdr>
        </w:div>
        <w:div w:id="1584148622">
          <w:marLeft w:val="1166"/>
          <w:marRight w:val="0"/>
          <w:marTop w:val="77"/>
          <w:marBottom w:val="0"/>
          <w:divBdr>
            <w:top w:val="none" w:sz="0" w:space="0" w:color="auto"/>
            <w:left w:val="none" w:sz="0" w:space="0" w:color="auto"/>
            <w:bottom w:val="none" w:sz="0" w:space="0" w:color="auto"/>
            <w:right w:val="none" w:sz="0" w:space="0" w:color="auto"/>
          </w:divBdr>
        </w:div>
      </w:divsChild>
    </w:div>
    <w:div w:id="1564751964">
      <w:bodyDiv w:val="1"/>
      <w:marLeft w:val="0"/>
      <w:marRight w:val="0"/>
      <w:marTop w:val="0"/>
      <w:marBottom w:val="0"/>
      <w:divBdr>
        <w:top w:val="none" w:sz="0" w:space="0" w:color="auto"/>
        <w:left w:val="none" w:sz="0" w:space="0" w:color="auto"/>
        <w:bottom w:val="none" w:sz="0" w:space="0" w:color="auto"/>
        <w:right w:val="none" w:sz="0" w:space="0" w:color="auto"/>
      </w:divBdr>
    </w:div>
    <w:div w:id="1615673683">
      <w:bodyDiv w:val="1"/>
      <w:marLeft w:val="0"/>
      <w:marRight w:val="0"/>
      <w:marTop w:val="0"/>
      <w:marBottom w:val="0"/>
      <w:divBdr>
        <w:top w:val="none" w:sz="0" w:space="0" w:color="auto"/>
        <w:left w:val="none" w:sz="0" w:space="0" w:color="auto"/>
        <w:bottom w:val="none" w:sz="0" w:space="0" w:color="auto"/>
        <w:right w:val="none" w:sz="0" w:space="0" w:color="auto"/>
      </w:divBdr>
      <w:divsChild>
        <w:div w:id="286088541">
          <w:marLeft w:val="1166"/>
          <w:marRight w:val="0"/>
          <w:marTop w:val="58"/>
          <w:marBottom w:val="0"/>
          <w:divBdr>
            <w:top w:val="none" w:sz="0" w:space="0" w:color="auto"/>
            <w:left w:val="none" w:sz="0" w:space="0" w:color="auto"/>
            <w:bottom w:val="none" w:sz="0" w:space="0" w:color="auto"/>
            <w:right w:val="none" w:sz="0" w:space="0" w:color="auto"/>
          </w:divBdr>
        </w:div>
      </w:divsChild>
    </w:div>
    <w:div w:id="1674259159">
      <w:bodyDiv w:val="1"/>
      <w:marLeft w:val="0"/>
      <w:marRight w:val="0"/>
      <w:marTop w:val="0"/>
      <w:marBottom w:val="0"/>
      <w:divBdr>
        <w:top w:val="none" w:sz="0" w:space="0" w:color="auto"/>
        <w:left w:val="none" w:sz="0" w:space="0" w:color="auto"/>
        <w:bottom w:val="none" w:sz="0" w:space="0" w:color="auto"/>
        <w:right w:val="none" w:sz="0" w:space="0" w:color="auto"/>
      </w:divBdr>
      <w:divsChild>
        <w:div w:id="201946696">
          <w:marLeft w:val="547"/>
          <w:marRight w:val="0"/>
          <w:marTop w:val="96"/>
          <w:marBottom w:val="0"/>
          <w:divBdr>
            <w:top w:val="none" w:sz="0" w:space="0" w:color="auto"/>
            <w:left w:val="none" w:sz="0" w:space="0" w:color="auto"/>
            <w:bottom w:val="none" w:sz="0" w:space="0" w:color="auto"/>
            <w:right w:val="none" w:sz="0" w:space="0" w:color="auto"/>
          </w:divBdr>
        </w:div>
      </w:divsChild>
    </w:div>
    <w:div w:id="1813255824">
      <w:bodyDiv w:val="1"/>
      <w:marLeft w:val="0"/>
      <w:marRight w:val="0"/>
      <w:marTop w:val="0"/>
      <w:marBottom w:val="0"/>
      <w:divBdr>
        <w:top w:val="none" w:sz="0" w:space="0" w:color="auto"/>
        <w:left w:val="none" w:sz="0" w:space="0" w:color="auto"/>
        <w:bottom w:val="none" w:sz="0" w:space="0" w:color="auto"/>
        <w:right w:val="none" w:sz="0" w:space="0" w:color="auto"/>
      </w:divBdr>
      <w:divsChild>
        <w:div w:id="1322391789">
          <w:marLeft w:val="547"/>
          <w:marRight w:val="0"/>
          <w:marTop w:val="96"/>
          <w:marBottom w:val="0"/>
          <w:divBdr>
            <w:top w:val="none" w:sz="0" w:space="0" w:color="auto"/>
            <w:left w:val="none" w:sz="0" w:space="0" w:color="auto"/>
            <w:bottom w:val="none" w:sz="0" w:space="0" w:color="auto"/>
            <w:right w:val="none" w:sz="0" w:space="0" w:color="auto"/>
          </w:divBdr>
        </w:div>
        <w:div w:id="1265920938">
          <w:marLeft w:val="547"/>
          <w:marRight w:val="0"/>
          <w:marTop w:val="96"/>
          <w:marBottom w:val="0"/>
          <w:divBdr>
            <w:top w:val="none" w:sz="0" w:space="0" w:color="auto"/>
            <w:left w:val="none" w:sz="0" w:space="0" w:color="auto"/>
            <w:bottom w:val="none" w:sz="0" w:space="0" w:color="auto"/>
            <w:right w:val="none" w:sz="0" w:space="0" w:color="auto"/>
          </w:divBdr>
        </w:div>
        <w:div w:id="1198740386">
          <w:marLeft w:val="547"/>
          <w:marRight w:val="0"/>
          <w:marTop w:val="96"/>
          <w:marBottom w:val="0"/>
          <w:divBdr>
            <w:top w:val="none" w:sz="0" w:space="0" w:color="auto"/>
            <w:left w:val="none" w:sz="0" w:space="0" w:color="auto"/>
            <w:bottom w:val="none" w:sz="0" w:space="0" w:color="auto"/>
            <w:right w:val="none" w:sz="0" w:space="0" w:color="auto"/>
          </w:divBdr>
        </w:div>
        <w:div w:id="1380667005">
          <w:marLeft w:val="1166"/>
          <w:marRight w:val="0"/>
          <w:marTop w:val="86"/>
          <w:marBottom w:val="0"/>
          <w:divBdr>
            <w:top w:val="none" w:sz="0" w:space="0" w:color="auto"/>
            <w:left w:val="none" w:sz="0" w:space="0" w:color="auto"/>
            <w:bottom w:val="none" w:sz="0" w:space="0" w:color="auto"/>
            <w:right w:val="none" w:sz="0" w:space="0" w:color="auto"/>
          </w:divBdr>
        </w:div>
        <w:div w:id="847796797">
          <w:marLeft w:val="1166"/>
          <w:marRight w:val="0"/>
          <w:marTop w:val="86"/>
          <w:marBottom w:val="0"/>
          <w:divBdr>
            <w:top w:val="none" w:sz="0" w:space="0" w:color="auto"/>
            <w:left w:val="none" w:sz="0" w:space="0" w:color="auto"/>
            <w:bottom w:val="none" w:sz="0" w:space="0" w:color="auto"/>
            <w:right w:val="none" w:sz="0" w:space="0" w:color="auto"/>
          </w:divBdr>
        </w:div>
      </w:divsChild>
    </w:div>
    <w:div w:id="2006737587">
      <w:bodyDiv w:val="1"/>
      <w:marLeft w:val="0"/>
      <w:marRight w:val="0"/>
      <w:marTop w:val="0"/>
      <w:marBottom w:val="0"/>
      <w:divBdr>
        <w:top w:val="none" w:sz="0" w:space="0" w:color="auto"/>
        <w:left w:val="none" w:sz="0" w:space="0" w:color="auto"/>
        <w:bottom w:val="none" w:sz="0" w:space="0" w:color="auto"/>
        <w:right w:val="none" w:sz="0" w:space="0" w:color="auto"/>
      </w:divBdr>
      <w:divsChild>
        <w:div w:id="370769088">
          <w:marLeft w:val="547"/>
          <w:marRight w:val="0"/>
          <w:marTop w:val="96"/>
          <w:marBottom w:val="0"/>
          <w:divBdr>
            <w:top w:val="none" w:sz="0" w:space="0" w:color="auto"/>
            <w:left w:val="none" w:sz="0" w:space="0" w:color="auto"/>
            <w:bottom w:val="none" w:sz="0" w:space="0" w:color="auto"/>
            <w:right w:val="none" w:sz="0" w:space="0" w:color="auto"/>
          </w:divBdr>
        </w:div>
        <w:div w:id="1095631693">
          <w:marLeft w:val="547"/>
          <w:marRight w:val="0"/>
          <w:marTop w:val="96"/>
          <w:marBottom w:val="0"/>
          <w:divBdr>
            <w:top w:val="none" w:sz="0" w:space="0" w:color="auto"/>
            <w:left w:val="none" w:sz="0" w:space="0" w:color="auto"/>
            <w:bottom w:val="none" w:sz="0" w:space="0" w:color="auto"/>
            <w:right w:val="none" w:sz="0" w:space="0" w:color="auto"/>
          </w:divBdr>
        </w:div>
      </w:divsChild>
    </w:div>
    <w:div w:id="2138335052">
      <w:bodyDiv w:val="1"/>
      <w:marLeft w:val="0"/>
      <w:marRight w:val="0"/>
      <w:marTop w:val="0"/>
      <w:marBottom w:val="0"/>
      <w:divBdr>
        <w:top w:val="none" w:sz="0" w:space="0" w:color="auto"/>
        <w:left w:val="none" w:sz="0" w:space="0" w:color="auto"/>
        <w:bottom w:val="none" w:sz="0" w:space="0" w:color="auto"/>
        <w:right w:val="none" w:sz="0" w:space="0" w:color="auto"/>
      </w:divBdr>
      <w:divsChild>
        <w:div w:id="81146636">
          <w:marLeft w:val="547"/>
          <w:marRight w:val="0"/>
          <w:marTop w:val="67"/>
          <w:marBottom w:val="0"/>
          <w:divBdr>
            <w:top w:val="none" w:sz="0" w:space="0" w:color="auto"/>
            <w:left w:val="none" w:sz="0" w:space="0" w:color="auto"/>
            <w:bottom w:val="none" w:sz="0" w:space="0" w:color="auto"/>
            <w:right w:val="none" w:sz="0" w:space="0" w:color="auto"/>
          </w:divBdr>
        </w:div>
        <w:div w:id="331879409">
          <w:marLeft w:val="547"/>
          <w:marRight w:val="0"/>
          <w:marTop w:val="67"/>
          <w:marBottom w:val="0"/>
          <w:divBdr>
            <w:top w:val="none" w:sz="0" w:space="0" w:color="auto"/>
            <w:left w:val="none" w:sz="0" w:space="0" w:color="auto"/>
            <w:bottom w:val="none" w:sz="0" w:space="0" w:color="auto"/>
            <w:right w:val="none" w:sz="0" w:space="0" w:color="auto"/>
          </w:divBdr>
        </w:div>
        <w:div w:id="921140222">
          <w:marLeft w:val="547"/>
          <w:marRight w:val="0"/>
          <w:marTop w:val="67"/>
          <w:marBottom w:val="0"/>
          <w:divBdr>
            <w:top w:val="none" w:sz="0" w:space="0" w:color="auto"/>
            <w:left w:val="none" w:sz="0" w:space="0" w:color="auto"/>
            <w:bottom w:val="none" w:sz="0" w:space="0" w:color="auto"/>
            <w:right w:val="none" w:sz="0" w:space="0" w:color="auto"/>
          </w:divBdr>
        </w:div>
        <w:div w:id="974919419">
          <w:marLeft w:val="547"/>
          <w:marRight w:val="0"/>
          <w:marTop w:val="67"/>
          <w:marBottom w:val="0"/>
          <w:divBdr>
            <w:top w:val="none" w:sz="0" w:space="0" w:color="auto"/>
            <w:left w:val="none" w:sz="0" w:space="0" w:color="auto"/>
            <w:bottom w:val="none" w:sz="0" w:space="0" w:color="auto"/>
            <w:right w:val="none" w:sz="0" w:space="0" w:color="auto"/>
          </w:divBdr>
        </w:div>
        <w:div w:id="2124374236">
          <w:marLeft w:val="547"/>
          <w:marRight w:val="0"/>
          <w:marTop w:val="67"/>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ervices.ogf.org/nsi/2013/12/descriptions/EVTS.A-GO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0AF99-61BD-4028-A9E3-1E65057BC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20</Pages>
  <Words>7695</Words>
  <Characters>43867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GGF Document Template</vt:lpstr>
    </vt:vector>
  </TitlesOfParts>
  <Manager/>
  <Company/>
  <LinksUpToDate>false</LinksUpToDate>
  <CharactersWithSpaces>51460</CharactersWithSpaces>
  <SharedDoc>false</SharedDoc>
  <HyperlinkBase/>
  <HLinks>
    <vt:vector size="6" baseType="variant">
      <vt:variant>
        <vt:i4>6750217</vt:i4>
      </vt:variant>
      <vt:variant>
        <vt:i4>4414</vt:i4>
      </vt:variant>
      <vt:variant>
        <vt:i4>1025</vt:i4>
      </vt:variant>
      <vt:variant>
        <vt:i4>1</vt:i4>
      </vt:variant>
      <vt:variant>
        <vt:lpwstr>ogf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Charlie Catlett; Gregory B. Newby</dc:creator>
  <cp:keywords/>
  <dc:description/>
  <cp:lastModifiedBy>Guy Roberts</cp:lastModifiedBy>
  <cp:revision>44</cp:revision>
  <cp:lastPrinted>2010-12-08T09:37:00Z</cp:lastPrinted>
  <dcterms:created xsi:type="dcterms:W3CDTF">2015-04-27T18:25:00Z</dcterms:created>
  <dcterms:modified xsi:type="dcterms:W3CDTF">2015-05-13T11:18:00Z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