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95D" w:rsidRDefault="0028295D" w:rsidP="0028295D">
      <w:pPr>
        <w:rPr>
          <w:b/>
        </w:rPr>
      </w:pPr>
    </w:p>
    <w:p w:rsidR="0028295D" w:rsidRPr="00367AEA" w:rsidRDefault="007152C2" w:rsidP="0028295D">
      <w:pPr>
        <w:rPr>
          <w:b/>
        </w:rPr>
      </w:pPr>
      <w:r>
        <w:rPr>
          <w:b/>
        </w:rPr>
        <w:t xml:space="preserve">NSI </w:t>
      </w:r>
      <w:r w:rsidR="00A25750">
        <w:rPr>
          <w:b/>
        </w:rPr>
        <w:t xml:space="preserve">Connection Service </w:t>
      </w:r>
      <w:r w:rsidR="00047145">
        <w:rPr>
          <w:b/>
        </w:rPr>
        <w:t>Protocol</w:t>
      </w:r>
      <w:r w:rsidR="00542108">
        <w:rPr>
          <w:b/>
        </w:rPr>
        <w:t xml:space="preserve"> v2.0</w:t>
      </w:r>
    </w:p>
    <w:p w:rsidR="007F7C82" w:rsidRDefault="007F7C82" w:rsidP="0028295D"/>
    <w:p w:rsidR="007F7C82" w:rsidRPr="00367AEA" w:rsidRDefault="00A25750" w:rsidP="0028295D">
      <w:pPr>
        <w:rPr>
          <w:u w:val="single"/>
        </w:rPr>
      </w:pPr>
      <w:r w:rsidRPr="00367AEA">
        <w:rPr>
          <w:u w:val="single"/>
        </w:rPr>
        <w:t>Status of This Document</w:t>
      </w:r>
    </w:p>
    <w:p w:rsidR="007F7C82" w:rsidRDefault="007F7C82" w:rsidP="0028295D"/>
    <w:p w:rsidR="007F7C82" w:rsidRDefault="00A25750" w:rsidP="0028295D">
      <w:r>
        <w:t xml:space="preserve">This document provides information to the Grid </w:t>
      </w:r>
      <w:r w:rsidRPr="00BE79D9">
        <w:rPr>
          <w:rStyle w:val="Emphasis"/>
          <w:i w:val="0"/>
        </w:rPr>
        <w:t>community</w:t>
      </w:r>
      <w:r>
        <w:t xml:space="preserve"> on the NSI Connection Service that operates on the interface between a requesting software agent and the provider software agent.  It describe</w:t>
      </w:r>
      <w:r w:rsidR="00D02654">
        <w:t>s</w:t>
      </w:r>
      <w:r>
        <w:t xml:space="preserve"> the </w:t>
      </w:r>
      <w:proofErr w:type="spellStart"/>
      <w:r>
        <w:t>protocol</w:t>
      </w:r>
      <w:proofErr w:type="gramStart"/>
      <w:r w:rsidR="00D02654">
        <w:t>,</w:t>
      </w:r>
      <w:r w:rsidR="006C7B88">
        <w:t>statemachine</w:t>
      </w:r>
      <w:proofErr w:type="spellEnd"/>
      <w:proofErr w:type="gramEnd"/>
      <w:r w:rsidR="006C7B88">
        <w:t>,</w:t>
      </w:r>
      <w:r>
        <w:t xml:space="preserve"> architecture and associated processes and environment in which software agents interact to deliver the Connection Service.  Distribution is unlimited.</w:t>
      </w:r>
    </w:p>
    <w:p w:rsidR="007F7C82" w:rsidRDefault="007F7C82" w:rsidP="0028295D"/>
    <w:p w:rsidR="007F7C82" w:rsidRDefault="00A25750" w:rsidP="0028295D">
      <w:pPr>
        <w:rPr>
          <w:u w:val="single"/>
        </w:rPr>
      </w:pPr>
      <w:r w:rsidRPr="00367AEA">
        <w:rPr>
          <w:u w:val="single"/>
        </w:rPr>
        <w:t>Copyright Notice</w:t>
      </w:r>
    </w:p>
    <w:p w:rsidR="0028295D" w:rsidRPr="00367AEA" w:rsidRDefault="0028295D" w:rsidP="0028295D">
      <w:pPr>
        <w:rPr>
          <w:u w:val="single"/>
        </w:rPr>
      </w:pPr>
    </w:p>
    <w:p w:rsidR="007F7C82" w:rsidRDefault="00A25750" w:rsidP="0028295D">
      <w:r>
        <w:t>Copyright © Open Grid Forum (2008-201</w:t>
      </w:r>
      <w:r w:rsidR="000B42FA">
        <w:t>2</w:t>
      </w:r>
      <w:r>
        <w:t>).  All Rights Reserved.</w:t>
      </w:r>
    </w:p>
    <w:p w:rsidR="007F7C82" w:rsidRDefault="007F7C82" w:rsidP="0028295D"/>
    <w:p w:rsidR="007F7C82" w:rsidRDefault="00A25750" w:rsidP="0028295D">
      <w:pPr>
        <w:rPr>
          <w:u w:val="single"/>
        </w:rPr>
      </w:pPr>
      <w:r w:rsidRPr="00367AEA">
        <w:rPr>
          <w:u w:val="single"/>
        </w:rPr>
        <w:t>Trademark</w:t>
      </w:r>
    </w:p>
    <w:p w:rsidR="0028295D" w:rsidRPr="00367AEA" w:rsidRDefault="0028295D" w:rsidP="0028295D">
      <w:pPr>
        <w:rPr>
          <w:u w:val="single"/>
        </w:rPr>
      </w:pPr>
    </w:p>
    <w:p w:rsidR="007F7C82" w:rsidRDefault="00A25750" w:rsidP="0028295D">
      <w:r w:rsidRPr="00FE6559">
        <w:t>OGSA is a registered trademark and service mark of the Open Grid Forum.</w:t>
      </w:r>
    </w:p>
    <w:p w:rsidR="0028295D" w:rsidRPr="00FD566C" w:rsidRDefault="0028295D" w:rsidP="0028295D"/>
    <w:p w:rsidR="007F7C82" w:rsidRPr="005C3806" w:rsidRDefault="00A25750" w:rsidP="0028295D">
      <w:pPr>
        <w:rPr>
          <w:b/>
          <w:u w:val="single"/>
        </w:rPr>
      </w:pPr>
      <w:bookmarkStart w:id="0" w:name="_Ref525097868"/>
      <w:bookmarkStart w:id="1" w:name="_Toc5010625"/>
      <w:r w:rsidRPr="005C3806">
        <w:rPr>
          <w:u w:val="single"/>
        </w:rPr>
        <w:t>Abstract</w:t>
      </w:r>
      <w:bookmarkEnd w:id="0"/>
      <w:bookmarkEnd w:id="1"/>
    </w:p>
    <w:p w:rsidR="007F7C82" w:rsidRDefault="007F7C82" w:rsidP="0028295D"/>
    <w:p w:rsidR="0028295D" w:rsidRPr="00A247F0" w:rsidRDefault="00A25750" w:rsidP="0028295D">
      <w:r>
        <w:t xml:space="preserve">This document describes the Connection Service </w:t>
      </w:r>
      <w:r w:rsidR="00D02654">
        <w:t xml:space="preserve">Protocol </w:t>
      </w:r>
      <w:r>
        <w:t xml:space="preserve">for the Network Service Interface (NSI).  The Connection Service is used to manage connection oriented circuits that transit network providers.  </w:t>
      </w:r>
      <w:r w:rsidRPr="00A247F0">
        <w:t>The Network Service Interface</w:t>
      </w:r>
      <w:r>
        <w:t xml:space="preserve"> (NSI)</w:t>
      </w:r>
      <w:r w:rsidRPr="00A247F0">
        <w:t xml:space="preserve"> is defined to be the set of protocols and parameters that are used between a software agent requesting a network service and the software agent providing </w:t>
      </w:r>
      <w:r>
        <w:t>that Network S</w:t>
      </w:r>
      <w:r w:rsidRPr="00A247F0">
        <w:t xml:space="preserve">ervice.  </w:t>
      </w:r>
      <w:r>
        <w:t>The Connection Service is intended to operate with</w:t>
      </w:r>
      <w:r w:rsidR="00424CDB">
        <w:t>in</w:t>
      </w:r>
      <w:r>
        <w:t xml:space="preserve"> the </w:t>
      </w:r>
      <w:r w:rsidRPr="00A247F0">
        <w:t xml:space="preserve">Network Service </w:t>
      </w:r>
      <w:r>
        <w:t xml:space="preserve">Framework </w:t>
      </w:r>
      <w:r w:rsidR="00424CDB">
        <w:t>(</w:t>
      </w:r>
      <w:r w:rsidR="002075D5">
        <w:t xml:space="preserve">NSF, </w:t>
      </w:r>
      <w:r>
        <w:t>G</w:t>
      </w:r>
      <w:r w:rsidR="00424CDB">
        <w:t>F</w:t>
      </w:r>
      <w:r>
        <w:t>D</w:t>
      </w:r>
      <w:r w:rsidR="00424CDB">
        <w:t>.173)</w:t>
      </w:r>
      <w:r>
        <w:t xml:space="preserve">. </w:t>
      </w:r>
    </w:p>
    <w:p w:rsidR="007F7C82" w:rsidRPr="00F5465B" w:rsidRDefault="007F7C82" w:rsidP="0028295D"/>
    <w:p w:rsidR="007F7C82" w:rsidRDefault="00A25750" w:rsidP="0028295D">
      <w:pPr>
        <w:pStyle w:val="TOCHeading"/>
      </w:pPr>
      <w:r>
        <w:t>Contents</w:t>
      </w:r>
    </w:p>
    <w:p w:rsidR="00932BE4" w:rsidRDefault="00C310AF">
      <w:pPr>
        <w:pStyle w:val="TOC1"/>
        <w:tabs>
          <w:tab w:val="left" w:pos="400"/>
          <w:tab w:val="right" w:leader="dot" w:pos="8630"/>
        </w:tabs>
        <w:rPr>
          <w:rFonts w:asciiTheme="minorHAnsi" w:eastAsiaTheme="minorEastAsia" w:hAnsiTheme="minorHAnsi" w:cstheme="minorBidi"/>
          <w:noProof/>
          <w:sz w:val="22"/>
          <w:szCs w:val="22"/>
          <w:lang w:val="en-GB" w:eastAsia="en-GB"/>
        </w:rPr>
      </w:pPr>
      <w:r>
        <w:fldChar w:fldCharType="begin"/>
      </w:r>
      <w:r w:rsidR="00A25750">
        <w:instrText xml:space="preserve"> TOC \o "1-3" \h \z \u </w:instrText>
      </w:r>
      <w:r>
        <w:fldChar w:fldCharType="separate"/>
      </w:r>
      <w:hyperlink w:anchor="_Toc327290167" w:history="1">
        <w:r w:rsidR="00932BE4" w:rsidRPr="003D15CE">
          <w:rPr>
            <w:rStyle w:val="Hyperlink"/>
            <w:noProof/>
          </w:rPr>
          <w:t>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Overview</w:t>
        </w:r>
        <w:r w:rsidR="00932BE4">
          <w:rPr>
            <w:noProof/>
            <w:webHidden/>
          </w:rPr>
          <w:tab/>
        </w:r>
        <w:r w:rsidR="00932BE4">
          <w:rPr>
            <w:noProof/>
            <w:webHidden/>
          </w:rPr>
          <w:fldChar w:fldCharType="begin"/>
        </w:r>
        <w:r w:rsidR="00932BE4">
          <w:rPr>
            <w:noProof/>
            <w:webHidden/>
          </w:rPr>
          <w:instrText xml:space="preserve"> PAGEREF _Toc327290167 \h </w:instrText>
        </w:r>
        <w:r w:rsidR="00932BE4">
          <w:rPr>
            <w:noProof/>
            <w:webHidden/>
          </w:rPr>
        </w:r>
        <w:r w:rsidR="00932BE4">
          <w:rPr>
            <w:noProof/>
            <w:webHidden/>
          </w:rPr>
          <w:fldChar w:fldCharType="separate"/>
        </w:r>
        <w:r w:rsidR="00932BE4">
          <w:rPr>
            <w:noProof/>
            <w:webHidden/>
          </w:rPr>
          <w:t>3</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68" w:history="1">
        <w:r w:rsidR="00932BE4" w:rsidRPr="003D15CE">
          <w:rPr>
            <w:rStyle w:val="Hyperlink"/>
            <w:noProof/>
          </w:rPr>
          <w:t>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Connection Service architecture</w:t>
        </w:r>
        <w:r w:rsidR="00932BE4">
          <w:rPr>
            <w:noProof/>
            <w:webHidden/>
          </w:rPr>
          <w:tab/>
        </w:r>
        <w:r w:rsidR="00932BE4">
          <w:rPr>
            <w:noProof/>
            <w:webHidden/>
          </w:rPr>
          <w:fldChar w:fldCharType="begin"/>
        </w:r>
        <w:r w:rsidR="00932BE4">
          <w:rPr>
            <w:noProof/>
            <w:webHidden/>
          </w:rPr>
          <w:instrText xml:space="preserve"> PAGEREF _Toc327290168 \h </w:instrText>
        </w:r>
        <w:r w:rsidR="00932BE4">
          <w:rPr>
            <w:noProof/>
            <w:webHidden/>
          </w:rPr>
        </w:r>
        <w:r w:rsidR="00932BE4">
          <w:rPr>
            <w:noProof/>
            <w:webHidden/>
          </w:rPr>
          <w:fldChar w:fldCharType="separate"/>
        </w:r>
        <w:r w:rsidR="00932BE4">
          <w:rPr>
            <w:noProof/>
            <w:webHidden/>
          </w:rPr>
          <w:t>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69" w:history="1">
        <w:r w:rsidR="00932BE4" w:rsidRPr="003D15CE">
          <w:rPr>
            <w:rStyle w:val="Hyperlink"/>
            <w:noProof/>
          </w:rPr>
          <w:t>2.1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Layering in NSI</w:t>
        </w:r>
        <w:r w:rsidR="00932BE4">
          <w:rPr>
            <w:noProof/>
            <w:webHidden/>
          </w:rPr>
          <w:tab/>
        </w:r>
        <w:r w:rsidR="00932BE4">
          <w:rPr>
            <w:noProof/>
            <w:webHidden/>
          </w:rPr>
          <w:fldChar w:fldCharType="begin"/>
        </w:r>
        <w:r w:rsidR="00932BE4">
          <w:rPr>
            <w:noProof/>
            <w:webHidden/>
          </w:rPr>
          <w:instrText xml:space="preserve"> PAGEREF _Toc327290169 \h </w:instrText>
        </w:r>
        <w:r w:rsidR="00932BE4">
          <w:rPr>
            <w:noProof/>
            <w:webHidden/>
          </w:rPr>
        </w:r>
        <w:r w:rsidR="00932BE4">
          <w:rPr>
            <w:noProof/>
            <w:webHidden/>
          </w:rPr>
          <w:fldChar w:fldCharType="separate"/>
        </w:r>
        <w:r w:rsidR="00932BE4">
          <w:rPr>
            <w:noProof/>
            <w:webHidden/>
          </w:rPr>
          <w:t>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0" w:history="1">
        <w:r w:rsidR="00932BE4" w:rsidRPr="003D15CE">
          <w:rPr>
            <w:rStyle w:val="Hyperlink"/>
            <w:noProof/>
          </w:rPr>
          <w:t>2.2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Building blocks of the NSI Architecture</w:t>
        </w:r>
        <w:r w:rsidR="00932BE4">
          <w:rPr>
            <w:noProof/>
            <w:webHidden/>
          </w:rPr>
          <w:tab/>
        </w:r>
        <w:r w:rsidR="00932BE4">
          <w:rPr>
            <w:noProof/>
            <w:webHidden/>
          </w:rPr>
          <w:fldChar w:fldCharType="begin"/>
        </w:r>
        <w:r w:rsidR="00932BE4">
          <w:rPr>
            <w:noProof/>
            <w:webHidden/>
          </w:rPr>
          <w:instrText xml:space="preserve"> PAGEREF _Toc327290170 \h </w:instrText>
        </w:r>
        <w:r w:rsidR="00932BE4">
          <w:rPr>
            <w:noProof/>
            <w:webHidden/>
          </w:rPr>
        </w:r>
        <w:r w:rsidR="00932BE4">
          <w:rPr>
            <w:noProof/>
            <w:webHidden/>
          </w:rPr>
          <w:fldChar w:fldCharType="separate"/>
        </w:r>
        <w:r w:rsidR="00932BE4">
          <w:rPr>
            <w:noProof/>
            <w:webHidden/>
          </w:rPr>
          <w:t>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1" w:history="1">
        <w:r w:rsidR="00932BE4" w:rsidRPr="003D15CE">
          <w:rPr>
            <w:rStyle w:val="Hyperlink"/>
            <w:noProof/>
          </w:rPr>
          <w:t>2.3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NSI protocol layer</w:t>
        </w:r>
        <w:r w:rsidR="00932BE4">
          <w:rPr>
            <w:noProof/>
            <w:webHidden/>
          </w:rPr>
          <w:tab/>
        </w:r>
        <w:r w:rsidR="00932BE4">
          <w:rPr>
            <w:noProof/>
            <w:webHidden/>
          </w:rPr>
          <w:fldChar w:fldCharType="begin"/>
        </w:r>
        <w:r w:rsidR="00932BE4">
          <w:rPr>
            <w:noProof/>
            <w:webHidden/>
          </w:rPr>
          <w:instrText xml:space="preserve"> PAGEREF _Toc327290171 \h </w:instrText>
        </w:r>
        <w:r w:rsidR="00932BE4">
          <w:rPr>
            <w:noProof/>
            <w:webHidden/>
          </w:rPr>
        </w:r>
        <w:r w:rsidR="00932BE4">
          <w:rPr>
            <w:noProof/>
            <w:webHidden/>
          </w:rPr>
          <w:fldChar w:fldCharType="separate"/>
        </w:r>
        <w:r w:rsidR="00932BE4">
          <w:rPr>
            <w:noProof/>
            <w:webHidden/>
          </w:rPr>
          <w:t>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2" w:history="1">
        <w:r w:rsidR="00932BE4" w:rsidRPr="003D15CE">
          <w:rPr>
            <w:rStyle w:val="Hyperlink"/>
            <w:noProof/>
          </w:rPr>
          <w:t>2.4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Message Delivery Layer (MDL)</w:t>
        </w:r>
        <w:r w:rsidR="00932BE4">
          <w:rPr>
            <w:noProof/>
            <w:webHidden/>
          </w:rPr>
          <w:tab/>
        </w:r>
        <w:r w:rsidR="00932BE4">
          <w:rPr>
            <w:noProof/>
            <w:webHidden/>
          </w:rPr>
          <w:fldChar w:fldCharType="begin"/>
        </w:r>
        <w:r w:rsidR="00932BE4">
          <w:rPr>
            <w:noProof/>
            <w:webHidden/>
          </w:rPr>
          <w:instrText xml:space="preserve"> PAGEREF _Toc327290172 \h </w:instrText>
        </w:r>
        <w:r w:rsidR="00932BE4">
          <w:rPr>
            <w:noProof/>
            <w:webHidden/>
          </w:rPr>
        </w:r>
        <w:r w:rsidR="00932BE4">
          <w:rPr>
            <w:noProof/>
            <w:webHidden/>
          </w:rPr>
          <w:fldChar w:fldCharType="separate"/>
        </w:r>
        <w:r w:rsidR="00932BE4">
          <w:rPr>
            <w:noProof/>
            <w:webHidden/>
          </w:rPr>
          <w:t>5</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3" w:history="1">
        <w:r w:rsidR="00932BE4" w:rsidRPr="003D15CE">
          <w:rPr>
            <w:rStyle w:val="Hyperlink"/>
            <w:noProof/>
          </w:rPr>
          <w:t>2.5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Message Transport Layer (MTL)</w:t>
        </w:r>
        <w:r w:rsidR="00932BE4">
          <w:rPr>
            <w:noProof/>
            <w:webHidden/>
          </w:rPr>
          <w:tab/>
        </w:r>
        <w:r w:rsidR="00932BE4">
          <w:rPr>
            <w:noProof/>
            <w:webHidden/>
          </w:rPr>
          <w:fldChar w:fldCharType="begin"/>
        </w:r>
        <w:r w:rsidR="00932BE4">
          <w:rPr>
            <w:noProof/>
            <w:webHidden/>
          </w:rPr>
          <w:instrText xml:space="preserve"> PAGEREF _Toc327290173 \h </w:instrText>
        </w:r>
        <w:r w:rsidR="00932BE4">
          <w:rPr>
            <w:noProof/>
            <w:webHidden/>
          </w:rPr>
        </w:r>
        <w:r w:rsidR="00932BE4">
          <w:rPr>
            <w:noProof/>
            <w:webHidden/>
          </w:rPr>
          <w:fldChar w:fldCharType="separate"/>
        </w:r>
        <w:r w:rsidR="00932BE4">
          <w:rPr>
            <w:noProof/>
            <w:webHidden/>
          </w:rPr>
          <w:t>5</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74" w:history="1">
        <w:r w:rsidR="00932BE4" w:rsidRPr="003D15CE">
          <w:rPr>
            <w:rStyle w:val="Hyperlink"/>
            <w:noProof/>
          </w:rPr>
          <w:t>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Connection Service lifecycle</w:t>
        </w:r>
        <w:r w:rsidR="00932BE4">
          <w:rPr>
            <w:noProof/>
            <w:webHidden/>
          </w:rPr>
          <w:tab/>
        </w:r>
        <w:r w:rsidR="00932BE4">
          <w:rPr>
            <w:noProof/>
            <w:webHidden/>
          </w:rPr>
          <w:fldChar w:fldCharType="begin"/>
        </w:r>
        <w:r w:rsidR="00932BE4">
          <w:rPr>
            <w:noProof/>
            <w:webHidden/>
          </w:rPr>
          <w:instrText xml:space="preserve"> PAGEREF _Toc327290174 \h </w:instrText>
        </w:r>
        <w:r w:rsidR="00932BE4">
          <w:rPr>
            <w:noProof/>
            <w:webHidden/>
          </w:rPr>
        </w:r>
        <w:r w:rsidR="00932BE4">
          <w:rPr>
            <w:noProof/>
            <w:webHidden/>
          </w:rPr>
          <w:fldChar w:fldCharType="separate"/>
        </w:r>
        <w:r w:rsidR="00932BE4">
          <w:rPr>
            <w:noProof/>
            <w:webHidden/>
          </w:rPr>
          <w:t>5</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5" w:history="1">
        <w:r w:rsidR="00932BE4" w:rsidRPr="003D15CE">
          <w:rPr>
            <w:rStyle w:val="Hyperlink"/>
            <w:rFonts w:eastAsia="MS Mincho"/>
            <w:noProof/>
          </w:rPr>
          <w:t>3.1</w:t>
        </w:r>
        <w:r w:rsidR="00932BE4">
          <w:rPr>
            <w:rFonts w:asciiTheme="minorHAnsi" w:eastAsiaTheme="minorEastAsia" w:hAnsiTheme="minorHAnsi" w:cstheme="minorBidi"/>
            <w:noProof/>
            <w:sz w:val="22"/>
            <w:szCs w:val="22"/>
            <w:lang w:val="en-GB" w:eastAsia="en-GB"/>
          </w:rPr>
          <w:tab/>
        </w:r>
        <w:r w:rsidR="00932BE4" w:rsidRPr="003D15CE">
          <w:rPr>
            <w:rStyle w:val="Hyperlink"/>
            <w:rFonts w:eastAsia="MS Mincho"/>
            <w:noProof/>
          </w:rPr>
          <w:t>Connection Service primitives</w:t>
        </w:r>
        <w:r w:rsidR="00932BE4">
          <w:rPr>
            <w:noProof/>
            <w:webHidden/>
          </w:rPr>
          <w:tab/>
        </w:r>
        <w:r w:rsidR="00932BE4">
          <w:rPr>
            <w:noProof/>
            <w:webHidden/>
          </w:rPr>
          <w:fldChar w:fldCharType="begin"/>
        </w:r>
        <w:r w:rsidR="00932BE4">
          <w:rPr>
            <w:noProof/>
            <w:webHidden/>
          </w:rPr>
          <w:instrText xml:space="preserve"> PAGEREF _Toc327290175 \h </w:instrText>
        </w:r>
        <w:r w:rsidR="00932BE4">
          <w:rPr>
            <w:noProof/>
            <w:webHidden/>
          </w:rPr>
        </w:r>
        <w:r w:rsidR="00932BE4">
          <w:rPr>
            <w:noProof/>
            <w:webHidden/>
          </w:rPr>
          <w:fldChar w:fldCharType="separate"/>
        </w:r>
        <w:r w:rsidR="00932BE4">
          <w:rPr>
            <w:noProof/>
            <w:webHidden/>
          </w:rPr>
          <w:t>5</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76" w:history="1">
        <w:r w:rsidR="00932BE4" w:rsidRPr="003D15CE">
          <w:rPr>
            <w:rStyle w:val="Hyperlink"/>
            <w:noProof/>
          </w:rPr>
          <w:t>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Connection Service state machine v2.0</w:t>
        </w:r>
        <w:r w:rsidR="00932BE4">
          <w:rPr>
            <w:noProof/>
            <w:webHidden/>
          </w:rPr>
          <w:tab/>
        </w:r>
        <w:r w:rsidR="00932BE4">
          <w:rPr>
            <w:noProof/>
            <w:webHidden/>
          </w:rPr>
          <w:fldChar w:fldCharType="begin"/>
        </w:r>
        <w:r w:rsidR="00932BE4">
          <w:rPr>
            <w:noProof/>
            <w:webHidden/>
          </w:rPr>
          <w:instrText xml:space="preserve"> PAGEREF _Toc327290176 \h </w:instrText>
        </w:r>
        <w:r w:rsidR="00932BE4">
          <w:rPr>
            <w:noProof/>
            <w:webHidden/>
          </w:rPr>
        </w:r>
        <w:r w:rsidR="00932BE4">
          <w:rPr>
            <w:noProof/>
            <w:webHidden/>
          </w:rPr>
          <w:fldChar w:fldCharType="separate"/>
        </w:r>
        <w:r w:rsidR="00932BE4">
          <w:rPr>
            <w:noProof/>
            <w:webHidden/>
          </w:rPr>
          <w:t>7</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177" w:history="1">
        <w:r w:rsidR="00932BE4" w:rsidRPr="003D15CE">
          <w:rPr>
            <w:rStyle w:val="Hyperlink"/>
            <w:noProof/>
          </w:rPr>
          <w:t>4.1.1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Ultimate RA/Aggregator State Machine</w:t>
        </w:r>
        <w:r w:rsidR="00932BE4">
          <w:rPr>
            <w:noProof/>
            <w:webHidden/>
          </w:rPr>
          <w:tab/>
        </w:r>
        <w:r w:rsidR="00932BE4">
          <w:rPr>
            <w:noProof/>
            <w:webHidden/>
          </w:rPr>
          <w:fldChar w:fldCharType="begin"/>
        </w:r>
        <w:r w:rsidR="00932BE4">
          <w:rPr>
            <w:noProof/>
            <w:webHidden/>
          </w:rPr>
          <w:instrText xml:space="preserve"> PAGEREF _Toc327290177 \h </w:instrText>
        </w:r>
        <w:r w:rsidR="00932BE4">
          <w:rPr>
            <w:noProof/>
            <w:webHidden/>
          </w:rPr>
        </w:r>
        <w:r w:rsidR="00932BE4">
          <w:rPr>
            <w:noProof/>
            <w:webHidden/>
          </w:rPr>
          <w:fldChar w:fldCharType="separate"/>
        </w:r>
        <w:r w:rsidR="00932BE4">
          <w:rPr>
            <w:noProof/>
            <w:webHidden/>
          </w:rPr>
          <w:t>7</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178" w:history="1">
        <w:r w:rsidR="00932BE4" w:rsidRPr="003D15CE">
          <w:rPr>
            <w:rStyle w:val="Hyperlink"/>
            <w:noProof/>
          </w:rPr>
          <w:t>4.1.2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Ultimate PA State Machine</w:t>
        </w:r>
        <w:r w:rsidR="00932BE4">
          <w:rPr>
            <w:noProof/>
            <w:webHidden/>
          </w:rPr>
          <w:tab/>
        </w:r>
        <w:r w:rsidR="00932BE4">
          <w:rPr>
            <w:noProof/>
            <w:webHidden/>
          </w:rPr>
          <w:fldChar w:fldCharType="begin"/>
        </w:r>
        <w:r w:rsidR="00932BE4">
          <w:rPr>
            <w:noProof/>
            <w:webHidden/>
          </w:rPr>
          <w:instrText xml:space="preserve"> PAGEREF _Toc327290178 \h </w:instrText>
        </w:r>
        <w:r w:rsidR="00932BE4">
          <w:rPr>
            <w:noProof/>
            <w:webHidden/>
          </w:rPr>
        </w:r>
        <w:r w:rsidR="00932BE4">
          <w:rPr>
            <w:noProof/>
            <w:webHidden/>
          </w:rPr>
          <w:fldChar w:fldCharType="separate"/>
        </w:r>
        <w:r w:rsidR="00932BE4">
          <w:rPr>
            <w:noProof/>
            <w:webHidden/>
          </w:rPr>
          <w:t>9</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9" w:history="1">
        <w:r w:rsidR="00932BE4" w:rsidRPr="003D15CE">
          <w:rPr>
            <w:rStyle w:val="Hyperlink"/>
            <w:noProof/>
          </w:rPr>
          <w:t>4.2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Requesting a Reservation</w:t>
        </w:r>
        <w:r w:rsidR="00932BE4">
          <w:rPr>
            <w:noProof/>
            <w:webHidden/>
          </w:rPr>
          <w:tab/>
        </w:r>
        <w:r w:rsidR="00932BE4">
          <w:rPr>
            <w:noProof/>
            <w:webHidden/>
          </w:rPr>
          <w:fldChar w:fldCharType="begin"/>
        </w:r>
        <w:r w:rsidR="00932BE4">
          <w:rPr>
            <w:noProof/>
            <w:webHidden/>
          </w:rPr>
          <w:instrText xml:space="preserve"> PAGEREF _Toc327290179 \h </w:instrText>
        </w:r>
        <w:r w:rsidR="00932BE4">
          <w:rPr>
            <w:noProof/>
            <w:webHidden/>
          </w:rPr>
        </w:r>
        <w:r w:rsidR="00932BE4">
          <w:rPr>
            <w:noProof/>
            <w:webHidden/>
          </w:rPr>
          <w:fldChar w:fldCharType="separate"/>
        </w:r>
        <w:r w:rsidR="00932BE4">
          <w:rPr>
            <w:noProof/>
            <w:webHidden/>
          </w:rPr>
          <w:t>10</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0" w:history="1">
        <w:r w:rsidR="00932BE4" w:rsidRPr="003D15CE">
          <w:rPr>
            <w:rStyle w:val="Hyperlink"/>
            <w:noProof/>
          </w:rPr>
          <w:t>4.3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Provisioning a Connection</w:t>
        </w:r>
        <w:r w:rsidR="00932BE4">
          <w:rPr>
            <w:noProof/>
            <w:webHidden/>
          </w:rPr>
          <w:tab/>
        </w:r>
        <w:r w:rsidR="00932BE4">
          <w:rPr>
            <w:noProof/>
            <w:webHidden/>
          </w:rPr>
          <w:fldChar w:fldCharType="begin"/>
        </w:r>
        <w:r w:rsidR="00932BE4">
          <w:rPr>
            <w:noProof/>
            <w:webHidden/>
          </w:rPr>
          <w:instrText xml:space="preserve"> PAGEREF _Toc327290180 \h </w:instrText>
        </w:r>
        <w:r w:rsidR="00932BE4">
          <w:rPr>
            <w:noProof/>
            <w:webHidden/>
          </w:rPr>
        </w:r>
        <w:r w:rsidR="00932BE4">
          <w:rPr>
            <w:noProof/>
            <w:webHidden/>
          </w:rPr>
          <w:fldChar w:fldCharType="separate"/>
        </w:r>
        <w:r w:rsidR="00932BE4">
          <w:rPr>
            <w:noProof/>
            <w:webHidden/>
          </w:rPr>
          <w:t>10</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1" w:history="1">
        <w:r w:rsidR="00932BE4" w:rsidRPr="003D15CE">
          <w:rPr>
            <w:rStyle w:val="Hyperlink"/>
            <w:noProof/>
          </w:rPr>
          <w:t>4.4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Releasing the Provisioning state</w:t>
        </w:r>
        <w:r w:rsidR="00932BE4">
          <w:rPr>
            <w:noProof/>
            <w:webHidden/>
          </w:rPr>
          <w:tab/>
        </w:r>
        <w:r w:rsidR="00932BE4">
          <w:rPr>
            <w:noProof/>
            <w:webHidden/>
          </w:rPr>
          <w:fldChar w:fldCharType="begin"/>
        </w:r>
        <w:r w:rsidR="00932BE4">
          <w:rPr>
            <w:noProof/>
            <w:webHidden/>
          </w:rPr>
          <w:instrText xml:space="preserve"> PAGEREF _Toc327290181 \h </w:instrText>
        </w:r>
        <w:r w:rsidR="00932BE4">
          <w:rPr>
            <w:noProof/>
            <w:webHidden/>
          </w:rPr>
        </w:r>
        <w:r w:rsidR="00932BE4">
          <w:rPr>
            <w:noProof/>
            <w:webHidden/>
          </w:rPr>
          <w:fldChar w:fldCharType="separate"/>
        </w:r>
        <w:r w:rsidR="00932BE4">
          <w:rPr>
            <w:noProof/>
            <w:webHidden/>
          </w:rPr>
          <w:t>11</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2" w:history="1">
        <w:r w:rsidR="00932BE4" w:rsidRPr="003D15CE">
          <w:rPr>
            <w:rStyle w:val="Hyperlink"/>
            <w:noProof/>
          </w:rPr>
          <w:t>4.5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Terminating a Connection</w:t>
        </w:r>
        <w:r w:rsidR="00932BE4">
          <w:rPr>
            <w:noProof/>
            <w:webHidden/>
          </w:rPr>
          <w:tab/>
        </w:r>
        <w:r w:rsidR="00932BE4">
          <w:rPr>
            <w:noProof/>
            <w:webHidden/>
          </w:rPr>
          <w:fldChar w:fldCharType="begin"/>
        </w:r>
        <w:r w:rsidR="00932BE4">
          <w:rPr>
            <w:noProof/>
            <w:webHidden/>
          </w:rPr>
          <w:instrText xml:space="preserve"> PAGEREF _Toc327290182 \h </w:instrText>
        </w:r>
        <w:r w:rsidR="00932BE4">
          <w:rPr>
            <w:noProof/>
            <w:webHidden/>
          </w:rPr>
        </w:r>
        <w:r w:rsidR="00932BE4">
          <w:rPr>
            <w:noProof/>
            <w:webHidden/>
          </w:rPr>
          <w:fldChar w:fldCharType="separate"/>
        </w:r>
        <w:r w:rsidR="00932BE4">
          <w:rPr>
            <w:noProof/>
            <w:webHidden/>
          </w:rPr>
          <w:t>11</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3" w:history="1">
        <w:r w:rsidR="00932BE4" w:rsidRPr="003D15CE">
          <w:rPr>
            <w:rStyle w:val="Hyperlink"/>
            <w:noProof/>
          </w:rPr>
          <w:t>4.6</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Forced end</w:t>
        </w:r>
        <w:r w:rsidR="00932BE4">
          <w:rPr>
            <w:noProof/>
            <w:webHidden/>
          </w:rPr>
          <w:tab/>
        </w:r>
        <w:r w:rsidR="00932BE4">
          <w:rPr>
            <w:noProof/>
            <w:webHidden/>
          </w:rPr>
          <w:fldChar w:fldCharType="begin"/>
        </w:r>
        <w:r w:rsidR="00932BE4">
          <w:rPr>
            <w:noProof/>
            <w:webHidden/>
          </w:rPr>
          <w:instrText xml:space="preserve"> PAGEREF _Toc327290183 \h </w:instrText>
        </w:r>
        <w:r w:rsidR="00932BE4">
          <w:rPr>
            <w:noProof/>
            <w:webHidden/>
          </w:rPr>
        </w:r>
        <w:r w:rsidR="00932BE4">
          <w:rPr>
            <w:noProof/>
            <w:webHidden/>
          </w:rPr>
          <w:fldChar w:fldCharType="separate"/>
        </w:r>
        <w:r w:rsidR="00932BE4">
          <w:rPr>
            <w:noProof/>
            <w:webHidden/>
          </w:rPr>
          <w:t>11</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4" w:history="1">
        <w:r w:rsidR="00932BE4" w:rsidRPr="003D15CE">
          <w:rPr>
            <w:rStyle w:val="Hyperlink"/>
            <w:noProof/>
          </w:rPr>
          <w:t>4.7</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Querying a Connection</w:t>
        </w:r>
        <w:r w:rsidR="00932BE4">
          <w:rPr>
            <w:noProof/>
            <w:webHidden/>
          </w:rPr>
          <w:tab/>
        </w:r>
        <w:r w:rsidR="00932BE4">
          <w:rPr>
            <w:noProof/>
            <w:webHidden/>
          </w:rPr>
          <w:fldChar w:fldCharType="begin"/>
        </w:r>
        <w:r w:rsidR="00932BE4">
          <w:rPr>
            <w:noProof/>
            <w:webHidden/>
          </w:rPr>
          <w:instrText xml:space="preserve"> PAGEREF _Toc327290184 \h </w:instrText>
        </w:r>
        <w:r w:rsidR="00932BE4">
          <w:rPr>
            <w:noProof/>
            <w:webHidden/>
          </w:rPr>
        </w:r>
        <w:r w:rsidR="00932BE4">
          <w:rPr>
            <w:noProof/>
            <w:webHidden/>
          </w:rPr>
          <w:fldChar w:fldCharType="separate"/>
        </w:r>
        <w:r w:rsidR="00932BE4">
          <w:rPr>
            <w:noProof/>
            <w:webHidden/>
          </w:rPr>
          <w:t>11</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85" w:history="1">
        <w:r w:rsidR="00932BE4" w:rsidRPr="003D15CE">
          <w:rPr>
            <w:rStyle w:val="Hyperlink"/>
            <w:noProof/>
          </w:rPr>
          <w:t>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NSI Framework Header</w:t>
        </w:r>
        <w:r w:rsidR="00932BE4">
          <w:rPr>
            <w:noProof/>
            <w:webHidden/>
          </w:rPr>
          <w:tab/>
        </w:r>
        <w:r w:rsidR="00932BE4">
          <w:rPr>
            <w:noProof/>
            <w:webHidden/>
          </w:rPr>
          <w:fldChar w:fldCharType="begin"/>
        </w:r>
        <w:r w:rsidR="00932BE4">
          <w:rPr>
            <w:noProof/>
            <w:webHidden/>
          </w:rPr>
          <w:instrText xml:space="preserve"> PAGEREF _Toc327290185 \h </w:instrText>
        </w:r>
        <w:r w:rsidR="00932BE4">
          <w:rPr>
            <w:noProof/>
            <w:webHidden/>
          </w:rPr>
        </w:r>
        <w:r w:rsidR="00932BE4">
          <w:rPr>
            <w:noProof/>
            <w:webHidden/>
          </w:rPr>
          <w:fldChar w:fldCharType="separate"/>
        </w:r>
        <w:r w:rsidR="00932BE4">
          <w:rPr>
            <w:noProof/>
            <w:webHidden/>
          </w:rPr>
          <w:t>11</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86" w:history="1">
        <w:r w:rsidR="00932BE4" w:rsidRPr="003D15CE">
          <w:rPr>
            <w:rStyle w:val="Hyperlink"/>
            <w:noProof/>
          </w:rPr>
          <w:t>6.</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NSI Connection Services Primitives</w:t>
        </w:r>
        <w:r w:rsidR="00932BE4">
          <w:rPr>
            <w:noProof/>
            <w:webHidden/>
          </w:rPr>
          <w:tab/>
        </w:r>
        <w:r w:rsidR="00932BE4">
          <w:rPr>
            <w:noProof/>
            <w:webHidden/>
          </w:rPr>
          <w:fldChar w:fldCharType="begin"/>
        </w:r>
        <w:r w:rsidR="00932BE4">
          <w:rPr>
            <w:noProof/>
            <w:webHidden/>
          </w:rPr>
          <w:instrText xml:space="preserve"> PAGEREF _Toc327290186 \h </w:instrText>
        </w:r>
        <w:r w:rsidR="00932BE4">
          <w:rPr>
            <w:noProof/>
            <w:webHidden/>
          </w:rPr>
        </w:r>
        <w:r w:rsidR="00932BE4">
          <w:rPr>
            <w:noProof/>
            <w:webHidden/>
          </w:rPr>
          <w:fldChar w:fldCharType="separate"/>
        </w:r>
        <w:r w:rsidR="00932BE4">
          <w:rPr>
            <w:noProof/>
            <w:webHidden/>
          </w:rPr>
          <w:t>14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7" w:history="1">
        <w:r w:rsidR="00932BE4" w:rsidRPr="003D15CE">
          <w:rPr>
            <w:rStyle w:val="Hyperlink"/>
            <w:noProof/>
          </w:rPr>
          <w:t>6.1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Reserve</w:t>
        </w:r>
        <w:r w:rsidR="00932BE4">
          <w:rPr>
            <w:noProof/>
            <w:webHidden/>
          </w:rPr>
          <w:tab/>
        </w:r>
        <w:r w:rsidR="00932BE4">
          <w:rPr>
            <w:noProof/>
            <w:webHidden/>
          </w:rPr>
          <w:fldChar w:fldCharType="begin"/>
        </w:r>
        <w:r w:rsidR="00932BE4">
          <w:rPr>
            <w:noProof/>
            <w:webHidden/>
          </w:rPr>
          <w:instrText xml:space="preserve"> PAGEREF _Toc327290187 \h </w:instrText>
        </w:r>
        <w:r w:rsidR="00932BE4">
          <w:rPr>
            <w:noProof/>
            <w:webHidden/>
          </w:rPr>
        </w:r>
        <w:r w:rsidR="00932BE4">
          <w:rPr>
            <w:noProof/>
            <w:webHidden/>
          </w:rPr>
          <w:fldChar w:fldCharType="separate"/>
        </w:r>
        <w:r w:rsidR="00932BE4">
          <w:rPr>
            <w:noProof/>
            <w:webHidden/>
          </w:rPr>
          <w:t>14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8" w:history="1">
        <w:r w:rsidR="00932BE4" w:rsidRPr="003D15CE">
          <w:rPr>
            <w:rStyle w:val="Hyperlink"/>
            <w:noProof/>
          </w:rPr>
          <w:t>6.2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ReserveConfirmed</w:t>
        </w:r>
        <w:r w:rsidR="00932BE4">
          <w:rPr>
            <w:noProof/>
            <w:webHidden/>
          </w:rPr>
          <w:tab/>
        </w:r>
        <w:r w:rsidR="00932BE4">
          <w:rPr>
            <w:noProof/>
            <w:webHidden/>
          </w:rPr>
          <w:fldChar w:fldCharType="begin"/>
        </w:r>
        <w:r w:rsidR="00932BE4">
          <w:rPr>
            <w:noProof/>
            <w:webHidden/>
          </w:rPr>
          <w:instrText xml:space="preserve"> PAGEREF _Toc327290188 \h </w:instrText>
        </w:r>
        <w:r w:rsidR="00932BE4">
          <w:rPr>
            <w:noProof/>
            <w:webHidden/>
          </w:rPr>
        </w:r>
        <w:r w:rsidR="00932BE4">
          <w:rPr>
            <w:noProof/>
            <w:webHidden/>
          </w:rPr>
          <w:fldChar w:fldCharType="separate"/>
        </w:r>
        <w:r w:rsidR="00932BE4">
          <w:rPr>
            <w:noProof/>
            <w:webHidden/>
          </w:rPr>
          <w:t>14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9" w:history="1">
        <w:r w:rsidR="00932BE4" w:rsidRPr="003D15CE">
          <w:rPr>
            <w:rStyle w:val="Hyperlink"/>
            <w:noProof/>
          </w:rPr>
          <w:t>6.3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ReserveFailed</w:t>
        </w:r>
        <w:r w:rsidR="00932BE4">
          <w:rPr>
            <w:noProof/>
            <w:webHidden/>
          </w:rPr>
          <w:tab/>
        </w:r>
        <w:r w:rsidR="00932BE4">
          <w:rPr>
            <w:noProof/>
            <w:webHidden/>
          </w:rPr>
          <w:fldChar w:fldCharType="begin"/>
        </w:r>
        <w:r w:rsidR="00932BE4">
          <w:rPr>
            <w:noProof/>
            <w:webHidden/>
          </w:rPr>
          <w:instrText xml:space="preserve"> PAGEREF _Toc327290189 \h </w:instrText>
        </w:r>
        <w:r w:rsidR="00932BE4">
          <w:rPr>
            <w:noProof/>
            <w:webHidden/>
          </w:rPr>
        </w:r>
        <w:r w:rsidR="00932BE4">
          <w:rPr>
            <w:noProof/>
            <w:webHidden/>
          </w:rPr>
          <w:fldChar w:fldCharType="separate"/>
        </w:r>
        <w:r w:rsidR="00932BE4">
          <w:rPr>
            <w:noProof/>
            <w:webHidden/>
          </w:rPr>
          <w:t>14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0" w:history="1">
        <w:r w:rsidR="00932BE4" w:rsidRPr="003D15CE">
          <w:rPr>
            <w:rStyle w:val="Hyperlink"/>
            <w:noProof/>
          </w:rPr>
          <w:t>6.4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Provision</w:t>
        </w:r>
        <w:r w:rsidR="00932BE4">
          <w:rPr>
            <w:noProof/>
            <w:webHidden/>
          </w:rPr>
          <w:tab/>
        </w:r>
        <w:r w:rsidR="00932BE4">
          <w:rPr>
            <w:noProof/>
            <w:webHidden/>
          </w:rPr>
          <w:fldChar w:fldCharType="begin"/>
        </w:r>
        <w:r w:rsidR="00932BE4">
          <w:rPr>
            <w:noProof/>
            <w:webHidden/>
          </w:rPr>
          <w:instrText xml:space="preserve"> PAGEREF _Toc327290190 \h </w:instrText>
        </w:r>
        <w:r w:rsidR="00932BE4">
          <w:rPr>
            <w:noProof/>
            <w:webHidden/>
          </w:rPr>
        </w:r>
        <w:r w:rsidR="00932BE4">
          <w:rPr>
            <w:noProof/>
            <w:webHidden/>
          </w:rPr>
          <w:fldChar w:fldCharType="separate"/>
        </w:r>
        <w:r w:rsidR="00932BE4">
          <w:rPr>
            <w:noProof/>
            <w:webHidden/>
          </w:rPr>
          <w:t>15</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1" w:history="1">
        <w:r w:rsidR="00932BE4" w:rsidRPr="003D15CE">
          <w:rPr>
            <w:rStyle w:val="Hyperlink"/>
            <w:noProof/>
          </w:rPr>
          <w:t>6.5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ProvisionConfirmed</w:t>
        </w:r>
        <w:r w:rsidR="00932BE4">
          <w:rPr>
            <w:noProof/>
            <w:webHidden/>
          </w:rPr>
          <w:tab/>
        </w:r>
        <w:r w:rsidR="00932BE4">
          <w:rPr>
            <w:noProof/>
            <w:webHidden/>
          </w:rPr>
          <w:fldChar w:fldCharType="begin"/>
        </w:r>
        <w:r w:rsidR="00932BE4">
          <w:rPr>
            <w:noProof/>
            <w:webHidden/>
          </w:rPr>
          <w:instrText xml:space="preserve"> PAGEREF _Toc327290191 \h </w:instrText>
        </w:r>
        <w:r w:rsidR="00932BE4">
          <w:rPr>
            <w:noProof/>
            <w:webHidden/>
          </w:rPr>
        </w:r>
        <w:r w:rsidR="00932BE4">
          <w:rPr>
            <w:noProof/>
            <w:webHidden/>
          </w:rPr>
          <w:fldChar w:fldCharType="separate"/>
        </w:r>
        <w:r w:rsidR="00932BE4">
          <w:rPr>
            <w:noProof/>
            <w:webHidden/>
          </w:rPr>
          <w:t>15</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2" w:history="1">
        <w:r w:rsidR="00932BE4" w:rsidRPr="003D15CE">
          <w:rPr>
            <w:rStyle w:val="Hyperlink"/>
            <w:noProof/>
          </w:rPr>
          <w:t>6.6</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ProvisionFailed</w:t>
        </w:r>
        <w:r w:rsidR="00932BE4">
          <w:rPr>
            <w:noProof/>
            <w:webHidden/>
          </w:rPr>
          <w:tab/>
        </w:r>
        <w:r w:rsidR="00932BE4">
          <w:rPr>
            <w:noProof/>
            <w:webHidden/>
          </w:rPr>
          <w:fldChar w:fldCharType="begin"/>
        </w:r>
        <w:r w:rsidR="00932BE4">
          <w:rPr>
            <w:noProof/>
            <w:webHidden/>
          </w:rPr>
          <w:instrText xml:space="preserve"> PAGEREF _Toc327290192 \h </w:instrText>
        </w:r>
        <w:r w:rsidR="00932BE4">
          <w:rPr>
            <w:noProof/>
            <w:webHidden/>
          </w:rPr>
        </w:r>
        <w:r w:rsidR="00932BE4">
          <w:rPr>
            <w:noProof/>
            <w:webHidden/>
          </w:rPr>
          <w:fldChar w:fldCharType="separate"/>
        </w:r>
        <w:r w:rsidR="00932BE4">
          <w:rPr>
            <w:noProof/>
            <w:webHidden/>
          </w:rPr>
          <w:t>15</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3" w:history="1">
        <w:r w:rsidR="00932BE4" w:rsidRPr="003D15CE">
          <w:rPr>
            <w:rStyle w:val="Hyperlink"/>
            <w:noProof/>
          </w:rPr>
          <w:t>6.7</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Release</w:t>
        </w:r>
        <w:r w:rsidR="00932BE4">
          <w:rPr>
            <w:noProof/>
            <w:webHidden/>
          </w:rPr>
          <w:tab/>
        </w:r>
        <w:r w:rsidR="00932BE4">
          <w:rPr>
            <w:noProof/>
            <w:webHidden/>
          </w:rPr>
          <w:fldChar w:fldCharType="begin"/>
        </w:r>
        <w:r w:rsidR="00932BE4">
          <w:rPr>
            <w:noProof/>
            <w:webHidden/>
          </w:rPr>
          <w:instrText xml:space="preserve"> PAGEREF _Toc327290193 \h </w:instrText>
        </w:r>
        <w:r w:rsidR="00932BE4">
          <w:rPr>
            <w:noProof/>
            <w:webHidden/>
          </w:rPr>
        </w:r>
        <w:r w:rsidR="00932BE4">
          <w:rPr>
            <w:noProof/>
            <w:webHidden/>
          </w:rPr>
          <w:fldChar w:fldCharType="separate"/>
        </w:r>
        <w:r w:rsidR="00932BE4">
          <w:rPr>
            <w:noProof/>
            <w:webHidden/>
          </w:rPr>
          <w:t>15</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4" w:history="1">
        <w:r w:rsidR="00932BE4" w:rsidRPr="003D15CE">
          <w:rPr>
            <w:rStyle w:val="Hyperlink"/>
            <w:noProof/>
          </w:rPr>
          <w:t>6.8</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ReleaseConfirmed</w:t>
        </w:r>
        <w:r w:rsidR="00932BE4">
          <w:rPr>
            <w:noProof/>
            <w:webHidden/>
          </w:rPr>
          <w:tab/>
        </w:r>
        <w:r w:rsidR="00932BE4">
          <w:rPr>
            <w:noProof/>
            <w:webHidden/>
          </w:rPr>
          <w:fldChar w:fldCharType="begin"/>
        </w:r>
        <w:r w:rsidR="00932BE4">
          <w:rPr>
            <w:noProof/>
            <w:webHidden/>
          </w:rPr>
          <w:instrText xml:space="preserve"> PAGEREF _Toc327290194 \h </w:instrText>
        </w:r>
        <w:r w:rsidR="00932BE4">
          <w:rPr>
            <w:noProof/>
            <w:webHidden/>
          </w:rPr>
        </w:r>
        <w:r w:rsidR="00932BE4">
          <w:rPr>
            <w:noProof/>
            <w:webHidden/>
          </w:rPr>
          <w:fldChar w:fldCharType="separate"/>
        </w:r>
        <w:r w:rsidR="00932BE4">
          <w:rPr>
            <w:noProof/>
            <w:webHidden/>
          </w:rPr>
          <w:t>16</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5" w:history="1">
        <w:r w:rsidR="00932BE4" w:rsidRPr="003D15CE">
          <w:rPr>
            <w:rStyle w:val="Hyperlink"/>
            <w:noProof/>
          </w:rPr>
          <w:t>6.9</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ReleaseFailed</w:t>
        </w:r>
        <w:r w:rsidR="00932BE4">
          <w:rPr>
            <w:noProof/>
            <w:webHidden/>
          </w:rPr>
          <w:tab/>
        </w:r>
        <w:r w:rsidR="00932BE4">
          <w:rPr>
            <w:noProof/>
            <w:webHidden/>
          </w:rPr>
          <w:fldChar w:fldCharType="begin"/>
        </w:r>
        <w:r w:rsidR="00932BE4">
          <w:rPr>
            <w:noProof/>
            <w:webHidden/>
          </w:rPr>
          <w:instrText xml:space="preserve"> PAGEREF _Toc327290195 \h </w:instrText>
        </w:r>
        <w:r w:rsidR="00932BE4">
          <w:rPr>
            <w:noProof/>
            <w:webHidden/>
          </w:rPr>
        </w:r>
        <w:r w:rsidR="00932BE4">
          <w:rPr>
            <w:noProof/>
            <w:webHidden/>
          </w:rPr>
          <w:fldChar w:fldCharType="separate"/>
        </w:r>
        <w:r w:rsidR="00932BE4">
          <w:rPr>
            <w:noProof/>
            <w:webHidden/>
          </w:rPr>
          <w:t>16</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6" w:history="1">
        <w:r w:rsidR="00932BE4" w:rsidRPr="003D15CE">
          <w:rPr>
            <w:rStyle w:val="Hyperlink"/>
            <w:noProof/>
          </w:rPr>
          <w:t>6.10</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Terminate</w:t>
        </w:r>
        <w:r w:rsidR="00932BE4">
          <w:rPr>
            <w:noProof/>
            <w:webHidden/>
          </w:rPr>
          <w:tab/>
        </w:r>
        <w:r w:rsidR="00932BE4">
          <w:rPr>
            <w:noProof/>
            <w:webHidden/>
          </w:rPr>
          <w:fldChar w:fldCharType="begin"/>
        </w:r>
        <w:r w:rsidR="00932BE4">
          <w:rPr>
            <w:noProof/>
            <w:webHidden/>
          </w:rPr>
          <w:instrText xml:space="preserve"> PAGEREF _Toc327290196 \h </w:instrText>
        </w:r>
        <w:r w:rsidR="00932BE4">
          <w:rPr>
            <w:noProof/>
            <w:webHidden/>
          </w:rPr>
        </w:r>
        <w:r w:rsidR="00932BE4">
          <w:rPr>
            <w:noProof/>
            <w:webHidden/>
          </w:rPr>
          <w:fldChar w:fldCharType="separate"/>
        </w:r>
        <w:r w:rsidR="00932BE4">
          <w:rPr>
            <w:noProof/>
            <w:webHidden/>
          </w:rPr>
          <w:t>16</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7" w:history="1">
        <w:r w:rsidR="00932BE4" w:rsidRPr="003D15CE">
          <w:rPr>
            <w:rStyle w:val="Hyperlink"/>
            <w:noProof/>
          </w:rPr>
          <w:t>6.11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TerminateConfirmed</w:t>
        </w:r>
        <w:r w:rsidR="00932BE4">
          <w:rPr>
            <w:noProof/>
            <w:webHidden/>
          </w:rPr>
          <w:tab/>
        </w:r>
        <w:r w:rsidR="00932BE4">
          <w:rPr>
            <w:noProof/>
            <w:webHidden/>
          </w:rPr>
          <w:fldChar w:fldCharType="begin"/>
        </w:r>
        <w:r w:rsidR="00932BE4">
          <w:rPr>
            <w:noProof/>
            <w:webHidden/>
          </w:rPr>
          <w:instrText xml:space="preserve"> PAGEREF _Toc327290197 \h </w:instrText>
        </w:r>
        <w:r w:rsidR="00932BE4">
          <w:rPr>
            <w:noProof/>
            <w:webHidden/>
          </w:rPr>
        </w:r>
        <w:r w:rsidR="00932BE4">
          <w:rPr>
            <w:noProof/>
            <w:webHidden/>
          </w:rPr>
          <w:fldChar w:fldCharType="separate"/>
        </w:r>
        <w:r w:rsidR="00932BE4">
          <w:rPr>
            <w:noProof/>
            <w:webHidden/>
          </w:rPr>
          <w:t>16</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8" w:history="1">
        <w:r w:rsidR="00932BE4" w:rsidRPr="003D15CE">
          <w:rPr>
            <w:rStyle w:val="Hyperlink"/>
            <w:noProof/>
          </w:rPr>
          <w:t>6.12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TerminateFailed</w:t>
        </w:r>
        <w:r w:rsidR="00932BE4">
          <w:rPr>
            <w:noProof/>
            <w:webHidden/>
          </w:rPr>
          <w:tab/>
        </w:r>
        <w:r w:rsidR="00932BE4">
          <w:rPr>
            <w:noProof/>
            <w:webHidden/>
          </w:rPr>
          <w:fldChar w:fldCharType="begin"/>
        </w:r>
        <w:r w:rsidR="00932BE4">
          <w:rPr>
            <w:noProof/>
            <w:webHidden/>
          </w:rPr>
          <w:instrText xml:space="preserve"> PAGEREF _Toc327290198 \h </w:instrText>
        </w:r>
        <w:r w:rsidR="00932BE4">
          <w:rPr>
            <w:noProof/>
            <w:webHidden/>
          </w:rPr>
        </w:r>
        <w:r w:rsidR="00932BE4">
          <w:rPr>
            <w:noProof/>
            <w:webHidden/>
          </w:rPr>
          <w:fldChar w:fldCharType="separate"/>
        </w:r>
        <w:r w:rsidR="00932BE4">
          <w:rPr>
            <w:noProof/>
            <w:webHidden/>
          </w:rPr>
          <w:t>17</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9" w:history="1">
        <w:r w:rsidR="00932BE4" w:rsidRPr="003D15CE">
          <w:rPr>
            <w:rStyle w:val="Hyperlink"/>
            <w:noProof/>
          </w:rPr>
          <w:t>6.13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Query</w:t>
        </w:r>
        <w:r w:rsidR="00932BE4">
          <w:rPr>
            <w:noProof/>
            <w:webHidden/>
          </w:rPr>
          <w:tab/>
        </w:r>
        <w:r w:rsidR="00932BE4">
          <w:rPr>
            <w:noProof/>
            <w:webHidden/>
          </w:rPr>
          <w:fldChar w:fldCharType="begin"/>
        </w:r>
        <w:r w:rsidR="00932BE4">
          <w:rPr>
            <w:noProof/>
            <w:webHidden/>
          </w:rPr>
          <w:instrText xml:space="preserve"> PAGEREF _Toc327290199 \h </w:instrText>
        </w:r>
        <w:r w:rsidR="00932BE4">
          <w:rPr>
            <w:noProof/>
            <w:webHidden/>
          </w:rPr>
        </w:r>
        <w:r w:rsidR="00932BE4">
          <w:rPr>
            <w:noProof/>
            <w:webHidden/>
          </w:rPr>
          <w:fldChar w:fldCharType="separate"/>
        </w:r>
        <w:r w:rsidR="00932BE4">
          <w:rPr>
            <w:noProof/>
            <w:webHidden/>
          </w:rPr>
          <w:t>17</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00" w:history="1">
        <w:r w:rsidR="00932BE4" w:rsidRPr="003D15CE">
          <w:rPr>
            <w:rStyle w:val="Hyperlink"/>
            <w:noProof/>
          </w:rPr>
          <w:t>6.14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QueryConfirmed</w:t>
        </w:r>
        <w:r w:rsidR="00932BE4">
          <w:rPr>
            <w:noProof/>
            <w:webHidden/>
          </w:rPr>
          <w:tab/>
        </w:r>
        <w:r w:rsidR="00932BE4">
          <w:rPr>
            <w:noProof/>
            <w:webHidden/>
          </w:rPr>
          <w:fldChar w:fldCharType="begin"/>
        </w:r>
        <w:r w:rsidR="00932BE4">
          <w:rPr>
            <w:noProof/>
            <w:webHidden/>
          </w:rPr>
          <w:instrText xml:space="preserve"> PAGEREF _Toc327290200 \h </w:instrText>
        </w:r>
        <w:r w:rsidR="00932BE4">
          <w:rPr>
            <w:noProof/>
            <w:webHidden/>
          </w:rPr>
        </w:r>
        <w:r w:rsidR="00932BE4">
          <w:rPr>
            <w:noProof/>
            <w:webHidden/>
          </w:rPr>
          <w:fldChar w:fldCharType="separate"/>
        </w:r>
        <w:r w:rsidR="00932BE4">
          <w:rPr>
            <w:noProof/>
            <w:webHidden/>
          </w:rPr>
          <w:t>17</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01" w:history="1">
        <w:r w:rsidR="00932BE4" w:rsidRPr="003D15CE">
          <w:rPr>
            <w:rStyle w:val="Hyperlink"/>
            <w:noProof/>
          </w:rPr>
          <w:t>6.15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QueryFailed</w:t>
        </w:r>
        <w:r w:rsidR="00932BE4">
          <w:rPr>
            <w:noProof/>
            <w:webHidden/>
          </w:rPr>
          <w:tab/>
        </w:r>
        <w:r w:rsidR="00932BE4">
          <w:rPr>
            <w:noProof/>
            <w:webHidden/>
          </w:rPr>
          <w:fldChar w:fldCharType="begin"/>
        </w:r>
        <w:r w:rsidR="00932BE4">
          <w:rPr>
            <w:noProof/>
            <w:webHidden/>
          </w:rPr>
          <w:instrText xml:space="preserve"> PAGEREF _Toc327290201 \h </w:instrText>
        </w:r>
        <w:r w:rsidR="00932BE4">
          <w:rPr>
            <w:noProof/>
            <w:webHidden/>
          </w:rPr>
        </w:r>
        <w:r w:rsidR="00932BE4">
          <w:rPr>
            <w:noProof/>
            <w:webHidden/>
          </w:rPr>
          <w:fldChar w:fldCharType="separate"/>
        </w:r>
        <w:r w:rsidR="00932BE4">
          <w:rPr>
            <w:noProof/>
            <w:webHidden/>
          </w:rPr>
          <w:t>18</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02" w:history="1">
        <w:r w:rsidR="00932BE4" w:rsidRPr="003D15CE">
          <w:rPr>
            <w:rStyle w:val="Hyperlink"/>
            <w:noProof/>
          </w:rPr>
          <w:t>6.16</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ForcedEnd</w:t>
        </w:r>
        <w:r w:rsidR="00932BE4">
          <w:rPr>
            <w:noProof/>
            <w:webHidden/>
          </w:rPr>
          <w:tab/>
        </w:r>
        <w:r w:rsidR="00932BE4">
          <w:rPr>
            <w:noProof/>
            <w:webHidden/>
          </w:rPr>
          <w:fldChar w:fldCharType="begin"/>
        </w:r>
        <w:r w:rsidR="00932BE4">
          <w:rPr>
            <w:noProof/>
            <w:webHidden/>
          </w:rPr>
          <w:instrText xml:space="preserve"> PAGEREF _Toc327290202 \h </w:instrText>
        </w:r>
        <w:r w:rsidR="00932BE4">
          <w:rPr>
            <w:noProof/>
            <w:webHidden/>
          </w:rPr>
        </w:r>
        <w:r w:rsidR="00932BE4">
          <w:rPr>
            <w:noProof/>
            <w:webHidden/>
          </w:rPr>
          <w:fldChar w:fldCharType="separate"/>
        </w:r>
        <w:r w:rsidR="00932BE4">
          <w:rPr>
            <w:noProof/>
            <w:webHidden/>
          </w:rPr>
          <w:t>18</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203" w:history="1">
        <w:r w:rsidR="00932BE4" w:rsidRPr="003D15CE">
          <w:rPr>
            <w:rStyle w:val="Hyperlink"/>
            <w:noProof/>
          </w:rPr>
          <w:t>7.</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Connections: Transport and Service planes</w:t>
        </w:r>
        <w:r w:rsidR="00932BE4">
          <w:rPr>
            <w:noProof/>
            <w:webHidden/>
          </w:rPr>
          <w:tab/>
        </w:r>
        <w:r w:rsidR="00932BE4">
          <w:rPr>
            <w:noProof/>
            <w:webHidden/>
          </w:rPr>
          <w:fldChar w:fldCharType="begin"/>
        </w:r>
        <w:r w:rsidR="00932BE4">
          <w:rPr>
            <w:noProof/>
            <w:webHidden/>
          </w:rPr>
          <w:instrText xml:space="preserve"> PAGEREF _Toc327290203 \h </w:instrText>
        </w:r>
        <w:r w:rsidR="00932BE4">
          <w:rPr>
            <w:noProof/>
            <w:webHidden/>
          </w:rPr>
        </w:r>
        <w:r w:rsidR="00932BE4">
          <w:rPr>
            <w:noProof/>
            <w:webHidden/>
          </w:rPr>
          <w:fldChar w:fldCharType="separate"/>
        </w:r>
        <w:r w:rsidR="00932BE4">
          <w:rPr>
            <w:noProof/>
            <w:webHidden/>
          </w:rPr>
          <w:t>18</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204" w:history="1">
        <w:r w:rsidR="00932BE4" w:rsidRPr="003D15CE">
          <w:rPr>
            <w:rStyle w:val="Hyperlink"/>
            <w:noProof/>
          </w:rPr>
          <w:t>8.</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Connection service use of the NSI Topology</w:t>
        </w:r>
        <w:r w:rsidR="00932BE4">
          <w:rPr>
            <w:noProof/>
            <w:webHidden/>
          </w:rPr>
          <w:tab/>
        </w:r>
        <w:r w:rsidR="00932BE4">
          <w:rPr>
            <w:noProof/>
            <w:webHidden/>
          </w:rPr>
          <w:fldChar w:fldCharType="begin"/>
        </w:r>
        <w:r w:rsidR="00932BE4">
          <w:rPr>
            <w:noProof/>
            <w:webHidden/>
          </w:rPr>
          <w:instrText xml:space="preserve"> PAGEREF _Toc327290204 \h </w:instrText>
        </w:r>
        <w:r w:rsidR="00932BE4">
          <w:rPr>
            <w:noProof/>
            <w:webHidden/>
          </w:rPr>
        </w:r>
        <w:r w:rsidR="00932BE4">
          <w:rPr>
            <w:noProof/>
            <w:webHidden/>
          </w:rPr>
          <w:fldChar w:fldCharType="separate"/>
        </w:r>
        <w:r w:rsidR="00932BE4">
          <w:rPr>
            <w:noProof/>
            <w:webHidden/>
          </w:rPr>
          <w:t>19</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05" w:history="1">
        <w:r w:rsidR="00932BE4" w:rsidRPr="003D15CE">
          <w:rPr>
            <w:rStyle w:val="Hyperlink"/>
            <w:noProof/>
          </w:rPr>
          <w:t>8.1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Representation of NSI Topology</w:t>
        </w:r>
        <w:r w:rsidR="00932BE4">
          <w:rPr>
            <w:noProof/>
            <w:webHidden/>
          </w:rPr>
          <w:tab/>
        </w:r>
        <w:r w:rsidR="00932BE4">
          <w:rPr>
            <w:noProof/>
            <w:webHidden/>
          </w:rPr>
          <w:fldChar w:fldCharType="begin"/>
        </w:r>
        <w:r w:rsidR="00932BE4">
          <w:rPr>
            <w:noProof/>
            <w:webHidden/>
          </w:rPr>
          <w:instrText xml:space="preserve"> PAGEREF _Toc327290205 \h </w:instrText>
        </w:r>
        <w:r w:rsidR="00932BE4">
          <w:rPr>
            <w:noProof/>
            <w:webHidden/>
          </w:rPr>
        </w:r>
        <w:r w:rsidR="00932BE4">
          <w:rPr>
            <w:noProof/>
            <w:webHidden/>
          </w:rPr>
          <w:fldChar w:fldCharType="separate"/>
        </w:r>
        <w:r w:rsidR="00932BE4">
          <w:rPr>
            <w:noProof/>
            <w:webHidden/>
          </w:rPr>
          <w:t>19</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6" w:history="1">
        <w:r w:rsidR="00932BE4" w:rsidRPr="003D15CE">
          <w:rPr>
            <w:rStyle w:val="Hyperlink"/>
            <w:noProof/>
          </w:rPr>
          <w:t>8.1.1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Introduction to concept of STPs</w:t>
        </w:r>
        <w:r w:rsidR="00932BE4">
          <w:rPr>
            <w:noProof/>
            <w:webHidden/>
          </w:rPr>
          <w:tab/>
        </w:r>
        <w:r w:rsidR="00932BE4">
          <w:rPr>
            <w:noProof/>
            <w:webHidden/>
          </w:rPr>
          <w:fldChar w:fldCharType="begin"/>
        </w:r>
        <w:r w:rsidR="00932BE4">
          <w:rPr>
            <w:noProof/>
            <w:webHidden/>
          </w:rPr>
          <w:instrText xml:space="preserve"> PAGEREF _Toc327290206 \h </w:instrText>
        </w:r>
        <w:r w:rsidR="00932BE4">
          <w:rPr>
            <w:noProof/>
            <w:webHidden/>
          </w:rPr>
        </w:r>
        <w:r w:rsidR="00932BE4">
          <w:rPr>
            <w:noProof/>
            <w:webHidden/>
          </w:rPr>
          <w:fldChar w:fldCharType="separate"/>
        </w:r>
        <w:r w:rsidR="00932BE4">
          <w:rPr>
            <w:noProof/>
            <w:webHidden/>
          </w:rPr>
          <w:t>20</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7" w:history="1">
        <w:r w:rsidR="00932BE4" w:rsidRPr="003D15CE">
          <w:rPr>
            <w:rStyle w:val="Hyperlink"/>
            <w:noProof/>
          </w:rPr>
          <w:t>8.1.2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Requesting a path using STPs</w:t>
        </w:r>
        <w:r w:rsidR="00932BE4">
          <w:rPr>
            <w:noProof/>
            <w:webHidden/>
          </w:rPr>
          <w:tab/>
        </w:r>
        <w:r w:rsidR="00932BE4">
          <w:rPr>
            <w:noProof/>
            <w:webHidden/>
          </w:rPr>
          <w:fldChar w:fldCharType="begin"/>
        </w:r>
        <w:r w:rsidR="00932BE4">
          <w:rPr>
            <w:noProof/>
            <w:webHidden/>
          </w:rPr>
          <w:instrText xml:space="preserve"> PAGEREF _Toc327290207 \h </w:instrText>
        </w:r>
        <w:r w:rsidR="00932BE4">
          <w:rPr>
            <w:noProof/>
            <w:webHidden/>
          </w:rPr>
        </w:r>
        <w:r w:rsidR="00932BE4">
          <w:rPr>
            <w:noProof/>
            <w:webHidden/>
          </w:rPr>
          <w:fldChar w:fldCharType="separate"/>
        </w:r>
        <w:r w:rsidR="00932BE4">
          <w:rPr>
            <w:noProof/>
            <w:webHidden/>
          </w:rPr>
          <w:t>20</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8" w:history="1">
        <w:r w:rsidR="00932BE4" w:rsidRPr="003D15CE">
          <w:rPr>
            <w:rStyle w:val="Hyperlink"/>
            <w:noProof/>
          </w:rPr>
          <w:t>8.1.3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Under-specified STPs</w:t>
        </w:r>
        <w:r w:rsidR="00932BE4">
          <w:rPr>
            <w:noProof/>
            <w:webHidden/>
          </w:rPr>
          <w:tab/>
        </w:r>
        <w:r w:rsidR="00932BE4">
          <w:rPr>
            <w:noProof/>
            <w:webHidden/>
          </w:rPr>
          <w:fldChar w:fldCharType="begin"/>
        </w:r>
        <w:r w:rsidR="00932BE4">
          <w:rPr>
            <w:noProof/>
            <w:webHidden/>
          </w:rPr>
          <w:instrText xml:space="preserve"> PAGEREF _Toc327290208 \h </w:instrText>
        </w:r>
        <w:r w:rsidR="00932BE4">
          <w:rPr>
            <w:noProof/>
            <w:webHidden/>
          </w:rPr>
        </w:r>
        <w:r w:rsidR="00932BE4">
          <w:rPr>
            <w:noProof/>
            <w:webHidden/>
          </w:rPr>
          <w:fldChar w:fldCharType="separate"/>
        </w:r>
        <w:r w:rsidR="00932BE4">
          <w:rPr>
            <w:noProof/>
            <w:webHidden/>
          </w:rPr>
          <w:t>20</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9" w:history="1">
        <w:r w:rsidR="00932BE4" w:rsidRPr="003D15CE">
          <w:rPr>
            <w:rStyle w:val="Hyperlink"/>
            <w:noProof/>
          </w:rPr>
          <w:t>8.1.4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Explicit routing using STPs</w:t>
        </w:r>
        <w:r w:rsidR="00932BE4">
          <w:rPr>
            <w:noProof/>
            <w:webHidden/>
          </w:rPr>
          <w:tab/>
        </w:r>
        <w:r w:rsidR="00932BE4">
          <w:rPr>
            <w:noProof/>
            <w:webHidden/>
          </w:rPr>
          <w:fldChar w:fldCharType="begin"/>
        </w:r>
        <w:r w:rsidR="00932BE4">
          <w:rPr>
            <w:noProof/>
            <w:webHidden/>
          </w:rPr>
          <w:instrText xml:space="preserve"> PAGEREF _Toc327290209 \h </w:instrText>
        </w:r>
        <w:r w:rsidR="00932BE4">
          <w:rPr>
            <w:noProof/>
            <w:webHidden/>
          </w:rPr>
        </w:r>
        <w:r w:rsidR="00932BE4">
          <w:rPr>
            <w:noProof/>
            <w:webHidden/>
          </w:rPr>
          <w:fldChar w:fldCharType="separate"/>
        </w:r>
        <w:r w:rsidR="00932BE4">
          <w:rPr>
            <w:noProof/>
            <w:webHidden/>
          </w:rPr>
          <w:t>20</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10" w:history="1">
        <w:r w:rsidR="00932BE4" w:rsidRPr="003D15CE">
          <w:rPr>
            <w:rStyle w:val="Hyperlink"/>
            <w:noProof/>
          </w:rPr>
          <w:t>8.2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STPs and Paths</w:t>
        </w:r>
        <w:r w:rsidR="00932BE4">
          <w:rPr>
            <w:noProof/>
            <w:webHidden/>
          </w:rPr>
          <w:tab/>
        </w:r>
        <w:r w:rsidR="00932BE4">
          <w:rPr>
            <w:noProof/>
            <w:webHidden/>
          </w:rPr>
          <w:fldChar w:fldCharType="begin"/>
        </w:r>
        <w:r w:rsidR="00932BE4">
          <w:rPr>
            <w:noProof/>
            <w:webHidden/>
          </w:rPr>
          <w:instrText xml:space="preserve"> PAGEREF _Toc327290210 \h </w:instrText>
        </w:r>
        <w:r w:rsidR="00932BE4">
          <w:rPr>
            <w:noProof/>
            <w:webHidden/>
          </w:rPr>
        </w:r>
        <w:r w:rsidR="00932BE4">
          <w:rPr>
            <w:noProof/>
            <w:webHidden/>
          </w:rPr>
          <w:fldChar w:fldCharType="separate"/>
        </w:r>
        <w:r w:rsidR="00932BE4">
          <w:rPr>
            <w:noProof/>
            <w:webHidden/>
          </w:rPr>
          <w:t>20</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1" w:history="1">
        <w:r w:rsidR="00932BE4" w:rsidRPr="003D15CE">
          <w:rPr>
            <w:rStyle w:val="Hyperlink"/>
            <w:noProof/>
          </w:rPr>
          <w:t>8.2.1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STP syntax</w:t>
        </w:r>
        <w:r w:rsidR="00932BE4">
          <w:rPr>
            <w:noProof/>
            <w:webHidden/>
          </w:rPr>
          <w:tab/>
        </w:r>
        <w:r w:rsidR="00932BE4">
          <w:rPr>
            <w:noProof/>
            <w:webHidden/>
          </w:rPr>
          <w:fldChar w:fldCharType="begin"/>
        </w:r>
        <w:r w:rsidR="00932BE4">
          <w:rPr>
            <w:noProof/>
            <w:webHidden/>
          </w:rPr>
          <w:instrText xml:space="preserve"> PAGEREF _Toc327290211 \h </w:instrText>
        </w:r>
        <w:r w:rsidR="00932BE4">
          <w:rPr>
            <w:noProof/>
            <w:webHidden/>
          </w:rPr>
        </w:r>
        <w:r w:rsidR="00932BE4">
          <w:rPr>
            <w:noProof/>
            <w:webHidden/>
          </w:rPr>
          <w:fldChar w:fldCharType="separate"/>
        </w:r>
        <w:r w:rsidR="00932BE4">
          <w:rPr>
            <w:noProof/>
            <w:webHidden/>
          </w:rPr>
          <w:t>20</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2" w:history="1">
        <w:r w:rsidR="00932BE4" w:rsidRPr="003D15CE">
          <w:rPr>
            <w:rStyle w:val="Hyperlink"/>
            <w:noProof/>
          </w:rPr>
          <w:t>8.2.2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Under-specified STPs</w:t>
        </w:r>
        <w:r w:rsidR="00932BE4">
          <w:rPr>
            <w:noProof/>
            <w:webHidden/>
          </w:rPr>
          <w:tab/>
        </w:r>
        <w:r w:rsidR="00932BE4">
          <w:rPr>
            <w:noProof/>
            <w:webHidden/>
          </w:rPr>
          <w:fldChar w:fldCharType="begin"/>
        </w:r>
        <w:r w:rsidR="00932BE4">
          <w:rPr>
            <w:noProof/>
            <w:webHidden/>
          </w:rPr>
          <w:instrText xml:space="preserve"> PAGEREF _Toc327290212 \h </w:instrText>
        </w:r>
        <w:r w:rsidR="00932BE4">
          <w:rPr>
            <w:noProof/>
            <w:webHidden/>
          </w:rPr>
        </w:r>
        <w:r w:rsidR="00932BE4">
          <w:rPr>
            <w:noProof/>
            <w:webHidden/>
          </w:rPr>
          <w:fldChar w:fldCharType="separate"/>
        </w:r>
        <w:r w:rsidR="00932BE4">
          <w:rPr>
            <w:noProof/>
            <w:webHidden/>
          </w:rPr>
          <w:t>21</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3" w:history="1">
        <w:r w:rsidR="00932BE4" w:rsidRPr="003D15CE">
          <w:rPr>
            <w:rStyle w:val="Hyperlink"/>
            <w:noProof/>
          </w:rPr>
          <w:t>8.2.3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Path</w:t>
        </w:r>
        <w:r w:rsidR="00932BE4">
          <w:rPr>
            <w:noProof/>
            <w:webHidden/>
          </w:rPr>
          <w:tab/>
        </w:r>
        <w:r w:rsidR="00932BE4">
          <w:rPr>
            <w:noProof/>
            <w:webHidden/>
          </w:rPr>
          <w:fldChar w:fldCharType="begin"/>
        </w:r>
        <w:r w:rsidR="00932BE4">
          <w:rPr>
            <w:noProof/>
            <w:webHidden/>
          </w:rPr>
          <w:instrText xml:space="preserve"> PAGEREF _Toc327290213 \h </w:instrText>
        </w:r>
        <w:r w:rsidR="00932BE4">
          <w:rPr>
            <w:noProof/>
            <w:webHidden/>
          </w:rPr>
        </w:r>
        <w:r w:rsidR="00932BE4">
          <w:rPr>
            <w:noProof/>
            <w:webHidden/>
          </w:rPr>
          <w:fldChar w:fldCharType="separate"/>
        </w:r>
        <w:r w:rsidR="00932BE4">
          <w:rPr>
            <w:noProof/>
            <w:webHidden/>
          </w:rPr>
          <w:t>21</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4" w:history="1">
        <w:r w:rsidR="00932BE4" w:rsidRPr="003D15CE">
          <w:rPr>
            <w:rStyle w:val="Hyperlink"/>
            <w:noProof/>
          </w:rPr>
          <w:t>8.2.4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Path example in an NSA chain</w:t>
        </w:r>
        <w:r w:rsidR="00932BE4">
          <w:rPr>
            <w:noProof/>
            <w:webHidden/>
          </w:rPr>
          <w:tab/>
        </w:r>
        <w:r w:rsidR="00932BE4">
          <w:rPr>
            <w:noProof/>
            <w:webHidden/>
          </w:rPr>
          <w:fldChar w:fldCharType="begin"/>
        </w:r>
        <w:r w:rsidR="00932BE4">
          <w:rPr>
            <w:noProof/>
            <w:webHidden/>
          </w:rPr>
          <w:instrText xml:space="preserve"> PAGEREF _Toc327290214 \h </w:instrText>
        </w:r>
        <w:r w:rsidR="00932BE4">
          <w:rPr>
            <w:noProof/>
            <w:webHidden/>
          </w:rPr>
        </w:r>
        <w:r w:rsidR="00932BE4">
          <w:rPr>
            <w:noProof/>
            <w:webHidden/>
          </w:rPr>
          <w:fldChar w:fldCharType="separate"/>
        </w:r>
        <w:r w:rsidR="00932BE4">
          <w:rPr>
            <w:noProof/>
            <w:webHidden/>
          </w:rPr>
          <w:t>21</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5" w:history="1">
        <w:r w:rsidR="00932BE4" w:rsidRPr="003D15CE">
          <w:rPr>
            <w:rStyle w:val="Hyperlink"/>
            <w:noProof/>
          </w:rPr>
          <w:t>8.2.5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Path example in an NSA tree</w:t>
        </w:r>
        <w:r w:rsidR="00932BE4">
          <w:rPr>
            <w:noProof/>
            <w:webHidden/>
          </w:rPr>
          <w:tab/>
        </w:r>
        <w:r w:rsidR="00932BE4">
          <w:rPr>
            <w:noProof/>
            <w:webHidden/>
          </w:rPr>
          <w:fldChar w:fldCharType="begin"/>
        </w:r>
        <w:r w:rsidR="00932BE4">
          <w:rPr>
            <w:noProof/>
            <w:webHidden/>
          </w:rPr>
          <w:instrText xml:space="preserve"> PAGEREF _Toc327290215 \h </w:instrText>
        </w:r>
        <w:r w:rsidR="00932BE4">
          <w:rPr>
            <w:noProof/>
            <w:webHidden/>
          </w:rPr>
        </w:r>
        <w:r w:rsidR="00932BE4">
          <w:rPr>
            <w:noProof/>
            <w:webHidden/>
          </w:rPr>
          <w:fldChar w:fldCharType="separate"/>
        </w:r>
        <w:r w:rsidR="00932BE4">
          <w:rPr>
            <w:noProof/>
            <w:webHidden/>
          </w:rPr>
          <w:t>22</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16" w:history="1">
        <w:r w:rsidR="00932BE4" w:rsidRPr="003D15CE">
          <w:rPr>
            <w:rStyle w:val="Hyperlink"/>
            <w:noProof/>
          </w:rPr>
          <w:t>8.3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Inter-domain vs intra-domain pathfinding</w:t>
        </w:r>
        <w:r w:rsidR="00932BE4">
          <w:rPr>
            <w:noProof/>
            <w:webHidden/>
          </w:rPr>
          <w:tab/>
        </w:r>
        <w:r w:rsidR="00932BE4">
          <w:rPr>
            <w:noProof/>
            <w:webHidden/>
          </w:rPr>
          <w:fldChar w:fldCharType="begin"/>
        </w:r>
        <w:r w:rsidR="00932BE4">
          <w:rPr>
            <w:noProof/>
            <w:webHidden/>
          </w:rPr>
          <w:instrText xml:space="preserve"> PAGEREF _Toc327290216 \h </w:instrText>
        </w:r>
        <w:r w:rsidR="00932BE4">
          <w:rPr>
            <w:noProof/>
            <w:webHidden/>
          </w:rPr>
        </w:r>
        <w:r w:rsidR="00932BE4">
          <w:rPr>
            <w:noProof/>
            <w:webHidden/>
          </w:rPr>
          <w:fldChar w:fldCharType="separate"/>
        </w:r>
        <w:r w:rsidR="00932BE4">
          <w:rPr>
            <w:noProof/>
            <w:webHidden/>
          </w:rPr>
          <w:t>23</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17" w:history="1">
        <w:r w:rsidR="00932BE4" w:rsidRPr="003D15CE">
          <w:rPr>
            <w:rStyle w:val="Hyperlink"/>
            <w:noProof/>
          </w:rPr>
          <w:t>8.4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Distribution of NSI Topology</w:t>
        </w:r>
        <w:r w:rsidR="00932BE4">
          <w:rPr>
            <w:noProof/>
            <w:webHidden/>
          </w:rPr>
          <w:tab/>
        </w:r>
        <w:r w:rsidR="00932BE4">
          <w:rPr>
            <w:noProof/>
            <w:webHidden/>
          </w:rPr>
          <w:fldChar w:fldCharType="begin"/>
        </w:r>
        <w:r w:rsidR="00932BE4">
          <w:rPr>
            <w:noProof/>
            <w:webHidden/>
          </w:rPr>
          <w:instrText xml:space="preserve"> PAGEREF _Toc327290217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8" w:history="1">
        <w:r w:rsidR="00932BE4" w:rsidRPr="003D15CE">
          <w:rPr>
            <w:rStyle w:val="Hyperlink"/>
            <w:noProof/>
          </w:rPr>
          <w:t>8.4.1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Transport and Service plane relationship</w:t>
        </w:r>
        <w:r w:rsidR="00932BE4">
          <w:rPr>
            <w:noProof/>
            <w:webHidden/>
          </w:rPr>
          <w:tab/>
        </w:r>
        <w:r w:rsidR="00932BE4">
          <w:rPr>
            <w:noProof/>
            <w:webHidden/>
          </w:rPr>
          <w:fldChar w:fldCharType="begin"/>
        </w:r>
        <w:r w:rsidR="00932BE4">
          <w:rPr>
            <w:noProof/>
            <w:webHidden/>
          </w:rPr>
          <w:instrText xml:space="preserve"> PAGEREF _Toc327290218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9" w:history="1">
        <w:r w:rsidR="00932BE4" w:rsidRPr="003D15CE">
          <w:rPr>
            <w:rStyle w:val="Hyperlink"/>
            <w:noProof/>
          </w:rPr>
          <w:t>8.4.2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Bootstrapping Topology Exchange</w:t>
        </w:r>
        <w:r w:rsidR="00932BE4">
          <w:rPr>
            <w:noProof/>
            <w:webHidden/>
          </w:rPr>
          <w:tab/>
        </w:r>
        <w:r w:rsidR="00932BE4">
          <w:rPr>
            <w:noProof/>
            <w:webHidden/>
          </w:rPr>
          <w:fldChar w:fldCharType="begin"/>
        </w:r>
        <w:r w:rsidR="00932BE4">
          <w:rPr>
            <w:noProof/>
            <w:webHidden/>
          </w:rPr>
          <w:instrText xml:space="preserve"> PAGEREF _Toc327290219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0" w:history="1">
        <w:r w:rsidR="00932BE4" w:rsidRPr="003D15CE">
          <w:rPr>
            <w:rStyle w:val="Hyperlink"/>
            <w:noProof/>
          </w:rPr>
          <w:t>8.4.3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Expanding the Topology Exchange</w:t>
        </w:r>
        <w:r w:rsidR="00932BE4">
          <w:rPr>
            <w:noProof/>
            <w:webHidden/>
          </w:rPr>
          <w:tab/>
        </w:r>
        <w:r w:rsidR="00932BE4">
          <w:rPr>
            <w:noProof/>
            <w:webHidden/>
          </w:rPr>
          <w:fldChar w:fldCharType="begin"/>
        </w:r>
        <w:r w:rsidR="00932BE4">
          <w:rPr>
            <w:noProof/>
            <w:webHidden/>
          </w:rPr>
          <w:instrText xml:space="preserve"> PAGEREF _Toc327290220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1" w:history="1">
        <w:r w:rsidR="00932BE4" w:rsidRPr="003D15CE">
          <w:rPr>
            <w:rStyle w:val="Hyperlink"/>
            <w:noProof/>
          </w:rPr>
          <w:t>8.4.4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Update Mechanism</w:t>
        </w:r>
        <w:r w:rsidR="00932BE4">
          <w:rPr>
            <w:noProof/>
            <w:webHidden/>
          </w:rPr>
          <w:tab/>
        </w:r>
        <w:r w:rsidR="00932BE4">
          <w:rPr>
            <w:noProof/>
            <w:webHidden/>
          </w:rPr>
          <w:fldChar w:fldCharType="begin"/>
        </w:r>
        <w:r w:rsidR="00932BE4">
          <w:rPr>
            <w:noProof/>
            <w:webHidden/>
          </w:rPr>
          <w:instrText xml:space="preserve"> PAGEREF _Toc327290221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2" w:history="1">
        <w:r w:rsidR="00932BE4" w:rsidRPr="003D15CE">
          <w:rPr>
            <w:rStyle w:val="Hyperlink"/>
            <w:noProof/>
          </w:rPr>
          <w:t>8.4.5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Policy on Topology Distribution</w:t>
        </w:r>
        <w:r w:rsidR="00932BE4">
          <w:rPr>
            <w:noProof/>
            <w:webHidden/>
          </w:rPr>
          <w:tab/>
        </w:r>
        <w:r w:rsidR="00932BE4">
          <w:rPr>
            <w:noProof/>
            <w:webHidden/>
          </w:rPr>
          <w:fldChar w:fldCharType="begin"/>
        </w:r>
        <w:r w:rsidR="00932BE4">
          <w:rPr>
            <w:noProof/>
            <w:webHidden/>
          </w:rPr>
          <w:instrText xml:space="preserve"> PAGEREF _Toc327290222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223" w:history="1">
        <w:r w:rsidR="00932BE4" w:rsidRPr="003D15CE">
          <w:rPr>
            <w:rStyle w:val="Hyperlink"/>
            <w:noProof/>
          </w:rPr>
          <w:t>9.</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Security</w:t>
        </w:r>
        <w:r w:rsidR="00932BE4">
          <w:rPr>
            <w:noProof/>
            <w:webHidden/>
          </w:rPr>
          <w:tab/>
        </w:r>
        <w:r w:rsidR="00932BE4">
          <w:rPr>
            <w:noProof/>
            <w:webHidden/>
          </w:rPr>
          <w:fldChar w:fldCharType="begin"/>
        </w:r>
        <w:r w:rsidR="00932BE4">
          <w:rPr>
            <w:noProof/>
            <w:webHidden/>
          </w:rPr>
          <w:instrText xml:space="preserve"> PAGEREF _Toc327290223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24" w:history="1">
        <w:r w:rsidR="00932BE4" w:rsidRPr="003D15CE">
          <w:rPr>
            <w:rStyle w:val="Hyperlink"/>
            <w:noProof/>
          </w:rPr>
          <w:t>9.1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Authentication and Authorization</w:t>
        </w:r>
        <w:r w:rsidR="00932BE4">
          <w:rPr>
            <w:noProof/>
            <w:webHidden/>
          </w:rPr>
          <w:tab/>
        </w:r>
        <w:r w:rsidR="00932BE4">
          <w:rPr>
            <w:noProof/>
            <w:webHidden/>
          </w:rPr>
          <w:fldChar w:fldCharType="begin"/>
        </w:r>
        <w:r w:rsidR="00932BE4">
          <w:rPr>
            <w:noProof/>
            <w:webHidden/>
          </w:rPr>
          <w:instrText xml:space="preserve"> PAGEREF _Toc327290224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5" w:history="1">
        <w:r w:rsidR="00932BE4" w:rsidRPr="003D15CE">
          <w:rPr>
            <w:rStyle w:val="Hyperlink"/>
            <w:noProof/>
          </w:rPr>
          <w:t>9.1.1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Security Requirements</w:t>
        </w:r>
        <w:r w:rsidR="00932BE4">
          <w:rPr>
            <w:noProof/>
            <w:webHidden/>
          </w:rPr>
          <w:tab/>
        </w:r>
        <w:r w:rsidR="00932BE4">
          <w:rPr>
            <w:noProof/>
            <w:webHidden/>
          </w:rPr>
          <w:fldChar w:fldCharType="begin"/>
        </w:r>
        <w:r w:rsidR="00932BE4">
          <w:rPr>
            <w:noProof/>
            <w:webHidden/>
          </w:rPr>
          <w:instrText xml:space="preserve"> PAGEREF _Toc327290225 \h </w:instrText>
        </w:r>
        <w:r w:rsidR="00932BE4">
          <w:rPr>
            <w:noProof/>
            <w:webHidden/>
          </w:rPr>
        </w:r>
        <w:r w:rsidR="00932BE4">
          <w:rPr>
            <w:noProof/>
            <w:webHidden/>
          </w:rPr>
          <w:fldChar w:fldCharType="separate"/>
        </w:r>
        <w:r w:rsidR="00932BE4">
          <w:rPr>
            <w:noProof/>
            <w:webHidden/>
          </w:rPr>
          <w:t>24</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6" w:history="1">
        <w:r w:rsidR="00932BE4" w:rsidRPr="003D15CE">
          <w:rPr>
            <w:rStyle w:val="Hyperlink"/>
            <w:noProof/>
          </w:rPr>
          <w:t>9.1.2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Message Security</w:t>
        </w:r>
        <w:r w:rsidR="00932BE4">
          <w:rPr>
            <w:noProof/>
            <w:webHidden/>
          </w:rPr>
          <w:tab/>
        </w:r>
        <w:r w:rsidR="00932BE4">
          <w:rPr>
            <w:noProof/>
            <w:webHidden/>
          </w:rPr>
          <w:fldChar w:fldCharType="begin"/>
        </w:r>
        <w:r w:rsidR="00932BE4">
          <w:rPr>
            <w:noProof/>
            <w:webHidden/>
          </w:rPr>
          <w:instrText xml:space="preserve"> PAGEREF _Toc327290226 \h </w:instrText>
        </w:r>
        <w:r w:rsidR="00932BE4">
          <w:rPr>
            <w:noProof/>
            <w:webHidden/>
          </w:rPr>
        </w:r>
        <w:r w:rsidR="00932BE4">
          <w:rPr>
            <w:noProof/>
            <w:webHidden/>
          </w:rPr>
          <w:fldChar w:fldCharType="separate"/>
        </w:r>
        <w:r w:rsidR="00932BE4">
          <w:rPr>
            <w:noProof/>
            <w:webHidden/>
          </w:rPr>
          <w:t>25</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7" w:history="1">
        <w:r w:rsidR="00932BE4" w:rsidRPr="003D15CE">
          <w:rPr>
            <w:rStyle w:val="Hyperlink"/>
            <w:noProof/>
          </w:rPr>
          <w:t>9.1.3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Authorization</w:t>
        </w:r>
        <w:r w:rsidR="00932BE4">
          <w:rPr>
            <w:noProof/>
            <w:webHidden/>
          </w:rPr>
          <w:tab/>
        </w:r>
        <w:r w:rsidR="00932BE4">
          <w:rPr>
            <w:noProof/>
            <w:webHidden/>
          </w:rPr>
          <w:fldChar w:fldCharType="begin"/>
        </w:r>
        <w:r w:rsidR="00932BE4">
          <w:rPr>
            <w:noProof/>
            <w:webHidden/>
          </w:rPr>
          <w:instrText xml:space="preserve"> PAGEREF _Toc327290227 \h </w:instrText>
        </w:r>
        <w:r w:rsidR="00932BE4">
          <w:rPr>
            <w:noProof/>
            <w:webHidden/>
          </w:rPr>
        </w:r>
        <w:r w:rsidR="00932BE4">
          <w:rPr>
            <w:noProof/>
            <w:webHidden/>
          </w:rPr>
          <w:fldChar w:fldCharType="separate"/>
        </w:r>
        <w:r w:rsidR="00932BE4">
          <w:rPr>
            <w:noProof/>
            <w:webHidden/>
          </w:rPr>
          <w:t>25</w:t>
        </w:r>
        <w:r w:rsidR="00932BE4">
          <w:rPr>
            <w:noProof/>
            <w:webHidden/>
          </w:rPr>
          <w:fldChar w:fldCharType="end"/>
        </w:r>
      </w:hyperlink>
    </w:p>
    <w:p w:rsidR="00932BE4" w:rsidRDefault="00592D8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28" w:history="1">
        <w:r w:rsidR="00932BE4" w:rsidRPr="003D15CE">
          <w:rPr>
            <w:rStyle w:val="Hyperlink"/>
            <w:rFonts w:eastAsia="MS Mincho"/>
            <w:noProof/>
          </w:rPr>
          <w:t>9.2</w:t>
        </w:r>
        <w:r w:rsidR="00932BE4">
          <w:rPr>
            <w:rFonts w:asciiTheme="minorHAnsi" w:eastAsiaTheme="minorEastAsia" w:hAnsiTheme="minorHAnsi" w:cstheme="minorBidi"/>
            <w:noProof/>
            <w:sz w:val="22"/>
            <w:szCs w:val="22"/>
            <w:lang w:val="en-GB" w:eastAsia="en-GB"/>
          </w:rPr>
          <w:tab/>
        </w:r>
        <w:r w:rsidR="00932BE4" w:rsidRPr="003D15CE">
          <w:rPr>
            <w:rStyle w:val="Hyperlink"/>
            <w:rFonts w:eastAsia="MS Mincho"/>
            <w:noProof/>
          </w:rPr>
          <w:t>Failures and exceptions</w:t>
        </w:r>
        <w:r w:rsidR="00932BE4">
          <w:rPr>
            <w:noProof/>
            <w:webHidden/>
          </w:rPr>
          <w:tab/>
        </w:r>
        <w:r w:rsidR="00932BE4">
          <w:rPr>
            <w:noProof/>
            <w:webHidden/>
          </w:rPr>
          <w:fldChar w:fldCharType="begin"/>
        </w:r>
        <w:r w:rsidR="00932BE4">
          <w:rPr>
            <w:noProof/>
            <w:webHidden/>
          </w:rPr>
          <w:instrText xml:space="preserve"> PAGEREF _Toc327290228 \h </w:instrText>
        </w:r>
        <w:r w:rsidR="00932BE4">
          <w:rPr>
            <w:noProof/>
            <w:webHidden/>
          </w:rPr>
        </w:r>
        <w:r w:rsidR="00932BE4">
          <w:rPr>
            <w:noProof/>
            <w:webHidden/>
          </w:rPr>
          <w:fldChar w:fldCharType="separate"/>
        </w:r>
        <w:r w:rsidR="00932BE4">
          <w:rPr>
            <w:noProof/>
            <w:webHidden/>
          </w:rPr>
          <w:t>25</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9" w:history="1">
        <w:r w:rsidR="00932BE4" w:rsidRPr="003D15CE">
          <w:rPr>
            <w:rStyle w:val="Hyperlink"/>
            <w:noProof/>
          </w:rPr>
          <w:t>9.2.1</w:t>
        </w:r>
        <w:r w:rsidR="00932BE4">
          <w:rPr>
            <w:rFonts w:asciiTheme="minorHAnsi" w:eastAsiaTheme="minorEastAsia" w:hAnsiTheme="minorHAnsi" w:cstheme="minorBidi"/>
            <w:noProof/>
            <w:sz w:val="22"/>
            <w:szCs w:val="22"/>
            <w:lang w:val="en-GB" w:eastAsia="en-GB"/>
          </w:rPr>
          <w:tab/>
        </w:r>
        <w:r w:rsidR="00932BE4" w:rsidRPr="003D15CE">
          <w:rPr>
            <w:rStyle w:val="Hyperlink"/>
            <w:rFonts w:eastAsia="MS Mincho"/>
            <w:noProof/>
          </w:rPr>
          <w:t>Service plane failures</w:t>
        </w:r>
        <w:r w:rsidR="00932BE4">
          <w:rPr>
            <w:noProof/>
            <w:webHidden/>
          </w:rPr>
          <w:tab/>
        </w:r>
        <w:r w:rsidR="00932BE4">
          <w:rPr>
            <w:noProof/>
            <w:webHidden/>
          </w:rPr>
          <w:fldChar w:fldCharType="begin"/>
        </w:r>
        <w:r w:rsidR="00932BE4">
          <w:rPr>
            <w:noProof/>
            <w:webHidden/>
          </w:rPr>
          <w:instrText xml:space="preserve"> PAGEREF _Toc327290229 \h </w:instrText>
        </w:r>
        <w:r w:rsidR="00932BE4">
          <w:rPr>
            <w:noProof/>
            <w:webHidden/>
          </w:rPr>
        </w:r>
        <w:r w:rsidR="00932BE4">
          <w:rPr>
            <w:noProof/>
            <w:webHidden/>
          </w:rPr>
          <w:fldChar w:fldCharType="separate"/>
        </w:r>
        <w:r w:rsidR="00932BE4">
          <w:rPr>
            <w:noProof/>
            <w:webHidden/>
          </w:rPr>
          <w:t>25</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30" w:history="1">
        <w:r w:rsidR="00932BE4" w:rsidRPr="003D15CE">
          <w:rPr>
            <w:rStyle w:val="Hyperlink"/>
            <w:rFonts w:eastAsia="MS Mincho"/>
            <w:noProof/>
          </w:rPr>
          <w:t>9.2.2</w:t>
        </w:r>
        <w:r w:rsidR="00932BE4">
          <w:rPr>
            <w:rFonts w:asciiTheme="minorHAnsi" w:eastAsiaTheme="minorEastAsia" w:hAnsiTheme="minorHAnsi" w:cstheme="minorBidi"/>
            <w:noProof/>
            <w:sz w:val="22"/>
            <w:szCs w:val="22"/>
            <w:lang w:val="en-GB" w:eastAsia="en-GB"/>
          </w:rPr>
          <w:tab/>
        </w:r>
        <w:r w:rsidR="00932BE4" w:rsidRPr="003D15CE">
          <w:rPr>
            <w:rStyle w:val="Hyperlink"/>
            <w:rFonts w:eastAsia="MS Mincho"/>
            <w:noProof/>
          </w:rPr>
          <w:t>Transport plane failures</w:t>
        </w:r>
        <w:r w:rsidR="00932BE4">
          <w:rPr>
            <w:noProof/>
            <w:webHidden/>
          </w:rPr>
          <w:tab/>
        </w:r>
        <w:r w:rsidR="00932BE4">
          <w:rPr>
            <w:noProof/>
            <w:webHidden/>
          </w:rPr>
          <w:fldChar w:fldCharType="begin"/>
        </w:r>
        <w:r w:rsidR="00932BE4">
          <w:rPr>
            <w:noProof/>
            <w:webHidden/>
          </w:rPr>
          <w:instrText xml:space="preserve"> PAGEREF _Toc327290230 \h </w:instrText>
        </w:r>
        <w:r w:rsidR="00932BE4">
          <w:rPr>
            <w:noProof/>
            <w:webHidden/>
          </w:rPr>
        </w:r>
        <w:r w:rsidR="00932BE4">
          <w:rPr>
            <w:noProof/>
            <w:webHidden/>
          </w:rPr>
          <w:fldChar w:fldCharType="separate"/>
        </w:r>
        <w:r w:rsidR="00932BE4">
          <w:rPr>
            <w:noProof/>
            <w:webHidden/>
          </w:rPr>
          <w:t>25</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31" w:history="1">
        <w:r w:rsidR="00932BE4" w:rsidRPr="003D15CE">
          <w:rPr>
            <w:rStyle w:val="Hyperlink"/>
            <w:noProof/>
          </w:rPr>
          <w:t>10.</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Appendix A:  Best Practices for NSA implementation</w:t>
        </w:r>
        <w:r w:rsidR="00932BE4">
          <w:rPr>
            <w:noProof/>
            <w:webHidden/>
          </w:rPr>
          <w:tab/>
        </w:r>
        <w:r w:rsidR="00932BE4">
          <w:rPr>
            <w:noProof/>
            <w:webHidden/>
          </w:rPr>
          <w:fldChar w:fldCharType="begin"/>
        </w:r>
        <w:r w:rsidR="00932BE4">
          <w:rPr>
            <w:noProof/>
            <w:webHidden/>
          </w:rPr>
          <w:instrText xml:space="preserve"> PAGEREF _Toc327290231 \h </w:instrText>
        </w:r>
        <w:r w:rsidR="00932BE4">
          <w:rPr>
            <w:noProof/>
            <w:webHidden/>
          </w:rPr>
        </w:r>
        <w:r w:rsidR="00932BE4">
          <w:rPr>
            <w:noProof/>
            <w:webHidden/>
          </w:rPr>
          <w:fldChar w:fldCharType="separate"/>
        </w:r>
        <w:r w:rsidR="00932BE4">
          <w:rPr>
            <w:noProof/>
            <w:webHidden/>
          </w:rPr>
          <w:t>26</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2" w:history="1">
        <w:r w:rsidR="00932BE4" w:rsidRPr="003D15CE">
          <w:rPr>
            <w:rStyle w:val="Hyperlink"/>
            <w:noProof/>
          </w:rPr>
          <w:t>10.1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MDL</w:t>
        </w:r>
        <w:r w:rsidR="00932BE4">
          <w:rPr>
            <w:noProof/>
            <w:webHidden/>
          </w:rPr>
          <w:tab/>
        </w:r>
        <w:r w:rsidR="00932BE4">
          <w:rPr>
            <w:noProof/>
            <w:webHidden/>
          </w:rPr>
          <w:fldChar w:fldCharType="begin"/>
        </w:r>
        <w:r w:rsidR="00932BE4">
          <w:rPr>
            <w:noProof/>
            <w:webHidden/>
          </w:rPr>
          <w:instrText xml:space="preserve"> PAGEREF _Toc327290232 \h </w:instrText>
        </w:r>
        <w:r w:rsidR="00932BE4">
          <w:rPr>
            <w:noProof/>
            <w:webHidden/>
          </w:rPr>
        </w:r>
        <w:r w:rsidR="00932BE4">
          <w:rPr>
            <w:noProof/>
            <w:webHidden/>
          </w:rPr>
          <w:fldChar w:fldCharType="separate"/>
        </w:r>
        <w:r w:rsidR="00932BE4">
          <w:rPr>
            <w:noProof/>
            <w:webHidden/>
          </w:rPr>
          <w:t>26</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3" w:history="1">
        <w:r w:rsidR="00932BE4" w:rsidRPr="003D15CE">
          <w:rPr>
            <w:rStyle w:val="Hyperlink"/>
            <w:noProof/>
          </w:rPr>
          <w:t>10.2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Message transport error handling</w:t>
        </w:r>
        <w:r w:rsidR="00932BE4">
          <w:rPr>
            <w:noProof/>
            <w:webHidden/>
          </w:rPr>
          <w:tab/>
        </w:r>
        <w:r w:rsidR="00932BE4">
          <w:rPr>
            <w:noProof/>
            <w:webHidden/>
          </w:rPr>
          <w:fldChar w:fldCharType="begin"/>
        </w:r>
        <w:r w:rsidR="00932BE4">
          <w:rPr>
            <w:noProof/>
            <w:webHidden/>
          </w:rPr>
          <w:instrText xml:space="preserve"> PAGEREF _Toc327290233 \h </w:instrText>
        </w:r>
        <w:r w:rsidR="00932BE4">
          <w:rPr>
            <w:noProof/>
            <w:webHidden/>
          </w:rPr>
        </w:r>
        <w:r w:rsidR="00932BE4">
          <w:rPr>
            <w:noProof/>
            <w:webHidden/>
          </w:rPr>
          <w:fldChar w:fldCharType="separate"/>
        </w:r>
        <w:r w:rsidR="00932BE4">
          <w:rPr>
            <w:noProof/>
            <w:webHidden/>
          </w:rPr>
          <w:t>27</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4" w:history="1">
        <w:r w:rsidR="00932BE4" w:rsidRPr="003D15CE">
          <w:rPr>
            <w:rStyle w:val="Hyperlink"/>
            <w:noProof/>
          </w:rPr>
          <w:t>10.3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ACK handling</w:t>
        </w:r>
        <w:r w:rsidR="00932BE4">
          <w:rPr>
            <w:noProof/>
            <w:webHidden/>
          </w:rPr>
          <w:tab/>
        </w:r>
        <w:r w:rsidR="00932BE4">
          <w:rPr>
            <w:noProof/>
            <w:webHidden/>
          </w:rPr>
          <w:fldChar w:fldCharType="begin"/>
        </w:r>
        <w:r w:rsidR="00932BE4">
          <w:rPr>
            <w:noProof/>
            <w:webHidden/>
          </w:rPr>
          <w:instrText xml:space="preserve"> PAGEREF _Toc327290234 \h </w:instrText>
        </w:r>
        <w:r w:rsidR="00932BE4">
          <w:rPr>
            <w:noProof/>
            <w:webHidden/>
          </w:rPr>
        </w:r>
        <w:r w:rsidR="00932BE4">
          <w:rPr>
            <w:noProof/>
            <w:webHidden/>
          </w:rPr>
          <w:fldChar w:fldCharType="separate"/>
        </w:r>
        <w:r w:rsidR="00932BE4">
          <w:rPr>
            <w:noProof/>
            <w:webHidden/>
          </w:rPr>
          <w:t>28</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5" w:history="1">
        <w:r w:rsidR="00932BE4" w:rsidRPr="003D15CE">
          <w:rPr>
            <w:rStyle w:val="Hyperlink"/>
            <w:noProof/>
          </w:rPr>
          <w:t>10.4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Guidelines on timeouts:</w:t>
        </w:r>
        <w:r w:rsidR="00932BE4">
          <w:rPr>
            <w:noProof/>
            <w:webHidden/>
          </w:rPr>
          <w:tab/>
        </w:r>
        <w:r w:rsidR="00932BE4">
          <w:rPr>
            <w:noProof/>
            <w:webHidden/>
          </w:rPr>
          <w:fldChar w:fldCharType="begin"/>
        </w:r>
        <w:r w:rsidR="00932BE4">
          <w:rPr>
            <w:noProof/>
            <w:webHidden/>
          </w:rPr>
          <w:instrText xml:space="preserve"> PAGEREF _Toc327290235 \h </w:instrText>
        </w:r>
        <w:r w:rsidR="00932BE4">
          <w:rPr>
            <w:noProof/>
            <w:webHidden/>
          </w:rPr>
        </w:r>
        <w:r w:rsidR="00932BE4">
          <w:rPr>
            <w:noProof/>
            <w:webHidden/>
          </w:rPr>
          <w:fldChar w:fldCharType="separate"/>
        </w:r>
        <w:r w:rsidR="00932BE4">
          <w:rPr>
            <w:noProof/>
            <w:webHidden/>
          </w:rPr>
          <w:t>28</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6" w:history="1">
        <w:r w:rsidR="00932BE4" w:rsidRPr="003D15CE">
          <w:rPr>
            <w:rStyle w:val="Hyperlink"/>
            <w:noProof/>
          </w:rPr>
          <w:t>10.5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Parallel processing of messages:</w:t>
        </w:r>
        <w:r w:rsidR="00932BE4">
          <w:rPr>
            <w:noProof/>
            <w:webHidden/>
          </w:rPr>
          <w:tab/>
        </w:r>
        <w:r w:rsidR="00932BE4">
          <w:rPr>
            <w:noProof/>
            <w:webHidden/>
          </w:rPr>
          <w:fldChar w:fldCharType="begin"/>
        </w:r>
        <w:r w:rsidR="00932BE4">
          <w:rPr>
            <w:noProof/>
            <w:webHidden/>
          </w:rPr>
          <w:instrText xml:space="preserve"> PAGEREF _Toc327290236 \h </w:instrText>
        </w:r>
        <w:r w:rsidR="00932BE4">
          <w:rPr>
            <w:noProof/>
            <w:webHidden/>
          </w:rPr>
        </w:r>
        <w:r w:rsidR="00932BE4">
          <w:rPr>
            <w:noProof/>
            <w:webHidden/>
          </w:rPr>
          <w:fldChar w:fldCharType="separate"/>
        </w:r>
        <w:r w:rsidR="00932BE4">
          <w:rPr>
            <w:noProof/>
            <w:webHidden/>
          </w:rPr>
          <w:t>28</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7" w:history="1">
        <w:r w:rsidR="00932BE4" w:rsidRPr="003D15CE">
          <w:rPr>
            <w:rStyle w:val="Hyperlink"/>
            <w:noProof/>
          </w:rPr>
          <w:t>10.6</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NTP servers</w:t>
        </w:r>
        <w:r w:rsidR="00932BE4">
          <w:rPr>
            <w:noProof/>
            <w:webHidden/>
          </w:rPr>
          <w:tab/>
        </w:r>
        <w:r w:rsidR="00932BE4">
          <w:rPr>
            <w:noProof/>
            <w:webHidden/>
          </w:rPr>
          <w:fldChar w:fldCharType="begin"/>
        </w:r>
        <w:r w:rsidR="00932BE4">
          <w:rPr>
            <w:noProof/>
            <w:webHidden/>
          </w:rPr>
          <w:instrText xml:space="preserve"> PAGEREF _Toc327290237 \h </w:instrText>
        </w:r>
        <w:r w:rsidR="00932BE4">
          <w:rPr>
            <w:noProof/>
            <w:webHidden/>
          </w:rPr>
        </w:r>
        <w:r w:rsidR="00932BE4">
          <w:rPr>
            <w:noProof/>
            <w:webHidden/>
          </w:rPr>
          <w:fldChar w:fldCharType="separate"/>
        </w:r>
        <w:r w:rsidR="00932BE4">
          <w:rPr>
            <w:noProof/>
            <w:webHidden/>
          </w:rPr>
          <w:t>28</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38" w:history="1">
        <w:r w:rsidR="00932BE4" w:rsidRPr="003D15CE">
          <w:rPr>
            <w:rStyle w:val="Hyperlink"/>
            <w:noProof/>
          </w:rPr>
          <w:t>11.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Appendix B: Service Definitions for Connection Services</w:t>
        </w:r>
        <w:r w:rsidR="00932BE4">
          <w:rPr>
            <w:noProof/>
            <w:webHidden/>
          </w:rPr>
          <w:tab/>
        </w:r>
        <w:r w:rsidR="00932BE4">
          <w:rPr>
            <w:noProof/>
            <w:webHidden/>
          </w:rPr>
          <w:fldChar w:fldCharType="begin"/>
        </w:r>
        <w:r w:rsidR="00932BE4">
          <w:rPr>
            <w:noProof/>
            <w:webHidden/>
          </w:rPr>
          <w:instrText xml:space="preserve"> PAGEREF _Toc327290238 \h </w:instrText>
        </w:r>
        <w:r w:rsidR="00932BE4">
          <w:rPr>
            <w:noProof/>
            <w:webHidden/>
          </w:rPr>
        </w:r>
        <w:r w:rsidR="00932BE4">
          <w:rPr>
            <w:noProof/>
            <w:webHidden/>
          </w:rPr>
          <w:fldChar w:fldCharType="separate"/>
        </w:r>
        <w:r w:rsidR="00932BE4">
          <w:rPr>
            <w:noProof/>
            <w:webHidden/>
          </w:rPr>
          <w:t>28</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39" w:history="1">
        <w:r w:rsidR="00932BE4" w:rsidRPr="003D15CE">
          <w:rPr>
            <w:rStyle w:val="Hyperlink"/>
            <w:noProof/>
          </w:rPr>
          <w:t>12.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Appendix C: NSI topology</w:t>
        </w:r>
        <w:r w:rsidR="00932BE4">
          <w:rPr>
            <w:noProof/>
            <w:webHidden/>
          </w:rPr>
          <w:tab/>
        </w:r>
        <w:r w:rsidR="00932BE4">
          <w:rPr>
            <w:noProof/>
            <w:webHidden/>
          </w:rPr>
          <w:fldChar w:fldCharType="begin"/>
        </w:r>
        <w:r w:rsidR="00932BE4">
          <w:rPr>
            <w:noProof/>
            <w:webHidden/>
          </w:rPr>
          <w:instrText xml:space="preserve"> PAGEREF _Toc327290239 \h </w:instrText>
        </w:r>
        <w:r w:rsidR="00932BE4">
          <w:rPr>
            <w:noProof/>
            <w:webHidden/>
          </w:rPr>
        </w:r>
        <w:r w:rsidR="00932BE4">
          <w:rPr>
            <w:noProof/>
            <w:webHidden/>
          </w:rPr>
          <w:fldChar w:fldCharType="separate"/>
        </w:r>
        <w:r w:rsidR="00932BE4">
          <w:rPr>
            <w:noProof/>
            <w:webHidden/>
          </w:rPr>
          <w:t>29</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0" w:history="1">
        <w:r w:rsidR="00932BE4" w:rsidRPr="003D15CE">
          <w:rPr>
            <w:rStyle w:val="Hyperlink"/>
            <w:noProof/>
          </w:rPr>
          <w:t>12.1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STP, SDP, Networks, NSAs concepts and syntax</w:t>
        </w:r>
        <w:r w:rsidR="00932BE4">
          <w:rPr>
            <w:noProof/>
            <w:webHidden/>
          </w:rPr>
          <w:tab/>
        </w:r>
        <w:r w:rsidR="00932BE4">
          <w:rPr>
            <w:noProof/>
            <w:webHidden/>
          </w:rPr>
          <w:fldChar w:fldCharType="begin"/>
        </w:r>
        <w:r w:rsidR="00932BE4">
          <w:rPr>
            <w:noProof/>
            <w:webHidden/>
          </w:rPr>
          <w:instrText xml:space="preserve"> PAGEREF _Toc327290240 \h </w:instrText>
        </w:r>
        <w:r w:rsidR="00932BE4">
          <w:rPr>
            <w:noProof/>
            <w:webHidden/>
          </w:rPr>
        </w:r>
        <w:r w:rsidR="00932BE4">
          <w:rPr>
            <w:noProof/>
            <w:webHidden/>
          </w:rPr>
          <w:fldChar w:fldCharType="separate"/>
        </w:r>
        <w:r w:rsidR="00932BE4">
          <w:rPr>
            <w:noProof/>
            <w:webHidden/>
          </w:rPr>
          <w:t>29</w:t>
        </w:r>
        <w:r w:rsidR="00932BE4">
          <w:rPr>
            <w:noProof/>
            <w:webHidden/>
          </w:rPr>
          <w:fldChar w:fldCharType="end"/>
        </w:r>
      </w:hyperlink>
    </w:p>
    <w:p w:rsidR="00932BE4" w:rsidRDefault="00592D8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41" w:history="1">
        <w:r w:rsidR="00932BE4" w:rsidRPr="003D15CE">
          <w:rPr>
            <w:rStyle w:val="Hyperlink"/>
            <w:noProof/>
          </w:rPr>
          <w:t>12.1.1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Possible Improvements</w:t>
        </w:r>
        <w:r w:rsidR="00932BE4">
          <w:rPr>
            <w:noProof/>
            <w:webHidden/>
          </w:rPr>
          <w:tab/>
        </w:r>
        <w:r w:rsidR="00932BE4">
          <w:rPr>
            <w:noProof/>
            <w:webHidden/>
          </w:rPr>
          <w:fldChar w:fldCharType="begin"/>
        </w:r>
        <w:r w:rsidR="00932BE4">
          <w:rPr>
            <w:noProof/>
            <w:webHidden/>
          </w:rPr>
          <w:instrText xml:space="preserve"> PAGEREF _Toc327290241 \h </w:instrText>
        </w:r>
        <w:r w:rsidR="00932BE4">
          <w:rPr>
            <w:noProof/>
            <w:webHidden/>
          </w:rPr>
        </w:r>
        <w:r w:rsidR="00932BE4">
          <w:rPr>
            <w:noProof/>
            <w:webHidden/>
          </w:rPr>
          <w:fldChar w:fldCharType="separate"/>
        </w:r>
        <w:r w:rsidR="00932BE4">
          <w:rPr>
            <w:noProof/>
            <w:webHidden/>
          </w:rPr>
          <w:t>30</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2" w:history="1">
        <w:r w:rsidR="00932BE4" w:rsidRPr="003D15CE">
          <w:rPr>
            <w:rStyle w:val="Hyperlink"/>
            <w:noProof/>
          </w:rPr>
          <w:t>12.2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Relationship between NSI topology and NML</w:t>
        </w:r>
        <w:r w:rsidR="00932BE4">
          <w:rPr>
            <w:noProof/>
            <w:webHidden/>
          </w:rPr>
          <w:tab/>
        </w:r>
        <w:r w:rsidR="00932BE4">
          <w:rPr>
            <w:noProof/>
            <w:webHidden/>
          </w:rPr>
          <w:fldChar w:fldCharType="begin"/>
        </w:r>
        <w:r w:rsidR="00932BE4">
          <w:rPr>
            <w:noProof/>
            <w:webHidden/>
          </w:rPr>
          <w:instrText xml:space="preserve"> PAGEREF _Toc327290242 \h </w:instrText>
        </w:r>
        <w:r w:rsidR="00932BE4">
          <w:rPr>
            <w:noProof/>
            <w:webHidden/>
          </w:rPr>
        </w:r>
        <w:r w:rsidR="00932BE4">
          <w:rPr>
            <w:noProof/>
            <w:webHidden/>
          </w:rPr>
          <w:fldChar w:fldCharType="separate"/>
        </w:r>
        <w:r w:rsidR="00932BE4">
          <w:rPr>
            <w:noProof/>
            <w:webHidden/>
          </w:rPr>
          <w:t>30</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3" w:history="1">
        <w:r w:rsidR="00932BE4" w:rsidRPr="003D15CE">
          <w:rPr>
            <w:rStyle w:val="Hyperlink"/>
            <w:noProof/>
          </w:rPr>
          <w:t>12.3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NSI topology best practices</w:t>
        </w:r>
        <w:r w:rsidR="00932BE4">
          <w:rPr>
            <w:noProof/>
            <w:webHidden/>
          </w:rPr>
          <w:tab/>
        </w:r>
        <w:r w:rsidR="00932BE4">
          <w:rPr>
            <w:noProof/>
            <w:webHidden/>
          </w:rPr>
          <w:fldChar w:fldCharType="begin"/>
        </w:r>
        <w:r w:rsidR="00932BE4">
          <w:rPr>
            <w:noProof/>
            <w:webHidden/>
          </w:rPr>
          <w:instrText xml:space="preserve"> PAGEREF _Toc327290243 \h </w:instrText>
        </w:r>
        <w:r w:rsidR="00932BE4">
          <w:rPr>
            <w:noProof/>
            <w:webHidden/>
          </w:rPr>
        </w:r>
        <w:r w:rsidR="00932BE4">
          <w:rPr>
            <w:noProof/>
            <w:webHidden/>
          </w:rPr>
          <w:fldChar w:fldCharType="separate"/>
        </w:r>
        <w:r w:rsidR="00932BE4">
          <w:rPr>
            <w:noProof/>
            <w:webHidden/>
          </w:rPr>
          <w:t>31</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44" w:history="1">
        <w:r w:rsidR="00932BE4" w:rsidRPr="003D15CE">
          <w:rPr>
            <w:rStyle w:val="Hyperlink"/>
            <w:noProof/>
          </w:rPr>
          <w:t>13.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Appendix D: Information Services</w:t>
        </w:r>
        <w:r w:rsidR="00932BE4">
          <w:rPr>
            <w:noProof/>
            <w:webHidden/>
          </w:rPr>
          <w:tab/>
        </w:r>
        <w:r w:rsidR="00932BE4">
          <w:rPr>
            <w:noProof/>
            <w:webHidden/>
          </w:rPr>
          <w:fldChar w:fldCharType="begin"/>
        </w:r>
        <w:r w:rsidR="00932BE4">
          <w:rPr>
            <w:noProof/>
            <w:webHidden/>
          </w:rPr>
          <w:instrText xml:space="preserve"> PAGEREF _Toc327290244 \h </w:instrText>
        </w:r>
        <w:r w:rsidR="00932BE4">
          <w:rPr>
            <w:noProof/>
            <w:webHidden/>
          </w:rPr>
        </w:r>
        <w:r w:rsidR="00932BE4">
          <w:rPr>
            <w:noProof/>
            <w:webHidden/>
          </w:rPr>
          <w:fldChar w:fldCharType="separate"/>
        </w:r>
        <w:r w:rsidR="00932BE4">
          <w:rPr>
            <w:noProof/>
            <w:webHidden/>
          </w:rPr>
          <w:t>31</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45" w:history="1">
        <w:r w:rsidR="00932BE4" w:rsidRPr="003D15CE">
          <w:rPr>
            <w:rStyle w:val="Hyperlink"/>
            <w:noProof/>
          </w:rPr>
          <w:t>14.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Appendix E: Service Definitions for Connection Services</w:t>
        </w:r>
        <w:r w:rsidR="00932BE4">
          <w:rPr>
            <w:noProof/>
            <w:webHidden/>
          </w:rPr>
          <w:tab/>
        </w:r>
        <w:r w:rsidR="00932BE4">
          <w:rPr>
            <w:noProof/>
            <w:webHidden/>
          </w:rPr>
          <w:fldChar w:fldCharType="begin"/>
        </w:r>
        <w:r w:rsidR="00932BE4">
          <w:rPr>
            <w:noProof/>
            <w:webHidden/>
          </w:rPr>
          <w:instrText xml:space="preserve"> PAGEREF _Toc327290245 \h </w:instrText>
        </w:r>
        <w:r w:rsidR="00932BE4">
          <w:rPr>
            <w:noProof/>
            <w:webHidden/>
          </w:rPr>
        </w:r>
        <w:r w:rsidR="00932BE4">
          <w:rPr>
            <w:noProof/>
            <w:webHidden/>
          </w:rPr>
          <w:fldChar w:fldCharType="separate"/>
        </w:r>
        <w:r w:rsidR="00932BE4">
          <w:rPr>
            <w:noProof/>
            <w:webHidden/>
          </w:rPr>
          <w:t>31</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46" w:history="1">
        <w:r w:rsidR="00932BE4" w:rsidRPr="003D15CE">
          <w:rPr>
            <w:rStyle w:val="Hyperlink"/>
            <w:noProof/>
          </w:rPr>
          <w:t>15.</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Appendix F: Changes to NSI state machine between v1.1 and v2.0</w:t>
        </w:r>
        <w:r w:rsidR="00932BE4">
          <w:rPr>
            <w:noProof/>
            <w:webHidden/>
          </w:rPr>
          <w:tab/>
        </w:r>
        <w:r w:rsidR="00932BE4">
          <w:rPr>
            <w:noProof/>
            <w:webHidden/>
          </w:rPr>
          <w:fldChar w:fldCharType="begin"/>
        </w:r>
        <w:r w:rsidR="00932BE4">
          <w:rPr>
            <w:noProof/>
            <w:webHidden/>
          </w:rPr>
          <w:instrText xml:space="preserve"> PAGEREF _Toc327290246 \h </w:instrText>
        </w:r>
        <w:r w:rsidR="00932BE4">
          <w:rPr>
            <w:noProof/>
            <w:webHidden/>
          </w:rPr>
        </w:r>
        <w:r w:rsidR="00932BE4">
          <w:rPr>
            <w:noProof/>
            <w:webHidden/>
          </w:rPr>
          <w:fldChar w:fldCharType="separate"/>
        </w:r>
        <w:r w:rsidR="00932BE4">
          <w:rPr>
            <w:noProof/>
            <w:webHidden/>
          </w:rPr>
          <w:t>33</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7" w:history="1">
        <w:r w:rsidR="00932BE4" w:rsidRPr="003D15CE">
          <w:rPr>
            <w:rStyle w:val="Hyperlink"/>
            <w:noProof/>
          </w:rPr>
          <w:t>15.1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Activated state</w:t>
        </w:r>
        <w:r w:rsidR="00932BE4">
          <w:rPr>
            <w:noProof/>
            <w:webHidden/>
          </w:rPr>
          <w:tab/>
        </w:r>
        <w:r w:rsidR="00932BE4">
          <w:rPr>
            <w:noProof/>
            <w:webHidden/>
          </w:rPr>
          <w:fldChar w:fldCharType="begin"/>
        </w:r>
        <w:r w:rsidR="00932BE4">
          <w:rPr>
            <w:noProof/>
            <w:webHidden/>
          </w:rPr>
          <w:instrText xml:space="preserve"> PAGEREF _Toc327290247 \h </w:instrText>
        </w:r>
        <w:r w:rsidR="00932BE4">
          <w:rPr>
            <w:noProof/>
            <w:webHidden/>
          </w:rPr>
        </w:r>
        <w:r w:rsidR="00932BE4">
          <w:rPr>
            <w:noProof/>
            <w:webHidden/>
          </w:rPr>
          <w:fldChar w:fldCharType="separate"/>
        </w:r>
        <w:r w:rsidR="00932BE4">
          <w:rPr>
            <w:noProof/>
            <w:webHidden/>
          </w:rPr>
          <w:t>33</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8" w:history="1">
        <w:r w:rsidR="00932BE4" w:rsidRPr="003D15CE">
          <w:rPr>
            <w:rStyle w:val="Hyperlink"/>
            <w:noProof/>
          </w:rPr>
          <w:t>15.2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Unsolicited Messages from PA to RA (Notify)</w:t>
        </w:r>
        <w:r w:rsidR="00932BE4">
          <w:rPr>
            <w:noProof/>
            <w:webHidden/>
          </w:rPr>
          <w:tab/>
        </w:r>
        <w:r w:rsidR="00932BE4">
          <w:rPr>
            <w:noProof/>
            <w:webHidden/>
          </w:rPr>
          <w:fldChar w:fldCharType="begin"/>
        </w:r>
        <w:r w:rsidR="00932BE4">
          <w:rPr>
            <w:noProof/>
            <w:webHidden/>
          </w:rPr>
          <w:instrText xml:space="preserve"> PAGEREF _Toc327290248 \h </w:instrText>
        </w:r>
        <w:r w:rsidR="00932BE4">
          <w:rPr>
            <w:noProof/>
            <w:webHidden/>
          </w:rPr>
        </w:r>
        <w:r w:rsidR="00932BE4">
          <w:rPr>
            <w:noProof/>
            <w:webHidden/>
          </w:rPr>
          <w:fldChar w:fldCharType="separate"/>
        </w:r>
        <w:r w:rsidR="00932BE4">
          <w:rPr>
            <w:noProof/>
            <w:webHidden/>
          </w:rPr>
          <w:t>33</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9" w:history="1">
        <w:r w:rsidR="00932BE4" w:rsidRPr="003D15CE">
          <w:rPr>
            <w:rStyle w:val="Hyperlink"/>
            <w:noProof/>
          </w:rPr>
          <w:t>15.3</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Message Delivery Layer (MDL)</w:t>
        </w:r>
        <w:r w:rsidR="00932BE4">
          <w:rPr>
            <w:noProof/>
            <w:webHidden/>
          </w:rPr>
          <w:tab/>
        </w:r>
        <w:r w:rsidR="00932BE4">
          <w:rPr>
            <w:noProof/>
            <w:webHidden/>
          </w:rPr>
          <w:fldChar w:fldCharType="begin"/>
        </w:r>
        <w:r w:rsidR="00932BE4">
          <w:rPr>
            <w:noProof/>
            <w:webHidden/>
          </w:rPr>
          <w:instrText xml:space="preserve"> PAGEREF _Toc327290249 \h </w:instrText>
        </w:r>
        <w:r w:rsidR="00932BE4">
          <w:rPr>
            <w:noProof/>
            <w:webHidden/>
          </w:rPr>
        </w:r>
        <w:r w:rsidR="00932BE4">
          <w:rPr>
            <w:noProof/>
            <w:webHidden/>
          </w:rPr>
          <w:fldChar w:fldCharType="separate"/>
        </w:r>
        <w:r w:rsidR="00932BE4">
          <w:rPr>
            <w:noProof/>
            <w:webHidden/>
          </w:rPr>
          <w:t>33</w:t>
        </w:r>
        <w:r w:rsidR="00932BE4">
          <w:rPr>
            <w:noProof/>
            <w:webHidden/>
          </w:rPr>
          <w:fldChar w:fldCharType="end"/>
        </w:r>
      </w:hyperlink>
    </w:p>
    <w:p w:rsidR="00932BE4" w:rsidRDefault="00592D8F">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50" w:history="1">
        <w:r w:rsidR="00932BE4" w:rsidRPr="003D15CE">
          <w:rPr>
            <w:rStyle w:val="Hyperlink"/>
            <w:noProof/>
          </w:rPr>
          <w:t>15.4</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Separation of uRA/Aggregator, and uPA State Machines (SM)</w:t>
        </w:r>
        <w:r w:rsidR="00932BE4">
          <w:rPr>
            <w:noProof/>
            <w:webHidden/>
          </w:rPr>
          <w:tab/>
        </w:r>
        <w:r w:rsidR="00932BE4">
          <w:rPr>
            <w:noProof/>
            <w:webHidden/>
          </w:rPr>
          <w:fldChar w:fldCharType="begin"/>
        </w:r>
        <w:r w:rsidR="00932BE4">
          <w:rPr>
            <w:noProof/>
            <w:webHidden/>
          </w:rPr>
          <w:instrText xml:space="preserve"> PAGEREF _Toc327290250 \h </w:instrText>
        </w:r>
        <w:r w:rsidR="00932BE4">
          <w:rPr>
            <w:noProof/>
            <w:webHidden/>
          </w:rPr>
        </w:r>
        <w:r w:rsidR="00932BE4">
          <w:rPr>
            <w:noProof/>
            <w:webHidden/>
          </w:rPr>
          <w:fldChar w:fldCharType="separate"/>
        </w:r>
        <w:r w:rsidR="00932BE4">
          <w:rPr>
            <w:noProof/>
            <w:webHidden/>
          </w:rPr>
          <w:t>33</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1" w:history="1">
        <w:r w:rsidR="00932BE4" w:rsidRPr="003D15CE">
          <w:rPr>
            <w:rStyle w:val="Hyperlink"/>
            <w:noProof/>
          </w:rPr>
          <w:t>16.</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Appendix G: SOAP Messaging Examples</w:t>
        </w:r>
        <w:r w:rsidR="00932BE4">
          <w:rPr>
            <w:noProof/>
            <w:webHidden/>
          </w:rPr>
          <w:tab/>
        </w:r>
        <w:r w:rsidR="00932BE4">
          <w:rPr>
            <w:noProof/>
            <w:webHidden/>
          </w:rPr>
          <w:fldChar w:fldCharType="begin"/>
        </w:r>
        <w:r w:rsidR="00932BE4">
          <w:rPr>
            <w:noProof/>
            <w:webHidden/>
          </w:rPr>
          <w:instrText xml:space="preserve"> PAGEREF _Toc327290251 \h </w:instrText>
        </w:r>
        <w:r w:rsidR="00932BE4">
          <w:rPr>
            <w:noProof/>
            <w:webHidden/>
          </w:rPr>
        </w:r>
        <w:r w:rsidR="00932BE4">
          <w:rPr>
            <w:noProof/>
            <w:webHidden/>
          </w:rPr>
          <w:fldChar w:fldCharType="separate"/>
        </w:r>
        <w:r w:rsidR="00932BE4">
          <w:rPr>
            <w:noProof/>
            <w:webHidden/>
          </w:rPr>
          <w:t>34</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2" w:history="1">
        <w:r w:rsidR="00932BE4" w:rsidRPr="003D15CE">
          <w:rPr>
            <w:rStyle w:val="Hyperlink"/>
            <w:noProof/>
          </w:rPr>
          <w:t>17.</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Contributors</w:t>
        </w:r>
        <w:r w:rsidR="00932BE4">
          <w:rPr>
            <w:noProof/>
            <w:webHidden/>
          </w:rPr>
          <w:tab/>
        </w:r>
        <w:r w:rsidR="00932BE4">
          <w:rPr>
            <w:noProof/>
            <w:webHidden/>
          </w:rPr>
          <w:fldChar w:fldCharType="begin"/>
        </w:r>
        <w:r w:rsidR="00932BE4">
          <w:rPr>
            <w:noProof/>
            <w:webHidden/>
          </w:rPr>
          <w:instrText xml:space="preserve"> PAGEREF _Toc327290252 \h </w:instrText>
        </w:r>
        <w:r w:rsidR="00932BE4">
          <w:rPr>
            <w:noProof/>
            <w:webHidden/>
          </w:rPr>
        </w:r>
        <w:r w:rsidR="00932BE4">
          <w:rPr>
            <w:noProof/>
            <w:webHidden/>
          </w:rPr>
          <w:fldChar w:fldCharType="separate"/>
        </w:r>
        <w:r w:rsidR="00932BE4">
          <w:rPr>
            <w:noProof/>
            <w:webHidden/>
          </w:rPr>
          <w:t>37</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3" w:history="1">
        <w:r w:rsidR="00932BE4" w:rsidRPr="003D15CE">
          <w:rPr>
            <w:rStyle w:val="Hyperlink"/>
            <w:noProof/>
          </w:rPr>
          <w:t>18.</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Glossary</w:t>
        </w:r>
        <w:r w:rsidR="00932BE4">
          <w:rPr>
            <w:noProof/>
            <w:webHidden/>
          </w:rPr>
          <w:tab/>
        </w:r>
        <w:r w:rsidR="00932BE4">
          <w:rPr>
            <w:noProof/>
            <w:webHidden/>
          </w:rPr>
          <w:fldChar w:fldCharType="begin"/>
        </w:r>
        <w:r w:rsidR="00932BE4">
          <w:rPr>
            <w:noProof/>
            <w:webHidden/>
          </w:rPr>
          <w:instrText xml:space="preserve"> PAGEREF _Toc327290253 \h </w:instrText>
        </w:r>
        <w:r w:rsidR="00932BE4">
          <w:rPr>
            <w:noProof/>
            <w:webHidden/>
          </w:rPr>
        </w:r>
        <w:r w:rsidR="00932BE4">
          <w:rPr>
            <w:noProof/>
            <w:webHidden/>
          </w:rPr>
          <w:fldChar w:fldCharType="separate"/>
        </w:r>
        <w:r w:rsidR="00932BE4">
          <w:rPr>
            <w:noProof/>
            <w:webHidden/>
          </w:rPr>
          <w:t>37</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4" w:history="1">
        <w:r w:rsidR="00932BE4" w:rsidRPr="003D15CE">
          <w:rPr>
            <w:rStyle w:val="Hyperlink"/>
            <w:noProof/>
          </w:rPr>
          <w:t>19.</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Intellectual Property Statement</w:t>
        </w:r>
        <w:r w:rsidR="00932BE4">
          <w:rPr>
            <w:noProof/>
            <w:webHidden/>
          </w:rPr>
          <w:tab/>
        </w:r>
        <w:r w:rsidR="00932BE4">
          <w:rPr>
            <w:noProof/>
            <w:webHidden/>
          </w:rPr>
          <w:fldChar w:fldCharType="begin"/>
        </w:r>
        <w:r w:rsidR="00932BE4">
          <w:rPr>
            <w:noProof/>
            <w:webHidden/>
          </w:rPr>
          <w:instrText xml:space="preserve"> PAGEREF _Toc327290254 \h </w:instrText>
        </w:r>
        <w:r w:rsidR="00932BE4">
          <w:rPr>
            <w:noProof/>
            <w:webHidden/>
          </w:rPr>
        </w:r>
        <w:r w:rsidR="00932BE4">
          <w:rPr>
            <w:noProof/>
            <w:webHidden/>
          </w:rPr>
          <w:fldChar w:fldCharType="separate"/>
        </w:r>
        <w:r w:rsidR="00932BE4">
          <w:rPr>
            <w:noProof/>
            <w:webHidden/>
          </w:rPr>
          <w:t>39</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5" w:history="1">
        <w:r w:rsidR="00932BE4" w:rsidRPr="003D15CE">
          <w:rPr>
            <w:rStyle w:val="Hyperlink"/>
            <w:noProof/>
          </w:rPr>
          <w:t>20.</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Disclaimer</w:t>
        </w:r>
        <w:r w:rsidR="00932BE4">
          <w:rPr>
            <w:noProof/>
            <w:webHidden/>
          </w:rPr>
          <w:tab/>
        </w:r>
        <w:r w:rsidR="00932BE4">
          <w:rPr>
            <w:noProof/>
            <w:webHidden/>
          </w:rPr>
          <w:fldChar w:fldCharType="begin"/>
        </w:r>
        <w:r w:rsidR="00932BE4">
          <w:rPr>
            <w:noProof/>
            <w:webHidden/>
          </w:rPr>
          <w:instrText xml:space="preserve"> PAGEREF _Toc327290255 \h </w:instrText>
        </w:r>
        <w:r w:rsidR="00932BE4">
          <w:rPr>
            <w:noProof/>
            <w:webHidden/>
          </w:rPr>
        </w:r>
        <w:r w:rsidR="00932BE4">
          <w:rPr>
            <w:noProof/>
            <w:webHidden/>
          </w:rPr>
          <w:fldChar w:fldCharType="separate"/>
        </w:r>
        <w:r w:rsidR="00932BE4">
          <w:rPr>
            <w:noProof/>
            <w:webHidden/>
          </w:rPr>
          <w:t>39</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6" w:history="1">
        <w:r w:rsidR="00932BE4" w:rsidRPr="003D15CE">
          <w:rPr>
            <w:rStyle w:val="Hyperlink"/>
            <w:noProof/>
          </w:rPr>
          <w:t>21.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Full Copyright Notice</w:t>
        </w:r>
        <w:r w:rsidR="00932BE4">
          <w:rPr>
            <w:noProof/>
            <w:webHidden/>
          </w:rPr>
          <w:tab/>
        </w:r>
        <w:r w:rsidR="00932BE4">
          <w:rPr>
            <w:noProof/>
            <w:webHidden/>
          </w:rPr>
          <w:fldChar w:fldCharType="begin"/>
        </w:r>
        <w:r w:rsidR="00932BE4">
          <w:rPr>
            <w:noProof/>
            <w:webHidden/>
          </w:rPr>
          <w:instrText xml:space="preserve"> PAGEREF _Toc327290256 \h </w:instrText>
        </w:r>
        <w:r w:rsidR="00932BE4">
          <w:rPr>
            <w:noProof/>
            <w:webHidden/>
          </w:rPr>
        </w:r>
        <w:r w:rsidR="00932BE4">
          <w:rPr>
            <w:noProof/>
            <w:webHidden/>
          </w:rPr>
          <w:fldChar w:fldCharType="separate"/>
        </w:r>
        <w:r w:rsidR="00932BE4">
          <w:rPr>
            <w:noProof/>
            <w:webHidden/>
          </w:rPr>
          <w:t>40</w:t>
        </w:r>
        <w:r w:rsidR="00932BE4">
          <w:rPr>
            <w:noProof/>
            <w:webHidden/>
          </w:rPr>
          <w:fldChar w:fldCharType="end"/>
        </w:r>
      </w:hyperlink>
    </w:p>
    <w:p w:rsidR="00932BE4" w:rsidRDefault="00592D8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7" w:history="1">
        <w:r w:rsidR="00932BE4" w:rsidRPr="003D15CE">
          <w:rPr>
            <w:rStyle w:val="Hyperlink"/>
            <w:noProof/>
          </w:rPr>
          <w:t>22.</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References</w:t>
        </w:r>
        <w:r w:rsidR="00932BE4">
          <w:rPr>
            <w:noProof/>
            <w:webHidden/>
          </w:rPr>
          <w:tab/>
        </w:r>
        <w:r w:rsidR="00932BE4">
          <w:rPr>
            <w:noProof/>
            <w:webHidden/>
          </w:rPr>
          <w:fldChar w:fldCharType="begin"/>
        </w:r>
        <w:r w:rsidR="00932BE4">
          <w:rPr>
            <w:noProof/>
            <w:webHidden/>
          </w:rPr>
          <w:instrText xml:space="preserve"> PAGEREF _Toc327290257 \h </w:instrText>
        </w:r>
        <w:r w:rsidR="00932BE4">
          <w:rPr>
            <w:noProof/>
            <w:webHidden/>
          </w:rPr>
        </w:r>
        <w:r w:rsidR="00932BE4">
          <w:rPr>
            <w:noProof/>
            <w:webHidden/>
          </w:rPr>
          <w:fldChar w:fldCharType="separate"/>
        </w:r>
        <w:r w:rsidR="00932BE4">
          <w:rPr>
            <w:noProof/>
            <w:webHidden/>
          </w:rPr>
          <w:t>40</w:t>
        </w:r>
        <w:r w:rsidR="00932BE4">
          <w:rPr>
            <w:noProof/>
            <w:webHidden/>
          </w:rPr>
          <w:fldChar w:fldCharType="end"/>
        </w:r>
      </w:hyperlink>
    </w:p>
    <w:p w:rsidR="0028295D" w:rsidRDefault="00C310AF" w:rsidP="0028295D">
      <w:r>
        <w:fldChar w:fldCharType="end"/>
      </w:r>
    </w:p>
    <w:p w:rsidR="007F7C82" w:rsidRDefault="00A25750" w:rsidP="0028295D">
      <w:pPr>
        <w:pStyle w:val="Heading1"/>
      </w:pPr>
      <w:bookmarkStart w:id="2" w:name="_Toc327290167"/>
      <w:r w:rsidRPr="00F5465B">
        <w:t>Overview</w:t>
      </w:r>
      <w:bookmarkEnd w:id="2"/>
    </w:p>
    <w:p w:rsidR="00863486" w:rsidRDefault="00863486" w:rsidP="00032647">
      <w:r>
        <w:t>1.1 Summary</w:t>
      </w:r>
    </w:p>
    <w:p w:rsidR="00863486" w:rsidRDefault="00032647" w:rsidP="00032647">
      <w:r>
        <w:t xml:space="preserve">The NSI protocol is defined by a suite of documents.  This recommendation describes the NSI Connection Service Protocol and should be read in conjunction with the NSI </w:t>
      </w:r>
      <w:r w:rsidRPr="00D02654">
        <w:t xml:space="preserve">Network Services Framework </w:t>
      </w:r>
      <w:r>
        <w:t>(</w:t>
      </w:r>
      <w:r w:rsidR="00A90B5C">
        <w:t xml:space="preserve">NSF, </w:t>
      </w:r>
      <w:r>
        <w:t xml:space="preserve">GFD.173). </w:t>
      </w:r>
    </w:p>
    <w:p w:rsidR="00863486" w:rsidRDefault="00863486" w:rsidP="00032647"/>
    <w:p w:rsidR="00032647" w:rsidRDefault="00A25750" w:rsidP="00032647">
      <w:r>
        <w:t xml:space="preserve">The </w:t>
      </w:r>
      <w:r w:rsidR="00DA0E73">
        <w:t>Network Service Framework (NSF)</w:t>
      </w:r>
      <w:r>
        <w:t xml:space="preserve"> defines several key architectural elements: a Network, a Network Service, a Network Service Agent (NSA), a Network Service Interface (NSI), and a NSI Protocol. These elements exist in a notional Network Service Plane.  </w:t>
      </w:r>
      <w:r w:rsidRPr="00F5465B">
        <w:t xml:space="preserve">The </w:t>
      </w:r>
      <w:r>
        <w:t xml:space="preserve">framework </w:t>
      </w:r>
      <w:r w:rsidRPr="00F5465B">
        <w:t xml:space="preserve">describes an environment within which </w:t>
      </w:r>
      <w:r w:rsidR="00DA0E73" w:rsidRPr="00F5465B">
        <w:t>network</w:t>
      </w:r>
      <w:r w:rsidR="00DA0E73">
        <w:t xml:space="preserve"> resources are treated as explicitly manageable objects</w:t>
      </w:r>
      <w:r>
        <w:t>.  Within the framework</w:t>
      </w:r>
      <w:r w:rsidRPr="00F5465B">
        <w:t xml:space="preserve">, </w:t>
      </w:r>
      <w:r>
        <w:t xml:space="preserve">these </w:t>
      </w:r>
      <w:r w:rsidRPr="00F5465B">
        <w:t xml:space="preserve">network resources can be selected, allocated, interrogated, and manipulated by software agents on behalf of </w:t>
      </w:r>
      <w:r>
        <w:t xml:space="preserve">requesting users. </w:t>
      </w:r>
    </w:p>
    <w:p w:rsidR="00863486" w:rsidRDefault="00863486" w:rsidP="00032647"/>
    <w:p w:rsidR="0028295D" w:rsidRDefault="00A25750" w:rsidP="0028295D">
      <w:r w:rsidRPr="00F5465B">
        <w:t xml:space="preserve">Network resources and capabilities are presented to the consumer </w:t>
      </w:r>
      <w:r>
        <w:t xml:space="preserve">through </w:t>
      </w:r>
      <w:r w:rsidRPr="00F5465B">
        <w:t xml:space="preserve">a set of </w:t>
      </w:r>
      <w:r>
        <w:t>‘N</w:t>
      </w:r>
      <w:r w:rsidRPr="00F5465B">
        <w:t xml:space="preserve">etwork </w:t>
      </w:r>
      <w:r>
        <w:t>S</w:t>
      </w:r>
      <w:r w:rsidRPr="00F5465B">
        <w:t>ervices</w:t>
      </w:r>
      <w:r>
        <w:t xml:space="preserve">’.   </w:t>
      </w:r>
      <w:r w:rsidRPr="00F5465B">
        <w:t>The Network Service</w:t>
      </w:r>
      <w:r>
        <w:t>s Framework</w:t>
      </w:r>
      <w:r w:rsidRPr="00F5465B">
        <w:t xml:space="preserve"> presents a </w:t>
      </w:r>
      <w:r>
        <w:t>unified</w:t>
      </w:r>
      <w:r w:rsidRPr="00F5465B">
        <w:t xml:space="preserve"> model for interacting with these services</w:t>
      </w:r>
      <w:r>
        <w:t xml:space="preserve">.  Network Services include the ability to create connections, to share topology information, and to do other services needed by a set of federated NSAs. </w:t>
      </w:r>
    </w:p>
    <w:p w:rsidR="00424CDB" w:rsidRDefault="00424CDB" w:rsidP="0028295D"/>
    <w:p w:rsidR="00032647" w:rsidRDefault="00032647" w:rsidP="00032647">
      <w:pPr>
        <w:pStyle w:val="nobreak"/>
      </w:pPr>
      <w:r>
        <w:t xml:space="preserve">This document defines a Connection Service </w:t>
      </w:r>
      <w:r w:rsidR="00DA0E73">
        <w:t xml:space="preserve">protocol </w:t>
      </w:r>
      <w:r>
        <w:t xml:space="preserve">to support the </w:t>
      </w:r>
      <w:r w:rsidR="00F53315">
        <w:t>reservation</w:t>
      </w:r>
      <w:r>
        <w:t>, creation, manageme</w:t>
      </w:r>
      <w:r w:rsidR="0063031F">
        <w:t xml:space="preserve">nt and removal of Connections. </w:t>
      </w:r>
    </w:p>
    <w:p w:rsidR="00430AD1" w:rsidRDefault="00430AD1" w:rsidP="00430AD1"/>
    <w:p w:rsidR="00430AD1" w:rsidRDefault="00430AD1" w:rsidP="00430AD1">
      <w:r>
        <w:t>Where capitalized words are used in this document, these have a formal definition; see the glossary for details.</w:t>
      </w:r>
    </w:p>
    <w:p w:rsidR="00430AD1" w:rsidRPr="00430AD1" w:rsidRDefault="00430AD1" w:rsidP="00430AD1"/>
    <w:p w:rsidR="00032647" w:rsidRPr="00FC590F" w:rsidRDefault="00032647" w:rsidP="0028295D"/>
    <w:p w:rsidR="00863486" w:rsidRDefault="00863486" w:rsidP="00863486">
      <w:r>
        <w:t>1.1 Context</w:t>
      </w:r>
    </w:p>
    <w:p w:rsidR="00430AD1" w:rsidRDefault="00430AD1" w:rsidP="00863486">
      <w:r>
        <w:t>Multi-protocol environments</w:t>
      </w:r>
    </w:p>
    <w:p w:rsidR="00863486" w:rsidRDefault="00863486" w:rsidP="00932BE4">
      <w:r>
        <w:t xml:space="preserve">Traditional models of circuit services and control planes adopt a single very tightly defined Data Plane technology, and then hard code the service attributes (signaling parameters) into the control plane protocols.  Emerging multiprotocol services will need to leverage many Data Plane technologies and will need to recognize a wider array of service attributes.   The NSI supports an abstracted notion of a Connection, and the NSI Service Definition provides a mechanism for specifying service specific constraints or limits on that connection as realized in different </w:t>
      </w:r>
      <w:r w:rsidR="00430AD1">
        <w:t>N</w:t>
      </w:r>
      <w:r>
        <w:t xml:space="preserve">etworks.   It is up to the NSA path finders and/or the NRM pathfinders to select a path that meets the Service Request and is consistent with the Service Definitions along that path.   </w:t>
      </w:r>
      <w:r w:rsidR="00430AD1">
        <w:t>NSI</w:t>
      </w:r>
      <w:r>
        <w:t xml:space="preserve"> allows a single Service Plane protocol suite to present different services and different trans</w:t>
      </w:r>
      <w:r w:rsidR="00430AD1">
        <w:t>port capabilities to the user.</w:t>
      </w:r>
    </w:p>
    <w:p w:rsidR="00863486" w:rsidRDefault="00863486" w:rsidP="0028295D"/>
    <w:p w:rsidR="00430AD1" w:rsidRDefault="00430AD1" w:rsidP="0028295D">
      <w:r>
        <w:t>Multi-Provider environments</w:t>
      </w:r>
    </w:p>
    <w:p w:rsidR="00430AD1" w:rsidRDefault="00430AD1" w:rsidP="0028295D">
      <w:r>
        <w:t>Traditional models of circuit services and control planes assume operation within a single operator environment.  NSI is designed to support the creation of Connections that transit several operators.  This creates specific requirements for authorization and authentication which are addressed by NSI.</w:t>
      </w:r>
    </w:p>
    <w:p w:rsidR="007F7C82" w:rsidRDefault="007F7C82" w:rsidP="0028295D">
      <w:bookmarkStart w:id="3" w:name="_Toc256089645"/>
      <w:bookmarkEnd w:id="3"/>
    </w:p>
    <w:p w:rsidR="004B1FB4" w:rsidRDefault="004B1FB4" w:rsidP="004B1FB4">
      <w:pPr>
        <w:pStyle w:val="Heading1"/>
      </w:pPr>
      <w:bookmarkStart w:id="4" w:name="_Toc327290168"/>
      <w:r>
        <w:lastRenderedPageBreak/>
        <w:t>Connection Service architecture</w:t>
      </w:r>
      <w:bookmarkEnd w:id="4"/>
    </w:p>
    <w:p w:rsidR="00881A51" w:rsidRDefault="00881A51" w:rsidP="00721E04">
      <w:pPr>
        <w:pStyle w:val="Heading2"/>
      </w:pPr>
      <w:bookmarkStart w:id="5" w:name="_Toc327290169"/>
      <w:r>
        <w:t>Layering in NSI</w:t>
      </w:r>
      <w:bookmarkEnd w:id="5"/>
    </w:p>
    <w:p w:rsidR="00881A51" w:rsidRDefault="00881A51" w:rsidP="00881A51">
      <w:pPr>
        <w:pStyle w:val="nobreak"/>
      </w:pPr>
    </w:p>
    <w:p w:rsidR="00351C1B" w:rsidRDefault="00881A51" w:rsidP="00351C1B">
      <w:r>
        <w:t xml:space="preserve">The NSI protocol </w:t>
      </w:r>
      <w:r w:rsidR="00351C1B">
        <w:t>is made up of 3 conceptual layers: NSI protocol, NSI Message Delivery Layer and the NSI Transport Layer.  The NSI protocol layer is described by the NSI state machines and the NSI messages.  The Message Delivery Layer confirms the delivery of messages to immediate adjacent NSAs (known as ‘children’ in the NSI message hierarchy) and aggregates response where.  The message transport layer ensures peer-to-peer message delivery.</w:t>
      </w:r>
    </w:p>
    <w:p w:rsidR="00881A51" w:rsidRPr="00881A51" w:rsidRDefault="00881A51" w:rsidP="00881A51"/>
    <w:p w:rsidR="00881A51" w:rsidRDefault="00881A51" w:rsidP="00881A51">
      <w:pPr>
        <w:pStyle w:val="ListParagraph"/>
        <w:ind w:left="0"/>
        <w:jc w:val="center"/>
      </w:pPr>
      <w:r>
        <w:rPr>
          <w:noProof/>
          <w:lang w:val="en-GB" w:eastAsia="en-GB"/>
        </w:rPr>
        <w:drawing>
          <wp:inline distT="0" distB="0" distL="0" distR="0">
            <wp:extent cx="4403725" cy="1485265"/>
            <wp:effectExtent l="0" t="0" r="0" b="0"/>
            <wp:docPr id="44" name="Object 4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5011" cy="2743200"/>
                      <a:chOff x="457200" y="1371600"/>
                      <a:chExt cx="8145011" cy="2743200"/>
                    </a:xfrm>
                  </a:grpSpPr>
                  <a:sp>
                    <a:nvSpPr>
                      <a:cNvPr id="50" name="正方形/長方形 49"/>
                      <a:cNvSpPr/>
                    </a:nvSpPr>
                    <a:spPr>
                      <a:xfrm>
                        <a:off x="457200" y="1371600"/>
                        <a:ext cx="2362200" cy="914400"/>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2000" dirty="0" smtClean="0">
                              <a:solidFill>
                                <a:schemeClr val="tx1"/>
                              </a:solidFill>
                            </a:rPr>
                            <a:t>NSI Protocol</a:t>
                          </a:r>
                        </a:p>
                        <a:p>
                          <a:pPr algn="ctr"/>
                          <a:r>
                            <a:rPr kumimoji="1" lang="en-US" altLang="ja-JP" sz="2000" dirty="0" smtClean="0">
                              <a:solidFill>
                                <a:schemeClr val="tx1"/>
                              </a:solidFill>
                            </a:rPr>
                            <a:t>Layer</a:t>
                          </a:r>
                          <a:endParaRPr kumimoji="1" lang="ja-JP" altLang="en-US" sz="2000" dirty="0">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1" name="正方形/長方形 50"/>
                      <a:cNvSpPr/>
                    </a:nvSpPr>
                    <a:spPr>
                      <a:xfrm>
                        <a:off x="457200" y="2286000"/>
                        <a:ext cx="2362200" cy="914400"/>
                      </a:xfrm>
                      <a:prstGeom prst="rect">
                        <a:avLst/>
                      </a:prstGeom>
                      <a:solidFill>
                        <a:srgbClr val="92D05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2000" dirty="0" smtClean="0">
                              <a:solidFill>
                                <a:schemeClr val="tx1"/>
                              </a:solidFill>
                            </a:rPr>
                            <a:t>NSI Message</a:t>
                          </a:r>
                        </a:p>
                        <a:p>
                          <a:pPr algn="ctr"/>
                          <a:r>
                            <a:rPr kumimoji="1" lang="en-US" altLang="ja-JP" sz="2000" dirty="0" smtClean="0">
                              <a:solidFill>
                                <a:schemeClr val="tx1"/>
                              </a:solidFill>
                            </a:rPr>
                            <a:t>Delivery</a:t>
                          </a:r>
                        </a:p>
                        <a:p>
                          <a:pPr algn="ctr"/>
                          <a:r>
                            <a:rPr kumimoji="1" lang="en-US" altLang="ja-JP" sz="2000" dirty="0" smtClean="0">
                              <a:solidFill>
                                <a:schemeClr val="tx1"/>
                              </a:solidFill>
                            </a:rPr>
                            <a:t>Layer</a:t>
                          </a:r>
                          <a:endParaRPr kumimoji="1" lang="ja-JP" altLang="en-US" sz="2000" dirty="0">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2" name="正方形/長方形 51"/>
                      <a:cNvSpPr/>
                    </a:nvSpPr>
                    <a:spPr>
                      <a:xfrm>
                        <a:off x="457200" y="3200400"/>
                        <a:ext cx="2362200" cy="914400"/>
                      </a:xfrm>
                      <a:prstGeom prst="rect">
                        <a:avLst/>
                      </a:prstGeom>
                      <a:solidFill>
                        <a:schemeClr val="accent6">
                          <a:lumMod val="60000"/>
                          <a:lumOff val="40000"/>
                        </a:schemeClr>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2000" dirty="0" smtClean="0">
                              <a:solidFill>
                                <a:schemeClr val="tx1"/>
                              </a:solidFill>
                            </a:rPr>
                            <a:t>Message</a:t>
                          </a:r>
                        </a:p>
                        <a:p>
                          <a:pPr algn="ctr"/>
                          <a:r>
                            <a:rPr kumimoji="1" lang="en-US" altLang="ja-JP" sz="2000" dirty="0" smtClean="0">
                              <a:solidFill>
                                <a:schemeClr val="tx1"/>
                              </a:solidFill>
                            </a:rPr>
                            <a:t>Transport</a:t>
                          </a:r>
                        </a:p>
                        <a:p>
                          <a:pPr algn="ctr"/>
                          <a:r>
                            <a:rPr kumimoji="1" lang="en-US" altLang="ja-JP" sz="2000" dirty="0" smtClean="0">
                              <a:solidFill>
                                <a:schemeClr val="tx1"/>
                              </a:solidFill>
                            </a:rPr>
                            <a:t>Layer</a:t>
                          </a:r>
                          <a:endParaRPr kumimoji="1" lang="ja-JP" altLang="en-US" sz="2000" dirty="0">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4" name="右矢印 53"/>
                      <a:cNvSpPr/>
                    </a:nvSpPr>
                    <a:spPr>
                      <a:xfrm flipH="1">
                        <a:off x="2819400" y="1600200"/>
                        <a:ext cx="533400" cy="381000"/>
                      </a:xfrm>
                      <a:prstGeom prst="rightArrow">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1">
                        <a:schemeClr val="accent1"/>
                      </a:lnRef>
                      <a:fillRef idx="3">
                        <a:schemeClr val="accent1"/>
                      </a:fillRef>
                      <a:effectRef idx="2">
                        <a:schemeClr val="accent1"/>
                      </a:effectRef>
                      <a:fontRef idx="minor">
                        <a:schemeClr val="lt1"/>
                      </a:fontRef>
                    </a:style>
                  </a:sp>
                  <a:sp>
                    <a:nvSpPr>
                      <a:cNvPr id="55" name="右矢印 54"/>
                      <a:cNvSpPr/>
                    </a:nvSpPr>
                    <a:spPr>
                      <a:xfrm flipH="1">
                        <a:off x="2819400" y="2514600"/>
                        <a:ext cx="533400" cy="381000"/>
                      </a:xfrm>
                      <a:prstGeom prst="rightArrow">
                        <a:avLst/>
                      </a:prstGeom>
                      <a:solidFill>
                        <a:srgbClr val="FF0000"/>
                      </a:solidFill>
                      <a:ln>
                        <a:solidFill>
                          <a:srgbClr val="FF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1">
                        <a:schemeClr val="accent1"/>
                      </a:lnRef>
                      <a:fillRef idx="3">
                        <a:schemeClr val="accent1"/>
                      </a:fillRef>
                      <a:effectRef idx="2">
                        <a:schemeClr val="accent1"/>
                      </a:effectRef>
                      <a:fontRef idx="minor">
                        <a:schemeClr val="lt1"/>
                      </a:fontRef>
                    </a:style>
                  </a:sp>
                  <a:sp>
                    <a:nvSpPr>
                      <a:cNvPr id="56" name="右矢印 55"/>
                      <a:cNvSpPr/>
                    </a:nvSpPr>
                    <a:spPr>
                      <a:xfrm flipH="1">
                        <a:off x="2819400" y="3429000"/>
                        <a:ext cx="533400" cy="381000"/>
                      </a:xfrm>
                      <a:prstGeom prst="rightArrow">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1">
                        <a:schemeClr val="accent1"/>
                      </a:lnRef>
                      <a:fillRef idx="3">
                        <a:schemeClr val="accent1"/>
                      </a:fillRef>
                      <a:effectRef idx="2">
                        <a:schemeClr val="accent1"/>
                      </a:effectRef>
                      <a:fontRef idx="minor">
                        <a:schemeClr val="lt1"/>
                      </a:fontRef>
                    </a:style>
                  </a:sp>
                  <a:sp>
                    <a:nvSpPr>
                      <a:cNvPr id="57" name="テキスト ボックス 56"/>
                      <a:cNvSpPr txBox="1"/>
                    </a:nvSpPr>
                    <a:spPr>
                      <a:xfrm>
                        <a:off x="3429000" y="1600200"/>
                        <a:ext cx="374493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kumimoji="1" lang="en-US" altLang="ja-JP" dirty="0" smtClean="0"/>
                            <a:t>State Machine works here</a:t>
                          </a:r>
                          <a:endParaRPr kumimoji="1" lang="ja-JP" altLang="en-US" dirty="0"/>
                        </a:p>
                      </a:txBody>
                      <a:useSpRect/>
                    </a:txSp>
                  </a:sp>
                  <a:sp>
                    <a:nvSpPr>
                      <a:cNvPr id="58" name="テキスト ボックス 57"/>
                      <a:cNvSpPr txBox="1"/>
                    </a:nvSpPr>
                    <a:spPr>
                      <a:xfrm>
                        <a:off x="3429000" y="3424535"/>
                        <a:ext cx="4397358"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kumimoji="1" lang="en-US" altLang="ja-JP" dirty="0" smtClean="0"/>
                            <a:t>Peer-to-peer message delivery</a:t>
                          </a:r>
                          <a:endParaRPr kumimoji="1" lang="ja-JP" altLang="en-US" dirty="0"/>
                        </a:p>
                      </a:txBody>
                      <a:useSpRect/>
                    </a:txSp>
                  </a:sp>
                  <a:sp>
                    <a:nvSpPr>
                      <a:cNvPr id="59" name="テキスト ボックス 58"/>
                      <a:cNvSpPr txBox="1"/>
                    </a:nvSpPr>
                    <a:spPr>
                      <a:xfrm>
                        <a:off x="3429000" y="2286000"/>
                        <a:ext cx="5173211" cy="1200328"/>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kumimoji="1" lang="en-US" altLang="ja-JP" dirty="0" smtClean="0">
                              <a:solidFill>
                                <a:srgbClr val="FF0000"/>
                              </a:solidFill>
                            </a:rPr>
                            <a:t>New layer which confirms delivery of</a:t>
                          </a:r>
                        </a:p>
                        <a:p>
                          <a:pPr algn="l"/>
                          <a:r>
                            <a:rPr kumimoji="1" lang="en-US" altLang="ja-JP" dirty="0" smtClean="0">
                              <a:solidFill>
                                <a:srgbClr val="FF0000"/>
                              </a:solidFill>
                            </a:rPr>
                            <a:t>message to all immediate children </a:t>
                          </a:r>
                        </a:p>
                        <a:p>
                          <a:pPr algn="l"/>
                          <a:r>
                            <a:rPr kumimoji="1" lang="en-US" altLang="ja-JP" dirty="0" smtClean="0">
                              <a:solidFill>
                                <a:srgbClr val="FF0000"/>
                              </a:solidFill>
                            </a:rPr>
                            <a:t>including </a:t>
                          </a:r>
                          <a:r>
                            <a:rPr kumimoji="1" lang="en-US" altLang="ja-JP" dirty="0" err="1" smtClean="0">
                              <a:solidFill>
                                <a:srgbClr val="FF0000"/>
                              </a:solidFill>
                            </a:rPr>
                            <a:t>uPA</a:t>
                          </a:r>
                          <a:r>
                            <a:rPr kumimoji="1" lang="en-US" altLang="ja-JP" dirty="0" smtClean="0">
                              <a:solidFill>
                                <a:srgbClr val="FF0000"/>
                              </a:solidFill>
                            </a:rPr>
                            <a:t> in the same NSA</a:t>
                          </a:r>
                          <a:endParaRPr kumimoji="1" lang="ja-JP" altLang="en-US" dirty="0">
                            <a:solidFill>
                              <a:srgbClr val="FF0000"/>
                            </a:solidFill>
                          </a:endParaRPr>
                        </a:p>
                      </a:txBody>
                      <a:useSpRect/>
                    </a:txSp>
                  </a:sp>
                </lc:lockedCanvas>
              </a:graphicData>
            </a:graphic>
          </wp:inline>
        </w:drawing>
      </w:r>
    </w:p>
    <w:p w:rsidR="00881A51" w:rsidRDefault="00881A51" w:rsidP="00881A51">
      <w:pPr>
        <w:pStyle w:val="ListParagraph"/>
        <w:ind w:left="0"/>
        <w:jc w:val="center"/>
      </w:pPr>
      <w:proofErr w:type="gramStart"/>
      <w:r>
        <w:t>Figure 2.</w:t>
      </w:r>
      <w:proofErr w:type="gramEnd"/>
      <w:r>
        <w:t xml:space="preserve"> Conceptual layering in NSA</w:t>
      </w:r>
    </w:p>
    <w:p w:rsidR="00881A51" w:rsidRPr="00881A51" w:rsidRDefault="00881A51" w:rsidP="00881A51">
      <w:pPr>
        <w:pStyle w:val="nobreak"/>
      </w:pPr>
    </w:p>
    <w:p w:rsidR="00A9293F" w:rsidRDefault="00A9293F" w:rsidP="00A9293F">
      <w:pPr>
        <w:pStyle w:val="Heading2"/>
      </w:pPr>
      <w:bookmarkStart w:id="6" w:name="_Toc327290170"/>
      <w:r>
        <w:t>Building blocks of the NSI Architecture</w:t>
      </w:r>
      <w:bookmarkEnd w:id="6"/>
    </w:p>
    <w:p w:rsidR="004C552A" w:rsidRDefault="00A9293F" w:rsidP="004C552A">
      <w:r>
        <w:t xml:space="preserve">The Network Service Agent </w:t>
      </w:r>
      <w:r w:rsidR="004C552A">
        <w:t xml:space="preserve">(NSA) </w:t>
      </w:r>
      <w:r>
        <w:t xml:space="preserve">is a software agent that manages associated Network resources.  </w:t>
      </w:r>
      <w:r w:rsidR="004C552A">
        <w:t xml:space="preserve">The ultimate Requester Agent </w:t>
      </w:r>
      <w:proofErr w:type="spellStart"/>
      <w:proofErr w:type="gramStart"/>
      <w:r w:rsidR="004C552A">
        <w:t>uRA</w:t>
      </w:r>
      <w:proofErr w:type="spellEnd"/>
      <w:proofErr w:type="gramEnd"/>
      <w:r w:rsidR="004C552A">
        <w:t xml:space="preserve"> is the agent that originates of the Connection request.  The ultimate Provider Agent </w:t>
      </w:r>
      <w:proofErr w:type="spellStart"/>
      <w:r w:rsidR="004C552A">
        <w:t>uPA</w:t>
      </w:r>
      <w:proofErr w:type="spellEnd"/>
      <w:r w:rsidR="004C552A">
        <w:t xml:space="preserve"> is the agent that delivers the Connection. The ultimate PA is associated with a Network Resource Manager (NRM) which is responsible for delivering the Connection.   Where a connection is split out to multiple child agents, the </w:t>
      </w:r>
      <w:proofErr w:type="spellStart"/>
      <w:r w:rsidR="004C552A">
        <w:t>AGgregation</w:t>
      </w:r>
      <w:proofErr w:type="spellEnd"/>
      <w:r w:rsidR="004C552A">
        <w:t xml:space="preserve"> agent (AG) is used.</w:t>
      </w:r>
    </w:p>
    <w:p w:rsidR="00A9293F" w:rsidRDefault="00A9293F" w:rsidP="00A9293F"/>
    <w:p w:rsidR="004C552A" w:rsidRDefault="004C552A" w:rsidP="00A9293F"/>
    <w:p w:rsidR="00A9293F" w:rsidRDefault="004C552A" w:rsidP="00A9293F">
      <w:r>
        <w:t xml:space="preserve">Messages between the </w:t>
      </w:r>
      <w:proofErr w:type="spellStart"/>
      <w:r>
        <w:t>uPA</w:t>
      </w:r>
      <w:proofErr w:type="spellEnd"/>
      <w:r>
        <w:t xml:space="preserve"> and the NRM</w:t>
      </w:r>
      <w:r w:rsidR="00A9293F">
        <w:t>, while mentioned in this document, do not form a normative part of the NSI CS protocol.</w:t>
      </w:r>
    </w:p>
    <w:p w:rsidR="00A9293F" w:rsidRPr="00A9293F" w:rsidRDefault="00A9293F" w:rsidP="00A9293F"/>
    <w:p w:rsidR="00A9293F" w:rsidRDefault="00A9293F" w:rsidP="00A9293F">
      <w:pPr>
        <w:pStyle w:val="nobreak"/>
      </w:pPr>
    </w:p>
    <w:p w:rsidR="00721E04" w:rsidRDefault="00881A51" w:rsidP="00721E04">
      <w:pPr>
        <w:pStyle w:val="Heading2"/>
      </w:pPr>
      <w:bookmarkStart w:id="7" w:name="_Toc327290171"/>
      <w:r>
        <w:t>NSI protocol layer</w:t>
      </w:r>
      <w:bookmarkEnd w:id="7"/>
    </w:p>
    <w:p w:rsidR="007B47B5" w:rsidRDefault="00F53315" w:rsidP="007B47B5">
      <w:r>
        <w:t>The Connection S</w:t>
      </w:r>
      <w:r w:rsidR="008D4865">
        <w:t xml:space="preserve">ervice communicates </w:t>
      </w:r>
      <w:r w:rsidR="00A9293F">
        <w:t>by exchanging</w:t>
      </w:r>
      <w:r w:rsidR="008D4865">
        <w:t xml:space="preserve"> messag</w:t>
      </w:r>
      <w:r w:rsidR="00A9293F">
        <w:t>es</w:t>
      </w:r>
      <w:r w:rsidR="008D4865">
        <w:t xml:space="preserve"> between</w:t>
      </w:r>
      <w:r w:rsidR="00F70629">
        <w:t xml:space="preserve"> Requester Agent (</w:t>
      </w:r>
      <w:r w:rsidR="005973A1">
        <w:t>RA</w:t>
      </w:r>
      <w:r w:rsidR="00F70629">
        <w:t>)</w:t>
      </w:r>
      <w:r w:rsidR="005973A1">
        <w:t xml:space="preserve"> and </w:t>
      </w:r>
      <w:r w:rsidR="00F70629">
        <w:t>Provider Agent (</w:t>
      </w:r>
      <w:r w:rsidR="005973A1">
        <w:t>PA</w:t>
      </w:r>
      <w:r w:rsidR="00F70629">
        <w:t>)</w:t>
      </w:r>
      <w:r w:rsidR="005973A1">
        <w:t xml:space="preserve"> </w:t>
      </w:r>
      <w:r w:rsidR="008625B9">
        <w:t>state-machine</w:t>
      </w:r>
      <w:r w:rsidR="005973A1">
        <w:t xml:space="preserve"> pairs</w:t>
      </w:r>
      <w:r w:rsidR="00721E04">
        <w:t>.</w:t>
      </w:r>
      <w:r w:rsidR="00881A51">
        <w:t xml:space="preserve">  </w:t>
      </w:r>
      <w:r w:rsidR="00721E04">
        <w:t xml:space="preserve"> </w:t>
      </w:r>
      <w:r w:rsidR="007B47B5">
        <w:t>The</w:t>
      </w:r>
      <w:r w:rsidR="00A9293F">
        <w:t>se</w:t>
      </w:r>
      <w:r w:rsidR="007B47B5">
        <w:t xml:space="preserve"> NSI messages </w:t>
      </w:r>
      <w:r w:rsidR="00A9293F">
        <w:t xml:space="preserve">and the </w:t>
      </w:r>
      <w:r w:rsidR="007B47B5">
        <w:t xml:space="preserve">associated </w:t>
      </w:r>
      <w:r w:rsidR="008625B9">
        <w:t>state-machine</w:t>
      </w:r>
      <w:r w:rsidR="007B47B5">
        <w:t xml:space="preserve"> make up the NSI CS protocol definition.  </w:t>
      </w:r>
      <w:r w:rsidR="00881A51">
        <w:fldChar w:fldCharType="begin"/>
      </w:r>
      <w:r w:rsidR="00881A51">
        <w:instrText xml:space="preserve"> REF _Ref294779778 \h </w:instrText>
      </w:r>
      <w:r w:rsidR="00881A51">
        <w:fldChar w:fldCharType="separate"/>
      </w:r>
      <w:r w:rsidR="004F4E11">
        <w:rPr>
          <w:b/>
          <w:bCs/>
        </w:rPr>
        <w:t>Error! Reference source not found.</w:t>
      </w:r>
      <w:r w:rsidR="00881A51">
        <w:fldChar w:fldCharType="end"/>
      </w:r>
      <w:r w:rsidR="00881A51">
        <w:t xml:space="preserve"> </w:t>
      </w:r>
      <w:proofErr w:type="gramStart"/>
      <w:r w:rsidR="00881A51">
        <w:t>shows</w:t>
      </w:r>
      <w:proofErr w:type="gramEnd"/>
      <w:r w:rsidR="00881A51">
        <w:t xml:space="preserve"> an example of </w:t>
      </w:r>
      <w:r w:rsidR="004C552A">
        <w:t>the exchange of NSI</w:t>
      </w:r>
      <w:r w:rsidR="00881A51">
        <w:t xml:space="preserve"> Connection Service</w:t>
      </w:r>
      <w:r w:rsidR="004C552A">
        <w:t xml:space="preserve"> messages over a hierarchy of </w:t>
      </w:r>
      <w:r w:rsidR="00881A51">
        <w:t xml:space="preserve">RA/PA pairs </w:t>
      </w:r>
      <w:r w:rsidR="004C552A">
        <w:t>to form a</w:t>
      </w:r>
      <w:r w:rsidR="00881A51">
        <w:t xml:space="preserve"> hierarchical tree.</w:t>
      </w:r>
    </w:p>
    <w:p w:rsidR="00721E04" w:rsidRDefault="00721E04" w:rsidP="007B47B5"/>
    <w:p w:rsidR="00721E04" w:rsidRDefault="00721E04" w:rsidP="00721E04">
      <w:pPr>
        <w:pStyle w:val="ListParagraph"/>
        <w:ind w:left="0"/>
        <w:jc w:val="center"/>
      </w:pPr>
      <w:r>
        <w:rPr>
          <w:noProof/>
          <w:lang w:val="en-GB" w:eastAsia="en-GB"/>
        </w:rPr>
        <w:lastRenderedPageBreak/>
        <w:drawing>
          <wp:inline distT="0" distB="0" distL="0" distR="0">
            <wp:extent cx="3315970" cy="3427730"/>
            <wp:effectExtent l="0" t="0" r="0" b="0"/>
            <wp:docPr id="42" name="Object 4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72608" cy="5661248"/>
                      <a:chOff x="1547664" y="1196752"/>
                      <a:chExt cx="5472608" cy="5661248"/>
                    </a:xfrm>
                  </a:grpSpPr>
                  <a:sp>
                    <a:nvSpPr>
                      <a:cNvPr id="5" name="角丸四角形 4"/>
                      <a:cNvSpPr/>
                    </a:nvSpPr>
                    <a:spPr>
                      <a:xfrm>
                        <a:off x="3203848" y="1196752"/>
                        <a:ext cx="2160240" cy="124164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角丸四角形 5"/>
                      <a:cNvSpPr/>
                    </a:nvSpPr>
                    <a:spPr>
                      <a:xfrm>
                        <a:off x="3203848" y="2636912"/>
                        <a:ext cx="2160240" cy="1584176"/>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角丸四角形 14"/>
                      <a:cNvSpPr/>
                    </a:nvSpPr>
                    <a:spPr>
                      <a:xfrm>
                        <a:off x="1547664" y="4653136"/>
                        <a:ext cx="2160240" cy="1584176"/>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角丸四角形 18"/>
                      <a:cNvSpPr/>
                    </a:nvSpPr>
                    <a:spPr>
                      <a:xfrm>
                        <a:off x="4716016" y="4653136"/>
                        <a:ext cx="2304256" cy="2088232"/>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角丸四角形 22"/>
                      <a:cNvSpPr/>
                    </a:nvSpPr>
                    <a:spPr>
                      <a:xfrm>
                        <a:off x="5940152" y="6309320"/>
                        <a:ext cx="864096" cy="360040"/>
                      </a:xfrm>
                      <a:prstGeom prst="roundRect">
                        <a:avLst/>
                      </a:prstGeom>
                      <a:solidFill>
                        <a:srgbClr val="00B050"/>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1600" dirty="0" smtClean="0">
                              <a:latin typeface="Arial"/>
                              <a:cs typeface="Arial"/>
                            </a:rPr>
                            <a:t>NRM</a:t>
                          </a:r>
                          <a:endParaRPr kumimoji="1" lang="ja-JP" altLang="en-US" sz="1600" dirty="0">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角丸四角形 23"/>
                      <a:cNvSpPr/>
                    </a:nvSpPr>
                    <a:spPr>
                      <a:xfrm>
                        <a:off x="2195736" y="5805264"/>
                        <a:ext cx="864096" cy="360040"/>
                      </a:xfrm>
                      <a:prstGeom prst="roundRect">
                        <a:avLst/>
                      </a:prstGeom>
                      <a:solidFill>
                        <a:srgbClr val="00B050"/>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1600" dirty="0" smtClean="0">
                              <a:latin typeface="Arial"/>
                              <a:cs typeface="Arial"/>
                            </a:rPr>
                            <a:t>NRM</a:t>
                          </a:r>
                          <a:endParaRPr kumimoji="1" lang="ja-JP" altLang="en-US" sz="1600" dirty="0">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角丸四角形 24"/>
                      <a:cNvSpPr/>
                    </a:nvSpPr>
                    <a:spPr>
                      <a:xfrm>
                        <a:off x="3733800" y="1268760"/>
                        <a:ext cx="1008112"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err="1" smtClean="0">
                              <a:solidFill>
                                <a:schemeClr val="tx1"/>
                              </a:solidFill>
                              <a:latin typeface="Arial"/>
                              <a:cs typeface="Arial"/>
                            </a:rPr>
                            <a:t>uRA</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角丸四角形 25"/>
                      <a:cNvSpPr/>
                    </a:nvSpPr>
                    <a:spPr>
                      <a:xfrm>
                        <a:off x="3733800" y="2895600"/>
                        <a:ext cx="1008112"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AG</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角丸四角形 27"/>
                      <a:cNvSpPr/>
                    </a:nvSpPr>
                    <a:spPr>
                      <a:xfrm>
                        <a:off x="5940152" y="5949280"/>
                        <a:ext cx="864096"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err="1" smtClean="0">
                              <a:solidFill>
                                <a:schemeClr val="tx1"/>
                              </a:solidFill>
                              <a:latin typeface="Arial"/>
                              <a:cs typeface="Arial"/>
                            </a:rPr>
                            <a:t>uPA</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角丸四角形 28"/>
                      <a:cNvSpPr/>
                    </a:nvSpPr>
                    <a:spPr>
                      <a:xfrm>
                        <a:off x="2195736" y="5445224"/>
                        <a:ext cx="864096"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err="1" smtClean="0">
                              <a:solidFill>
                                <a:schemeClr val="tx1"/>
                              </a:solidFill>
                              <a:latin typeface="Arial"/>
                              <a:cs typeface="Arial"/>
                            </a:rPr>
                            <a:t>uPA</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角丸四角形 29"/>
                      <a:cNvSpPr/>
                    </a:nvSpPr>
                    <a:spPr>
                      <a:xfrm>
                        <a:off x="5257800" y="4800600"/>
                        <a:ext cx="1008112"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AG</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直線コネクタ 36"/>
                      <a:cNvCxnSpPr/>
                    </a:nvCxnSpPr>
                    <a:spPr>
                      <a:xfrm>
                        <a:off x="4267200" y="2133600"/>
                        <a:ext cx="0" cy="73759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0" name="直線コネクタ 39"/>
                      <a:cNvCxnSpPr>
                        <a:stCxn id="27" idx="2"/>
                        <a:endCxn id="29" idx="0"/>
                      </a:cNvCxnSpPr>
                    </a:nvCxnSpPr>
                    <a:spPr>
                      <a:xfrm flipH="1">
                        <a:off x="2627784" y="3861048"/>
                        <a:ext cx="1610072" cy="1584176"/>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3" name="直線コネクタ 42"/>
                      <a:cNvCxnSpPr>
                        <a:stCxn id="27" idx="2"/>
                        <a:endCxn id="30" idx="0"/>
                      </a:cNvCxnSpPr>
                    </a:nvCxnSpPr>
                    <a:spPr>
                      <a:xfrm>
                        <a:off x="4237856" y="3861048"/>
                        <a:ext cx="1524000" cy="93955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59" name="直線コネクタ 58"/>
                      <a:cNvCxnSpPr>
                        <a:stCxn id="46" idx="2"/>
                      </a:cNvCxnSpPr>
                    </a:nvCxnSpPr>
                    <a:spPr>
                      <a:xfrm flipH="1">
                        <a:off x="5257800" y="5766048"/>
                        <a:ext cx="504056" cy="109195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5" name="直線コネクタ 44"/>
                      <a:cNvCxnSpPr>
                        <a:stCxn id="46" idx="2"/>
                        <a:endCxn id="28" idx="0"/>
                      </a:cNvCxnSpPr>
                    </a:nvCxnSpPr>
                    <a:spPr>
                      <a:xfrm>
                        <a:off x="5761856" y="5766048"/>
                        <a:ext cx="610344" cy="183232"/>
                      </a:xfrm>
                      <a:prstGeom prst="line">
                        <a:avLst/>
                      </a:prstGeom>
                      <a:ln w="57150">
                        <a:solidFill>
                          <a:srgbClr val="FF0000"/>
                        </a:solidFill>
                        <a:prstDash val="sysDot"/>
                      </a:ln>
                    </a:spPr>
                    <a:style>
                      <a:lnRef idx="1">
                        <a:schemeClr val="accent1"/>
                      </a:lnRef>
                      <a:fillRef idx="0">
                        <a:schemeClr val="accent1"/>
                      </a:fillRef>
                      <a:effectRef idx="0">
                        <a:schemeClr val="accent1"/>
                      </a:effectRef>
                      <a:fontRef idx="minor">
                        <a:schemeClr val="tx1"/>
                      </a:fontRef>
                    </a:style>
                  </a:cxnSp>
                  <a:sp>
                    <a:nvSpPr>
                      <a:cNvPr id="27" name="角丸四角形 26"/>
                      <a:cNvSpPr/>
                    </a:nvSpPr>
                    <a:spPr>
                      <a:xfrm>
                        <a:off x="3733800" y="3429000"/>
                        <a:ext cx="1008112" cy="432048"/>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MDL</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直線コネクタ 33"/>
                      <a:cNvCxnSpPr>
                        <a:stCxn id="26" idx="2"/>
                        <a:endCxn id="27" idx="0"/>
                      </a:cNvCxnSpPr>
                    </a:nvCxnSpPr>
                    <a:spPr>
                      <a:xfrm>
                        <a:off x="4237856" y="3327648"/>
                        <a:ext cx="0" cy="101352"/>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sp>
                    <a:nvSpPr>
                      <a:cNvPr id="42" name="角丸四角形 41"/>
                      <a:cNvSpPr/>
                    </a:nvSpPr>
                    <a:spPr>
                      <a:xfrm>
                        <a:off x="3733800" y="1879104"/>
                        <a:ext cx="1008112" cy="432048"/>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MDL</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直線コネクタ 43"/>
                      <a:cNvCxnSpPr>
                        <a:endCxn id="42" idx="0"/>
                      </a:cNvCxnSpPr>
                    </a:nvCxnSpPr>
                    <a:spPr>
                      <a:xfrm>
                        <a:off x="4237856" y="1676400"/>
                        <a:ext cx="0" cy="202704"/>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sp>
                    <a:nvSpPr>
                      <a:cNvPr id="46" name="角丸四角形 45"/>
                      <a:cNvSpPr/>
                    </a:nvSpPr>
                    <a:spPr>
                      <a:xfrm>
                        <a:off x="5257800" y="5334000"/>
                        <a:ext cx="1008112" cy="432048"/>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MDL</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直線コネクタ 46"/>
                      <a:cNvCxnSpPr>
                        <a:stCxn id="30" idx="2"/>
                        <a:endCxn id="46" idx="0"/>
                      </a:cNvCxnSpPr>
                    </a:nvCxnSpPr>
                    <a:spPr>
                      <a:xfrm>
                        <a:off x="5761856" y="5232648"/>
                        <a:ext cx="0" cy="101352"/>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21E04" w:rsidRDefault="00721E04" w:rsidP="00721E04">
      <w:pPr>
        <w:jc w:val="center"/>
      </w:pPr>
      <w:proofErr w:type="gramStart"/>
      <w:r>
        <w:t>Figure 3.</w:t>
      </w:r>
      <w:proofErr w:type="gramEnd"/>
      <w:r>
        <w:t xml:space="preserve"> </w:t>
      </w:r>
      <w:proofErr w:type="gramStart"/>
      <w:r>
        <w:t xml:space="preserve">NSI </w:t>
      </w:r>
      <w:r w:rsidR="00881A51">
        <w:t>hierarchical tree</w:t>
      </w:r>
      <w:r w:rsidR="00317E19">
        <w:t xml:space="preserve"> (remove MDL boxes here</w:t>
      </w:r>
      <w:r w:rsidR="00785FBE">
        <w:t>?</w:t>
      </w:r>
      <w:r w:rsidR="00317E19">
        <w:t>)</w:t>
      </w:r>
      <w:proofErr w:type="gramEnd"/>
    </w:p>
    <w:p w:rsidR="00721E04" w:rsidRDefault="00721E04" w:rsidP="007B47B5"/>
    <w:p w:rsidR="003F54AE" w:rsidRDefault="003F54AE" w:rsidP="007B47B5"/>
    <w:p w:rsidR="00721E04" w:rsidRDefault="00721E04" w:rsidP="003F54AE">
      <w:r>
        <w:t>When requesting a Connection, a single ultimate RA initiate</w:t>
      </w:r>
      <w:r w:rsidR="00881A51">
        <w:t>s</w:t>
      </w:r>
      <w:r>
        <w:t xml:space="preserve"> a hierarchical message exchange by forwar</w:t>
      </w:r>
      <w:r w:rsidR="00881A51">
        <w:t>ding a C</w:t>
      </w:r>
      <w:r>
        <w:t>onnection request to one or more child NSAs. These NSAs can either handle the request locally (as an ultimate provider) or act as an aggregating NSA and forward the request on to one or more child NSAs.</w:t>
      </w:r>
    </w:p>
    <w:p w:rsidR="00721E04" w:rsidRDefault="00721E04" w:rsidP="003F54AE"/>
    <w:p w:rsidR="007B47B5" w:rsidRDefault="007B47B5" w:rsidP="0028295D"/>
    <w:p w:rsidR="003F54AE" w:rsidRDefault="003F54AE" w:rsidP="003F54AE">
      <w:pPr>
        <w:pStyle w:val="Heading2"/>
      </w:pPr>
      <w:bookmarkStart w:id="8" w:name="_Toc327290172"/>
      <w:r>
        <w:t>Message Delivery Layer (MDL)</w:t>
      </w:r>
      <w:bookmarkEnd w:id="8"/>
    </w:p>
    <w:p w:rsidR="003F54AE" w:rsidRDefault="003F54AE" w:rsidP="003F54AE">
      <w:r>
        <w:t>Conceptually, MDL resides between the NSI protocol layer and the message transport layer and is responsible for:</w:t>
      </w:r>
    </w:p>
    <w:p w:rsidR="003F54AE" w:rsidRDefault="003F54AE" w:rsidP="003F54AE">
      <w:pPr>
        <w:pStyle w:val="ListParagraph"/>
        <w:numPr>
          <w:ilvl w:val="0"/>
          <w:numId w:val="29"/>
        </w:numPr>
      </w:pPr>
      <w:r>
        <w:t>The “determined” delivery of messages by using mechanisms such as timeout and re-tries.</w:t>
      </w:r>
    </w:p>
    <w:p w:rsidR="003F54AE" w:rsidRDefault="003F54AE" w:rsidP="003F54AE">
      <w:pPr>
        <w:pStyle w:val="ListParagraph"/>
        <w:numPr>
          <w:ilvl w:val="0"/>
          <w:numId w:val="29"/>
        </w:numPr>
      </w:pPr>
      <w:r>
        <w:t xml:space="preserve">The aggregation of replies from child nodes to indicate if; </w:t>
      </w:r>
      <w:proofErr w:type="spellStart"/>
      <w:r>
        <w:t>i</w:t>
      </w:r>
      <w:proofErr w:type="spellEnd"/>
      <w:r>
        <w:t xml:space="preserve">. all the children successfully received the message, or ii. </w:t>
      </w:r>
      <w:proofErr w:type="gramStart"/>
      <w:r>
        <w:t>if</w:t>
      </w:r>
      <w:proofErr w:type="gramEnd"/>
      <w:r>
        <w:t xml:space="preserve"> one or children failed to receive the message.</w:t>
      </w:r>
    </w:p>
    <w:p w:rsidR="003F54AE" w:rsidRDefault="003F54AE" w:rsidP="003F54AE">
      <w:pPr>
        <w:pStyle w:val="ListParagraph"/>
        <w:ind w:left="0"/>
      </w:pPr>
      <w:r w:rsidRPr="00992693">
        <w:t>If the MDL is unable to confirm message receipt from all children, it returns a failure.  This failure is considered fatal</w:t>
      </w:r>
      <w:r>
        <w:t>, and the NSA must initiate a state clean up.</w:t>
      </w:r>
    </w:p>
    <w:p w:rsidR="003F54AE" w:rsidRDefault="003F54AE" w:rsidP="003F54AE">
      <w:pPr>
        <w:pStyle w:val="ListParagraph"/>
        <w:ind w:left="0"/>
      </w:pPr>
    </w:p>
    <w:p w:rsidR="003F54AE" w:rsidRDefault="003F54AE" w:rsidP="003F54AE">
      <w:pPr>
        <w:pStyle w:val="ListParagraph"/>
        <w:ind w:left="0"/>
      </w:pPr>
      <w:r>
        <w:t>For consistency, the MDL conceptual separates the Aggregator and ultimate Provider functions within an NSA, as seen in the lower right NSA in Figure 3.</w:t>
      </w:r>
    </w:p>
    <w:p w:rsidR="003F54AE" w:rsidRDefault="003F54AE" w:rsidP="003F54AE">
      <w:pPr>
        <w:pStyle w:val="ListParagraph"/>
        <w:ind w:left="0"/>
        <w:jc w:val="center"/>
      </w:pPr>
    </w:p>
    <w:p w:rsidR="003F54AE" w:rsidRDefault="003F54AE" w:rsidP="003F54AE">
      <w:pPr>
        <w:jc w:val="center"/>
      </w:pPr>
    </w:p>
    <w:p w:rsidR="00351C1B" w:rsidRDefault="00351C1B" w:rsidP="00351C1B">
      <w:pPr>
        <w:pStyle w:val="Heading2"/>
      </w:pPr>
      <w:bookmarkStart w:id="9" w:name="_Toc327290173"/>
      <w:r>
        <w:t>Message Transport Layer (MTL)</w:t>
      </w:r>
      <w:bookmarkEnd w:id="9"/>
    </w:p>
    <w:p w:rsidR="00351C1B" w:rsidRPr="00351C1B" w:rsidRDefault="00351C1B" w:rsidP="00351C1B">
      <w:pPr>
        <w:pStyle w:val="nobreak"/>
      </w:pPr>
      <w:r>
        <w:t>The transport layer is out of scope of the NSI standard.  The purpose of the MTL is to ensure that secure transport between peering NSAs.  The recommended transport layer is TCP/IP-HTTP-</w:t>
      </w:r>
      <w:r w:rsidR="00F05B9C">
        <w:t>XML (such as SOAP).</w:t>
      </w:r>
    </w:p>
    <w:p w:rsidR="004B1FB4" w:rsidRDefault="004B1FB4" w:rsidP="00AF299A"/>
    <w:p w:rsidR="00A9293F" w:rsidRDefault="00A9293F" w:rsidP="00AF299A"/>
    <w:p w:rsidR="00AC17BD" w:rsidRDefault="00AC17BD" w:rsidP="00AC17BD">
      <w:pPr>
        <w:pStyle w:val="Heading1"/>
      </w:pPr>
      <w:bookmarkStart w:id="10" w:name="_Toc327290174"/>
      <w:r>
        <w:t>Connection Service lifecycle</w:t>
      </w:r>
      <w:bookmarkEnd w:id="10"/>
      <w:r>
        <w:t xml:space="preserve"> </w:t>
      </w:r>
    </w:p>
    <w:p w:rsidR="00AC17BD" w:rsidRPr="00916594" w:rsidRDefault="00AC17BD" w:rsidP="00AC17BD">
      <w:pPr>
        <w:pStyle w:val="Heading2"/>
        <w:rPr>
          <w:rFonts w:eastAsia="MS Mincho"/>
        </w:rPr>
      </w:pPr>
      <w:bookmarkStart w:id="11" w:name="_Toc327290175"/>
      <w:r w:rsidRPr="00916594">
        <w:rPr>
          <w:rFonts w:eastAsia="MS Mincho"/>
        </w:rPr>
        <w:t xml:space="preserve">Connection Service </w:t>
      </w:r>
      <w:r>
        <w:rPr>
          <w:rFonts w:eastAsia="MS Mincho"/>
        </w:rPr>
        <w:t>primitives</w:t>
      </w:r>
      <w:bookmarkEnd w:id="11"/>
    </w:p>
    <w:p w:rsidR="00AC17BD" w:rsidRDefault="00AC17BD" w:rsidP="00AC17BD">
      <w:r>
        <w:t>The Connection Service (CS) protocol is a message based command-response protocol that operates between an RA and a PA.</w:t>
      </w:r>
    </w:p>
    <w:p w:rsidR="00AC17BD" w:rsidRDefault="00AC17BD" w:rsidP="00AC17BD"/>
    <w:p w:rsidR="00AC17BD" w:rsidRDefault="00AC17BD" w:rsidP="00AC17BD">
      <w:r>
        <w:t xml:space="preserve">The NSI CS protocol defines a set of six primitives that provide the control necessary to manage Connections; these are described in </w:t>
      </w:r>
      <w:r>
        <w:fldChar w:fldCharType="begin"/>
      </w:r>
      <w:r>
        <w:instrText xml:space="preserve"> REF _Ref312142194 \h </w:instrText>
      </w:r>
      <w:r>
        <w:fldChar w:fldCharType="separate"/>
      </w:r>
      <w:r w:rsidR="004F4E11">
        <w:t xml:space="preserve">Table </w:t>
      </w:r>
      <w:r w:rsidR="004F4E11">
        <w:rPr>
          <w:noProof/>
        </w:rPr>
        <w:t>1</w:t>
      </w:r>
      <w:r>
        <w:fldChar w:fldCharType="end"/>
      </w:r>
      <w:r>
        <w:t>.</w:t>
      </w:r>
    </w:p>
    <w:p w:rsidR="00AC17BD" w:rsidRDefault="00AC17BD" w:rsidP="00AC17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054"/>
      </w:tblGrid>
      <w:tr w:rsidR="00AC17BD" w:rsidRPr="00A934F5" w:rsidTr="00AC17BD">
        <w:tc>
          <w:tcPr>
            <w:tcW w:w="2802" w:type="dxa"/>
          </w:tcPr>
          <w:p w:rsidR="00AC17BD" w:rsidRPr="00A934F5" w:rsidRDefault="00AC17BD" w:rsidP="00AC17BD">
            <w:pPr>
              <w:rPr>
                <w:rFonts w:eastAsia="Calibri"/>
                <w:b/>
              </w:rPr>
            </w:pPr>
            <w:r w:rsidRPr="00A934F5">
              <w:rPr>
                <w:rFonts w:eastAsia="Calibri"/>
                <w:b/>
              </w:rPr>
              <w:t>Primitive</w:t>
            </w:r>
          </w:p>
        </w:tc>
        <w:tc>
          <w:tcPr>
            <w:tcW w:w="6054" w:type="dxa"/>
          </w:tcPr>
          <w:p w:rsidR="00AC17BD" w:rsidRPr="00A934F5" w:rsidRDefault="00AC17BD" w:rsidP="00AC17BD">
            <w:pPr>
              <w:rPr>
                <w:rFonts w:eastAsia="Calibri"/>
                <w:b/>
              </w:rPr>
            </w:pPr>
            <w:r w:rsidRPr="00A934F5">
              <w:rPr>
                <w:rFonts w:eastAsia="Calibri"/>
                <w:b/>
              </w:rPr>
              <w:t>Description</w:t>
            </w:r>
          </w:p>
        </w:tc>
      </w:tr>
      <w:tr w:rsidR="00AC17BD" w:rsidTr="00AC17BD">
        <w:tc>
          <w:tcPr>
            <w:tcW w:w="2802" w:type="dxa"/>
          </w:tcPr>
          <w:p w:rsidR="00AC17BD" w:rsidRPr="00A934F5" w:rsidRDefault="00AC17BD" w:rsidP="00AC17BD">
            <w:pPr>
              <w:rPr>
                <w:rFonts w:eastAsia="Calibri"/>
              </w:rPr>
            </w:pPr>
            <w:r w:rsidRPr="007E5248">
              <w:rPr>
                <w:rFonts w:eastAsia="Calibri"/>
                <w:b/>
                <w:i/>
              </w:rPr>
              <w:t>reserve</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Pr>
                <w:rFonts w:eastAsia="Calibri"/>
              </w:rPr>
              <w:t>The RA requests the PA to Reserve network resources for a C</w:t>
            </w:r>
            <w:r w:rsidRPr="00A934F5">
              <w:rPr>
                <w:rFonts w:eastAsia="Calibri"/>
              </w:rPr>
              <w:t>onnection between two STP’s constrained by certain service parameters</w:t>
            </w:r>
            <w:r>
              <w:rPr>
                <w:rFonts w:eastAsia="Calibri"/>
              </w:rPr>
              <w:t>.</w:t>
            </w:r>
          </w:p>
        </w:tc>
      </w:tr>
      <w:tr w:rsidR="00AC17BD" w:rsidTr="00AC17BD">
        <w:tc>
          <w:tcPr>
            <w:tcW w:w="2802" w:type="dxa"/>
          </w:tcPr>
          <w:p w:rsidR="00AC17BD" w:rsidRPr="00A934F5" w:rsidRDefault="00AC17BD" w:rsidP="00AC17BD">
            <w:pPr>
              <w:rPr>
                <w:rFonts w:eastAsia="Calibri"/>
              </w:rPr>
            </w:pPr>
            <w:r w:rsidRPr="007E5248">
              <w:rPr>
                <w:rFonts w:eastAsia="Calibri"/>
                <w:b/>
                <w:i/>
              </w:rPr>
              <w:t>provision</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Pr>
                <w:rFonts w:eastAsia="Calibri"/>
              </w:rPr>
              <w:t>The RA requests the PA to P</w:t>
            </w:r>
            <w:r w:rsidRPr="00A934F5">
              <w:rPr>
                <w:rFonts w:eastAsia="Calibri"/>
              </w:rPr>
              <w:t xml:space="preserve">rovision a </w:t>
            </w:r>
            <w:r>
              <w:rPr>
                <w:rFonts w:eastAsia="Calibri"/>
              </w:rPr>
              <w:t>Reservation</w:t>
            </w:r>
            <w:r w:rsidRPr="00A934F5">
              <w:rPr>
                <w:rFonts w:eastAsia="Calibri"/>
              </w:rPr>
              <w:t xml:space="preserve"> (associated with a previous reservation message)</w:t>
            </w:r>
            <w:r>
              <w:rPr>
                <w:rFonts w:eastAsia="Calibri"/>
              </w:rPr>
              <w:t>.</w:t>
            </w:r>
          </w:p>
        </w:tc>
      </w:tr>
      <w:tr w:rsidR="00AC17BD" w:rsidTr="00AC17BD">
        <w:tc>
          <w:tcPr>
            <w:tcW w:w="2802" w:type="dxa"/>
          </w:tcPr>
          <w:p w:rsidR="00AC17BD" w:rsidRPr="00A934F5" w:rsidRDefault="00AC17BD" w:rsidP="00AC17BD">
            <w:pPr>
              <w:rPr>
                <w:rFonts w:eastAsia="Calibri"/>
              </w:rPr>
            </w:pPr>
            <w:r w:rsidRPr="007E5248">
              <w:rPr>
                <w:rFonts w:eastAsia="Calibri"/>
                <w:b/>
                <w:i/>
              </w:rPr>
              <w:t>release</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sidRPr="00A934F5">
              <w:rPr>
                <w:rFonts w:eastAsia="Calibri"/>
              </w:rPr>
              <w:t xml:space="preserve">The RA request for the PA to de-provision resources without removing the </w:t>
            </w:r>
            <w:r>
              <w:rPr>
                <w:rFonts w:eastAsia="Calibri"/>
              </w:rPr>
              <w:t>Reservation.</w:t>
            </w:r>
          </w:p>
        </w:tc>
      </w:tr>
      <w:tr w:rsidR="00981AC7" w:rsidTr="00AC17BD">
        <w:tc>
          <w:tcPr>
            <w:tcW w:w="2802" w:type="dxa"/>
          </w:tcPr>
          <w:p w:rsidR="00981AC7" w:rsidRDefault="00981AC7" w:rsidP="00AC17BD">
            <w:pPr>
              <w:rPr>
                <w:rFonts w:eastAsia="Calibri"/>
                <w:b/>
                <w:i/>
              </w:rPr>
            </w:pPr>
            <w:r>
              <w:rPr>
                <w:rFonts w:eastAsia="Calibri"/>
                <w:b/>
                <w:i/>
              </w:rPr>
              <w:t>Activate</w:t>
            </w:r>
          </w:p>
          <w:p w:rsidR="00981AC7" w:rsidRPr="00981AC7" w:rsidRDefault="00981AC7" w:rsidP="00AC17BD">
            <w:pPr>
              <w:rPr>
                <w:rFonts w:eastAsia="Calibri"/>
                <w:i/>
              </w:rPr>
            </w:pPr>
            <w:r w:rsidRPr="00A934F5">
              <w:rPr>
                <w:rFonts w:eastAsia="Calibri"/>
                <w:i/>
              </w:rPr>
              <w:t>(Request</w:t>
            </w:r>
            <w:r>
              <w:rPr>
                <w:rFonts w:eastAsia="Calibri"/>
                <w:i/>
              </w:rPr>
              <w:t>/</w:t>
            </w:r>
            <w:r w:rsidRPr="00A934F5">
              <w:rPr>
                <w:rFonts w:eastAsia="Calibri"/>
                <w:i/>
              </w:rPr>
              <w:t>Confirm/Failed)</w:t>
            </w:r>
          </w:p>
        </w:tc>
        <w:tc>
          <w:tcPr>
            <w:tcW w:w="6054" w:type="dxa"/>
          </w:tcPr>
          <w:p w:rsidR="00981AC7" w:rsidRPr="00A934F5" w:rsidRDefault="00981AC7" w:rsidP="00AC17BD">
            <w:pPr>
              <w:rPr>
                <w:rFonts w:eastAsia="Calibri"/>
              </w:rPr>
            </w:pPr>
          </w:p>
        </w:tc>
      </w:tr>
      <w:tr w:rsidR="00AC17BD" w:rsidTr="00AC17BD">
        <w:tc>
          <w:tcPr>
            <w:tcW w:w="2802" w:type="dxa"/>
          </w:tcPr>
          <w:p w:rsidR="00AC17BD" w:rsidRPr="00A934F5" w:rsidRDefault="00AC17BD" w:rsidP="00AC17BD">
            <w:pPr>
              <w:rPr>
                <w:rFonts w:eastAsia="Calibri"/>
              </w:rPr>
            </w:pPr>
            <w:r w:rsidRPr="007E5248">
              <w:rPr>
                <w:rFonts w:eastAsia="Calibri"/>
                <w:b/>
                <w:i/>
              </w:rPr>
              <w:t>terminate</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sidRPr="00A934F5">
              <w:rPr>
                <w:rFonts w:eastAsia="Calibri"/>
              </w:rPr>
              <w:t>The RA req</w:t>
            </w:r>
            <w:r>
              <w:rPr>
                <w:rFonts w:eastAsia="Calibri"/>
              </w:rPr>
              <w:t>uest for the PA to release the P</w:t>
            </w:r>
            <w:r w:rsidRPr="00A934F5">
              <w:rPr>
                <w:rFonts w:eastAsia="Calibri"/>
              </w:rPr>
              <w:t xml:space="preserve">rovisioned resources and terminate the </w:t>
            </w:r>
            <w:r>
              <w:rPr>
                <w:rFonts w:eastAsia="Calibri"/>
              </w:rPr>
              <w:t>Reservation.</w:t>
            </w:r>
          </w:p>
        </w:tc>
      </w:tr>
      <w:tr w:rsidR="00AC17BD" w:rsidTr="00AC17BD">
        <w:tc>
          <w:tcPr>
            <w:tcW w:w="2802" w:type="dxa"/>
          </w:tcPr>
          <w:p w:rsidR="00AC17BD" w:rsidRPr="007E5248" w:rsidRDefault="00AC17BD" w:rsidP="00AC17BD">
            <w:pPr>
              <w:rPr>
                <w:rFonts w:eastAsia="Calibri"/>
                <w:b/>
                <w:i/>
              </w:rPr>
            </w:pPr>
            <w:proofErr w:type="spellStart"/>
            <w:r w:rsidRPr="007E5248">
              <w:rPr>
                <w:rFonts w:eastAsia="Calibri"/>
                <w:b/>
                <w:i/>
              </w:rPr>
              <w:t>forcedEnd</w:t>
            </w:r>
            <w:proofErr w:type="spellEnd"/>
          </w:p>
          <w:p w:rsidR="00AC17BD" w:rsidRPr="00A934F5" w:rsidRDefault="00AC17BD" w:rsidP="00AC17BD">
            <w:pPr>
              <w:rPr>
                <w:rFonts w:eastAsia="Calibri"/>
              </w:rPr>
            </w:pPr>
            <w:r>
              <w:rPr>
                <w:rFonts w:eastAsia="Calibri"/>
                <w:i/>
              </w:rPr>
              <w:t>(</w:t>
            </w:r>
            <w:r w:rsidRPr="00A934F5">
              <w:rPr>
                <w:rFonts w:eastAsia="Calibri"/>
                <w:i/>
              </w:rPr>
              <w:t xml:space="preserve">Request </w:t>
            </w:r>
            <w:r>
              <w:rPr>
                <w:rFonts w:eastAsia="Calibri"/>
                <w:i/>
              </w:rPr>
              <w:t>only)</w:t>
            </w:r>
          </w:p>
        </w:tc>
        <w:tc>
          <w:tcPr>
            <w:tcW w:w="6054" w:type="dxa"/>
          </w:tcPr>
          <w:p w:rsidR="00AC17BD" w:rsidRPr="00A934F5" w:rsidRDefault="00AC17BD" w:rsidP="00AC17BD">
            <w:pPr>
              <w:rPr>
                <w:rFonts w:eastAsia="Calibri"/>
              </w:rPr>
            </w:pPr>
            <w:r w:rsidRPr="00A934F5">
              <w:rPr>
                <w:rFonts w:eastAsia="Calibri"/>
              </w:rPr>
              <w:t xml:space="preserve">This is reported by the PA to the RA to notify that the PA has forced a termination of the </w:t>
            </w:r>
            <w:r>
              <w:rPr>
                <w:rFonts w:eastAsia="Calibri"/>
              </w:rPr>
              <w:t>Reservation.</w:t>
            </w:r>
          </w:p>
        </w:tc>
      </w:tr>
      <w:tr w:rsidR="00AC17BD" w:rsidTr="00AC17BD">
        <w:tc>
          <w:tcPr>
            <w:tcW w:w="2802" w:type="dxa"/>
          </w:tcPr>
          <w:p w:rsidR="00AC17BD" w:rsidRPr="007E5248" w:rsidRDefault="00AC17BD" w:rsidP="00AC17BD">
            <w:pPr>
              <w:rPr>
                <w:rFonts w:eastAsia="Calibri"/>
                <w:b/>
                <w:i/>
              </w:rPr>
            </w:pPr>
            <w:r w:rsidRPr="007E5248">
              <w:rPr>
                <w:rFonts w:eastAsia="Calibri"/>
                <w:b/>
                <w:i/>
              </w:rPr>
              <w:t>query</w:t>
            </w:r>
          </w:p>
          <w:p w:rsidR="00AC17BD" w:rsidRPr="00A934F5" w:rsidRDefault="00AC17BD" w:rsidP="00AC17BD">
            <w:pPr>
              <w:rPr>
                <w:rFonts w:eastAsia="Calibri"/>
              </w:rPr>
            </w:pPr>
            <w:r>
              <w:rPr>
                <w:rFonts w:eastAsia="Calibri"/>
                <w:i/>
              </w:rPr>
              <w:t>(</w:t>
            </w:r>
            <w:r w:rsidRPr="00A934F5">
              <w:rPr>
                <w:rFonts w:eastAsia="Calibri"/>
                <w:i/>
              </w:rPr>
              <w:t xml:space="preserve">Request </w:t>
            </w:r>
            <w:r>
              <w:rPr>
                <w:rFonts w:eastAsia="Calibri"/>
                <w:i/>
              </w:rPr>
              <w:t>only)</w:t>
            </w:r>
          </w:p>
        </w:tc>
        <w:tc>
          <w:tcPr>
            <w:tcW w:w="6054" w:type="dxa"/>
          </w:tcPr>
          <w:p w:rsidR="00AC17BD" w:rsidRPr="00A934F5" w:rsidRDefault="00AC17BD" w:rsidP="00AC17BD">
            <w:pPr>
              <w:rPr>
                <w:rFonts w:eastAsia="Calibri"/>
              </w:rPr>
            </w:pPr>
            <w:r>
              <w:rPr>
                <w:rFonts w:eastAsia="Calibri"/>
              </w:rPr>
              <w:t>M</w:t>
            </w:r>
            <w:r w:rsidRPr="00A934F5">
              <w:rPr>
                <w:rFonts w:eastAsia="Calibri"/>
              </w:rPr>
              <w:t>echanism for either RA or PA to query the other NSA for a set of connection service instances between the RA-PA pair. This message can be used as a status polling mechanism</w:t>
            </w:r>
            <w:r>
              <w:rPr>
                <w:rFonts w:eastAsia="Calibri"/>
              </w:rPr>
              <w:t>.</w:t>
            </w:r>
          </w:p>
        </w:tc>
      </w:tr>
    </w:tbl>
    <w:p w:rsidR="00AC17BD" w:rsidRDefault="00AC17BD" w:rsidP="00AC17BD">
      <w:pPr>
        <w:pStyle w:val="Caption"/>
        <w:jc w:val="center"/>
      </w:pPr>
      <w:bookmarkStart w:id="12" w:name="_Ref312142194"/>
      <w:r>
        <w:t xml:space="preserve">Table </w:t>
      </w:r>
      <w:fldSimple w:instr=" SEQ Table \* ARABIC ">
        <w:r w:rsidR="004F4E11">
          <w:rPr>
            <w:noProof/>
          </w:rPr>
          <w:t>1</w:t>
        </w:r>
      </w:fldSimple>
      <w:bookmarkEnd w:id="12"/>
      <w:r>
        <w:t>: List of primitives</w:t>
      </w:r>
    </w:p>
    <w:p w:rsidR="00AC17BD" w:rsidRDefault="00AC17BD" w:rsidP="00AC17BD">
      <w:r>
        <w:t>The 3 possible extensions for the message primitives are:</w:t>
      </w:r>
    </w:p>
    <w:p w:rsidR="00AC17BD" w:rsidRPr="00C83683" w:rsidRDefault="00AC17BD" w:rsidP="00AC17BD">
      <w:pPr>
        <w:numPr>
          <w:ilvl w:val="0"/>
          <w:numId w:val="16"/>
        </w:numPr>
      </w:pPr>
      <w:r w:rsidRPr="00C83683">
        <w:rPr>
          <w:b/>
          <w:i/>
        </w:rPr>
        <w:t>Request</w:t>
      </w:r>
      <w:r>
        <w:t xml:space="preserve"> – The RA sends the request to the PA, for example </w:t>
      </w:r>
      <w:proofErr w:type="spellStart"/>
      <w:r w:rsidRPr="00D1655D">
        <w:rPr>
          <w:i/>
        </w:rPr>
        <w:t>reserveRequest</w:t>
      </w:r>
      <w:proofErr w:type="spellEnd"/>
      <w:r>
        <w:t>.</w:t>
      </w:r>
    </w:p>
    <w:p w:rsidR="00AC17BD" w:rsidRDefault="00AC17BD" w:rsidP="00AC17BD">
      <w:pPr>
        <w:numPr>
          <w:ilvl w:val="0"/>
          <w:numId w:val="16"/>
        </w:numPr>
      </w:pPr>
      <w:r w:rsidRPr="00B72381">
        <w:rPr>
          <w:b/>
          <w:i/>
        </w:rPr>
        <w:t>Confirm</w:t>
      </w:r>
      <w:r>
        <w:t xml:space="preserve"> - A PA sends this positive operation response message (such as </w:t>
      </w:r>
      <w:proofErr w:type="spellStart"/>
      <w:r w:rsidRPr="004844AE">
        <w:rPr>
          <w:i/>
        </w:rPr>
        <w:t>reserveConfirm</w:t>
      </w:r>
      <w:proofErr w:type="spellEnd"/>
      <w:r>
        <w:t>) to the Requester NSA that issued the original request message (</w:t>
      </w:r>
      <w:proofErr w:type="spellStart"/>
      <w:r w:rsidRPr="00D1655D">
        <w:rPr>
          <w:i/>
        </w:rPr>
        <w:t>reserveRequest</w:t>
      </w:r>
      <w:proofErr w:type="spellEnd"/>
      <w:r>
        <w:t>).</w:t>
      </w:r>
    </w:p>
    <w:p w:rsidR="00AC17BD" w:rsidRDefault="00AC17BD" w:rsidP="00AC17BD">
      <w:pPr>
        <w:numPr>
          <w:ilvl w:val="0"/>
          <w:numId w:val="16"/>
        </w:numPr>
      </w:pPr>
      <w:r w:rsidRPr="00B72381">
        <w:rPr>
          <w:b/>
          <w:i/>
        </w:rPr>
        <w:t>Fail</w:t>
      </w:r>
      <w:r>
        <w:rPr>
          <w:b/>
          <w:i/>
        </w:rPr>
        <w:t>ed</w:t>
      </w:r>
      <w:r>
        <w:t xml:space="preserve"> - A Provider NSA sends this negative operation response message (such as </w:t>
      </w:r>
      <w:proofErr w:type="spellStart"/>
      <w:r w:rsidRPr="004844AE">
        <w:rPr>
          <w:i/>
        </w:rPr>
        <w:t>reserveFailed</w:t>
      </w:r>
      <w:proofErr w:type="spellEnd"/>
      <w:r>
        <w:t>) to the Requester NSA that issued the original request message (</w:t>
      </w:r>
      <w:proofErr w:type="spellStart"/>
      <w:r w:rsidRPr="00D1655D">
        <w:rPr>
          <w:i/>
        </w:rPr>
        <w:t>reserveRequest</w:t>
      </w:r>
      <w:proofErr w:type="spellEnd"/>
      <w:r>
        <w:t xml:space="preserve">). </w:t>
      </w:r>
    </w:p>
    <w:p w:rsidR="00AC17BD" w:rsidRDefault="00AC17BD" w:rsidP="00AC17BD"/>
    <w:p w:rsidR="00AC17BD" w:rsidRDefault="00AC17BD" w:rsidP="00AC17BD"/>
    <w:p w:rsidR="00AC17BD" w:rsidRDefault="00AC17BD" w:rsidP="00AC17BD">
      <w:r>
        <w:t>The following figure shows to examples of how message primitives are used to first Reserve and then Provision a Connection.  Two modes of Provisioning are supported: Manual and Automatic.</w:t>
      </w:r>
    </w:p>
    <w:p w:rsidR="00AC17BD" w:rsidRDefault="00AC17BD" w:rsidP="00AC17BD">
      <w:pPr>
        <w:pStyle w:val="NoSpacing"/>
        <w:jc w:val="center"/>
      </w:pPr>
      <w:r>
        <w:rPr>
          <w:noProof/>
        </w:rPr>
        <w:lastRenderedPageBreak/>
        <w:drawing>
          <wp:inline distT="0" distB="0" distL="0" distR="0" wp14:anchorId="290EB970" wp14:editId="34ECD4E8">
            <wp:extent cx="5477510" cy="4110355"/>
            <wp:effectExtent l="0" t="0" r="0" b="0"/>
            <wp:docPr id="8" name="Picture 8" descr="Z:\OGF_NSI\NSI _protocol\CS lifecyc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GF_NSI\NSI _protocol\CS lifecycle.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rsidR="00AC17BD" w:rsidRDefault="00AC17BD" w:rsidP="00AC17BD">
      <w:pPr>
        <w:pStyle w:val="Caption"/>
        <w:jc w:val="center"/>
      </w:pPr>
      <w:r>
        <w:t xml:space="preserve">Figure </w:t>
      </w:r>
      <w:fldSimple w:instr=" SEQ Figure \* ARABIC ">
        <w:r w:rsidR="004F4E11">
          <w:rPr>
            <w:noProof/>
          </w:rPr>
          <w:t>1</w:t>
        </w:r>
      </w:fldSimple>
      <w:r>
        <w:t>: Connection Service lifecycle</w:t>
      </w:r>
    </w:p>
    <w:p w:rsidR="00AC17BD" w:rsidRPr="0077739B" w:rsidRDefault="00AC17BD" w:rsidP="00AC17BD">
      <w:r>
        <w:rPr>
          <w:rFonts w:eastAsia="+mn-ea"/>
        </w:rPr>
        <w:t>For brevity of this diagram and the state-machine, the NSI messages are abbreviated as follows</w:t>
      </w:r>
      <w:r>
        <w:t>:</w:t>
      </w:r>
    </w:p>
    <w:p w:rsidR="00AC17BD" w:rsidRDefault="00AC17BD" w:rsidP="00AC17BD">
      <w:pPr>
        <w:rPr>
          <w:rFonts w:eastAsia="+mn-ea"/>
        </w:rPr>
      </w:pPr>
      <w:proofErr w:type="spellStart"/>
      <w:proofErr w:type="gramStart"/>
      <w:r>
        <w:rPr>
          <w:rFonts w:eastAsia="+mn-ea"/>
        </w:rPr>
        <w:t>r</w:t>
      </w:r>
      <w:r w:rsidRPr="0077739B">
        <w:rPr>
          <w:rFonts w:eastAsia="+mn-ea"/>
        </w:rPr>
        <w:t>sv</w:t>
      </w:r>
      <w:proofErr w:type="spellEnd"/>
      <w:proofErr w:type="gramEnd"/>
      <w:r>
        <w:rPr>
          <w:rFonts w:eastAsia="+mn-ea"/>
        </w:rPr>
        <w:tab/>
      </w:r>
      <w:r>
        <w:rPr>
          <w:rFonts w:eastAsia="+mn-ea"/>
        </w:rPr>
        <w:tab/>
        <w:t>reserve</w:t>
      </w:r>
    </w:p>
    <w:p w:rsidR="00AC17BD" w:rsidRDefault="00AC17BD" w:rsidP="00AC17BD">
      <w:pPr>
        <w:rPr>
          <w:rFonts w:eastAsia="+mn-ea"/>
        </w:rPr>
      </w:pPr>
      <w:proofErr w:type="spellStart"/>
      <w:proofErr w:type="gramStart"/>
      <w:r w:rsidRPr="0077739B">
        <w:rPr>
          <w:rFonts w:eastAsia="+mn-ea"/>
        </w:rPr>
        <w:t>prov</w:t>
      </w:r>
      <w:proofErr w:type="spellEnd"/>
      <w:proofErr w:type="gramEnd"/>
      <w:r w:rsidRPr="0077739B">
        <w:rPr>
          <w:rFonts w:eastAsia="+mn-ea"/>
        </w:rPr>
        <w:t xml:space="preserve"> </w:t>
      </w:r>
      <w:r>
        <w:rPr>
          <w:rFonts w:eastAsia="+mn-ea"/>
        </w:rPr>
        <w:tab/>
      </w:r>
      <w:r>
        <w:rPr>
          <w:rFonts w:eastAsia="+mn-ea"/>
        </w:rPr>
        <w:tab/>
      </w:r>
      <w:r w:rsidRPr="0077739B">
        <w:rPr>
          <w:rFonts w:eastAsia="+mn-ea"/>
        </w:rPr>
        <w:t>provision</w:t>
      </w:r>
    </w:p>
    <w:p w:rsidR="00AC17BD" w:rsidRDefault="00AC17BD" w:rsidP="00AC17BD">
      <w:pPr>
        <w:rPr>
          <w:rFonts w:eastAsia="+mn-ea"/>
        </w:rPr>
      </w:pPr>
      <w:proofErr w:type="spellStart"/>
      <w:proofErr w:type="gramStart"/>
      <w:r w:rsidRPr="0077739B">
        <w:rPr>
          <w:rFonts w:eastAsia="+mn-ea"/>
        </w:rPr>
        <w:t>rel</w:t>
      </w:r>
      <w:proofErr w:type="spellEnd"/>
      <w:proofErr w:type="gramEnd"/>
      <w:r w:rsidRPr="0077739B">
        <w:rPr>
          <w:rFonts w:eastAsia="+mn-ea"/>
        </w:rPr>
        <w:t xml:space="preserve"> </w:t>
      </w:r>
      <w:r>
        <w:rPr>
          <w:rFonts w:eastAsia="+mn-ea"/>
        </w:rPr>
        <w:tab/>
      </w:r>
      <w:r>
        <w:rPr>
          <w:rFonts w:eastAsia="+mn-ea"/>
        </w:rPr>
        <w:tab/>
      </w:r>
      <w:r w:rsidRPr="0077739B">
        <w:rPr>
          <w:rFonts w:eastAsia="+mn-ea"/>
        </w:rPr>
        <w:t>release</w:t>
      </w:r>
    </w:p>
    <w:p w:rsidR="00AC17BD" w:rsidRDefault="00AC17BD" w:rsidP="00AC17BD">
      <w:pPr>
        <w:rPr>
          <w:rFonts w:eastAsia="+mn-ea"/>
        </w:rPr>
      </w:pPr>
      <w:proofErr w:type="gramStart"/>
      <w:r>
        <w:rPr>
          <w:rFonts w:eastAsia="+mn-ea"/>
        </w:rPr>
        <w:t>term</w:t>
      </w:r>
      <w:proofErr w:type="gramEnd"/>
      <w:r w:rsidRPr="0077739B">
        <w:rPr>
          <w:rFonts w:eastAsia="+mn-ea"/>
        </w:rPr>
        <w:t xml:space="preserve"> </w:t>
      </w:r>
      <w:r>
        <w:rPr>
          <w:rFonts w:eastAsia="+mn-ea"/>
        </w:rPr>
        <w:tab/>
      </w:r>
      <w:r>
        <w:rPr>
          <w:rFonts w:eastAsia="+mn-ea"/>
        </w:rPr>
        <w:tab/>
        <w:t>terminate</w:t>
      </w:r>
    </w:p>
    <w:p w:rsidR="00AC17BD" w:rsidRPr="0077739B" w:rsidRDefault="00AC17BD" w:rsidP="00AC17BD">
      <w:proofErr w:type="spellStart"/>
      <w:proofErr w:type="gramStart"/>
      <w:r w:rsidRPr="0077739B">
        <w:rPr>
          <w:rFonts w:eastAsia="+mn-ea"/>
        </w:rPr>
        <w:t>fcd_end</w:t>
      </w:r>
      <w:proofErr w:type="spellEnd"/>
      <w:proofErr w:type="gramEnd"/>
      <w:r w:rsidRPr="0077739B">
        <w:rPr>
          <w:rFonts w:eastAsia="+mn-ea"/>
        </w:rPr>
        <w:t xml:space="preserve"> </w:t>
      </w:r>
      <w:r>
        <w:rPr>
          <w:rFonts w:eastAsia="+mn-ea"/>
        </w:rPr>
        <w:tab/>
      </w:r>
      <w:proofErr w:type="spellStart"/>
      <w:r>
        <w:rPr>
          <w:rFonts w:eastAsia="+mn-ea"/>
        </w:rPr>
        <w:t>forcedE</w:t>
      </w:r>
      <w:r w:rsidRPr="0077739B">
        <w:rPr>
          <w:rFonts w:eastAsia="+mn-ea"/>
        </w:rPr>
        <w:t>nd</w:t>
      </w:r>
      <w:proofErr w:type="spellEnd"/>
    </w:p>
    <w:p w:rsidR="00AC17BD" w:rsidRDefault="00AC17BD" w:rsidP="00AC17BD">
      <w:pPr>
        <w:rPr>
          <w:rFonts w:eastAsia="+mn-ea"/>
        </w:rPr>
      </w:pPr>
      <w:proofErr w:type="spellStart"/>
      <w:proofErr w:type="gramStart"/>
      <w:r>
        <w:rPr>
          <w:rFonts w:eastAsia="+mn-ea"/>
        </w:rPr>
        <w:t>rq</w:t>
      </w:r>
      <w:proofErr w:type="spellEnd"/>
      <w:proofErr w:type="gramEnd"/>
      <w:r w:rsidRPr="0077739B">
        <w:rPr>
          <w:rFonts w:eastAsia="+mn-ea"/>
        </w:rPr>
        <w:t xml:space="preserve"> </w:t>
      </w:r>
      <w:r>
        <w:rPr>
          <w:rFonts w:eastAsia="+mn-ea"/>
        </w:rPr>
        <w:tab/>
      </w:r>
      <w:r>
        <w:rPr>
          <w:rFonts w:eastAsia="+mn-ea"/>
        </w:rPr>
        <w:tab/>
      </w:r>
      <w:r w:rsidRPr="0077739B">
        <w:rPr>
          <w:rFonts w:eastAsia="+mn-ea"/>
        </w:rPr>
        <w:t>request</w:t>
      </w:r>
    </w:p>
    <w:p w:rsidR="00AC17BD" w:rsidRPr="001E755A" w:rsidRDefault="00AC17BD" w:rsidP="00AC17BD">
      <w:proofErr w:type="spellStart"/>
      <w:r w:rsidRPr="0077739B">
        <w:rPr>
          <w:rFonts w:eastAsia="+mn-ea"/>
        </w:rPr>
        <w:t>cf</w:t>
      </w:r>
      <w:proofErr w:type="spellEnd"/>
      <w:r w:rsidRPr="0077739B">
        <w:rPr>
          <w:rFonts w:eastAsia="+mn-ea"/>
        </w:rPr>
        <w:t xml:space="preserve"> </w:t>
      </w:r>
      <w:r>
        <w:rPr>
          <w:rFonts w:eastAsia="+mn-ea"/>
        </w:rPr>
        <w:tab/>
      </w:r>
      <w:r>
        <w:rPr>
          <w:rFonts w:eastAsia="+mn-ea"/>
        </w:rPr>
        <w:tab/>
      </w:r>
      <w:r w:rsidRPr="0077739B">
        <w:rPr>
          <w:rFonts w:eastAsia="+mn-ea"/>
        </w:rPr>
        <w:t>confirm</w:t>
      </w:r>
    </w:p>
    <w:p w:rsidR="00AC17BD" w:rsidRDefault="00AC17BD" w:rsidP="00AC17BD">
      <w:proofErr w:type="spellStart"/>
      <w:proofErr w:type="gramStart"/>
      <w:r>
        <w:rPr>
          <w:rFonts w:eastAsia="+mn-ea"/>
        </w:rPr>
        <w:t>fl</w:t>
      </w:r>
      <w:proofErr w:type="spellEnd"/>
      <w:proofErr w:type="gramEnd"/>
      <w:r>
        <w:rPr>
          <w:rFonts w:eastAsia="+mn-ea"/>
        </w:rPr>
        <w:tab/>
      </w:r>
      <w:r>
        <w:rPr>
          <w:rFonts w:eastAsia="+mn-ea"/>
        </w:rPr>
        <w:tab/>
        <w:t>failed</w:t>
      </w:r>
    </w:p>
    <w:p w:rsidR="00AC17BD" w:rsidRDefault="00AC17BD" w:rsidP="00AC17BD"/>
    <w:p w:rsidR="00AC17BD" w:rsidRDefault="00AC17BD" w:rsidP="00AC17BD"/>
    <w:p w:rsidR="00AC17BD" w:rsidRDefault="00AC17BD" w:rsidP="00AC17BD">
      <w:pPr>
        <w:pStyle w:val="Heading1"/>
      </w:pPr>
      <w:bookmarkStart w:id="13" w:name="_Toc327290176"/>
      <w:r>
        <w:t>Connection Service state machine</w:t>
      </w:r>
      <w:r w:rsidR="00505295">
        <w:t xml:space="preserve"> v2.0</w:t>
      </w:r>
      <w:bookmarkEnd w:id="13"/>
      <w:r>
        <w:t xml:space="preserve"> </w:t>
      </w:r>
    </w:p>
    <w:p w:rsidR="00156067" w:rsidRDefault="00156067" w:rsidP="00156067"/>
    <w:p w:rsidR="00327D0F" w:rsidRDefault="009B703F" w:rsidP="00505295">
      <w:pPr>
        <w:pStyle w:val="Heading3"/>
      </w:pPr>
      <w:bookmarkStart w:id="14" w:name="_Toc327290177"/>
      <w:r>
        <w:lastRenderedPageBreak/>
        <w:t>Reservation</w:t>
      </w:r>
      <w:r w:rsidR="00505295">
        <w:t xml:space="preserve"> State Machine</w:t>
      </w:r>
      <w:bookmarkEnd w:id="14"/>
    </w:p>
    <w:p w:rsidR="00505295" w:rsidRDefault="009B703F" w:rsidP="00505295">
      <w:pPr>
        <w:pStyle w:val="Heading3"/>
      </w:pPr>
      <w:r>
        <w:rPr>
          <w:noProof/>
          <w:lang w:val="en-GB" w:eastAsia="en-GB"/>
        </w:rPr>
        <w:drawing>
          <wp:inline distT="0" distB="0" distL="0" distR="0">
            <wp:extent cx="5476875" cy="4114800"/>
            <wp:effectExtent l="0" t="0" r="0" b="0"/>
            <wp:docPr id="9" name="Picture 9" descr="C:\Users\guy\Desktop\NSI\NSI-S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y\Desktop\NSI\NSI-SM-1.e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rsidR="00505295" w:rsidRDefault="00505295" w:rsidP="00505295">
      <w:pPr>
        <w:rPr>
          <w:noProof/>
          <w:lang w:val="en-GB" w:eastAsia="en-GB"/>
        </w:rPr>
      </w:pPr>
    </w:p>
    <w:p w:rsidR="009B703F" w:rsidRDefault="009B703F" w:rsidP="00505295"/>
    <w:p w:rsidR="00505295" w:rsidRDefault="00505295" w:rsidP="00505295">
      <w:pPr>
        <w:jc w:val="center"/>
      </w:pPr>
      <w:proofErr w:type="gramStart"/>
      <w:r>
        <w:t>Figure 5.</w:t>
      </w:r>
      <w:proofErr w:type="gramEnd"/>
      <w:r>
        <w:t xml:space="preserve"> </w:t>
      </w:r>
      <w:r w:rsidR="009B703F">
        <w:t>Reservation</w:t>
      </w:r>
      <w:r>
        <w:t xml:space="preserve"> State Machine</w:t>
      </w:r>
    </w:p>
    <w:p w:rsidR="007E7320" w:rsidRDefault="007E7320" w:rsidP="00505295">
      <w:pPr>
        <w:jc w:val="center"/>
      </w:pPr>
    </w:p>
    <w:p w:rsidR="007E7320" w:rsidRDefault="007E7320" w:rsidP="007E732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188"/>
      </w:tblGrid>
      <w:tr w:rsidR="007E7320" w:rsidRPr="000B1AF4" w:rsidTr="009F5E94">
        <w:tc>
          <w:tcPr>
            <w:tcW w:w="1668" w:type="dxa"/>
          </w:tcPr>
          <w:p w:rsidR="007E7320" w:rsidRPr="00A934F5" w:rsidRDefault="007E7320" w:rsidP="009F5E94">
            <w:pPr>
              <w:rPr>
                <w:rFonts w:eastAsia="Calibri"/>
              </w:rPr>
            </w:pPr>
            <w:r w:rsidRPr="00A934F5">
              <w:rPr>
                <w:rFonts w:eastAsia="Calibri"/>
                <w:b/>
              </w:rPr>
              <w:t>State</w:t>
            </w:r>
          </w:p>
        </w:tc>
        <w:tc>
          <w:tcPr>
            <w:tcW w:w="7188" w:type="dxa"/>
          </w:tcPr>
          <w:p w:rsidR="007E7320" w:rsidRPr="00A934F5" w:rsidRDefault="007E7320" w:rsidP="009F5E94">
            <w:pPr>
              <w:rPr>
                <w:rFonts w:eastAsia="Calibri"/>
                <w:b/>
              </w:rPr>
            </w:pPr>
            <w:r w:rsidRPr="00A934F5">
              <w:rPr>
                <w:rFonts w:eastAsia="Calibri"/>
                <w:b/>
              </w:rPr>
              <w:t>Description</w:t>
            </w: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0B1AF4" w:rsidRDefault="007E7320" w:rsidP="009F5E94">
            <w:pPr>
              <w:rPr>
                <w:rFonts w:eastAsia="Calibri"/>
              </w:rPr>
            </w:pPr>
          </w:p>
        </w:tc>
        <w:tc>
          <w:tcPr>
            <w:tcW w:w="7188" w:type="dxa"/>
          </w:tcPr>
          <w:p w:rsidR="007E7320" w:rsidRPr="000B1AF4"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bl>
    <w:p w:rsidR="007E7320" w:rsidRDefault="007E7320" w:rsidP="007E7320">
      <w:pPr>
        <w:pStyle w:val="Caption"/>
        <w:jc w:val="center"/>
      </w:pPr>
      <w:r>
        <w:t xml:space="preserve">Table </w:t>
      </w:r>
      <w:fldSimple w:instr=" SEQ Table \* ARABIC ">
        <w:r w:rsidR="004F4E11">
          <w:rPr>
            <w:noProof/>
          </w:rPr>
          <w:t>2</w:t>
        </w:r>
      </w:fldSimple>
      <w:r>
        <w:t xml:space="preserve">: List of </w:t>
      </w:r>
      <w:proofErr w:type="spellStart"/>
      <w:proofErr w:type="gramStart"/>
      <w:r>
        <w:t>uRA</w:t>
      </w:r>
      <w:proofErr w:type="spellEnd"/>
      <w:proofErr w:type="gramEnd"/>
      <w:r>
        <w:t xml:space="preserve"> and Aggregator states</w:t>
      </w:r>
    </w:p>
    <w:p w:rsidR="007E7320" w:rsidRDefault="007E7320" w:rsidP="00505295">
      <w:pPr>
        <w:jc w:val="center"/>
      </w:pPr>
    </w:p>
    <w:p w:rsidR="00F05B9C" w:rsidRDefault="00F05B9C" w:rsidP="00505295">
      <w:pPr>
        <w:jc w:val="center"/>
      </w:pPr>
    </w:p>
    <w:p w:rsidR="00505295" w:rsidRDefault="009B703F" w:rsidP="00505295">
      <w:pPr>
        <w:pStyle w:val="Heading3"/>
      </w:pPr>
      <w:bookmarkStart w:id="15" w:name="_Toc327290178"/>
      <w:r>
        <w:t>Provision</w:t>
      </w:r>
      <w:r w:rsidR="00505295">
        <w:t xml:space="preserve"> State Machine</w:t>
      </w:r>
      <w:bookmarkEnd w:id="15"/>
    </w:p>
    <w:p w:rsidR="00505295" w:rsidRDefault="00505295" w:rsidP="00505295"/>
    <w:p w:rsidR="009B703F" w:rsidRDefault="009B703F" w:rsidP="00505295">
      <w:r>
        <w:rPr>
          <w:noProof/>
          <w:lang w:val="en-GB" w:eastAsia="en-GB"/>
        </w:rPr>
        <w:lastRenderedPageBreak/>
        <w:drawing>
          <wp:inline distT="0" distB="0" distL="0" distR="0">
            <wp:extent cx="5476875" cy="4114800"/>
            <wp:effectExtent l="0" t="0" r="0" b="0"/>
            <wp:docPr id="13" name="Picture 13" descr="C:\Users\guy\Desktop\NSI\NSI-S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y\Desktop\NSI\NSI-SM-2.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rsidR="009B703F" w:rsidRDefault="009B703F" w:rsidP="00505295"/>
    <w:p w:rsidR="00505295" w:rsidRDefault="00505295" w:rsidP="00505295"/>
    <w:p w:rsidR="00505295" w:rsidRPr="0028033E" w:rsidRDefault="00505295" w:rsidP="00505295">
      <w:pPr>
        <w:jc w:val="center"/>
      </w:pPr>
      <w:proofErr w:type="gramStart"/>
      <w:r>
        <w:t>Figure 6.</w:t>
      </w:r>
      <w:proofErr w:type="gramEnd"/>
      <w:r>
        <w:t xml:space="preserve"> </w:t>
      </w:r>
      <w:r w:rsidR="009B703F">
        <w:t>Provision</w:t>
      </w:r>
      <w:r>
        <w:t xml:space="preserve"> State Machine</w:t>
      </w:r>
    </w:p>
    <w:p w:rsidR="00AC17BD" w:rsidRDefault="00AC17BD" w:rsidP="00AC17BD"/>
    <w:p w:rsidR="00F05B9C" w:rsidRDefault="00F05B9C" w:rsidP="00AC17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188"/>
      </w:tblGrid>
      <w:tr w:rsidR="007E7320" w:rsidRPr="000B1AF4" w:rsidTr="009F5E94">
        <w:tc>
          <w:tcPr>
            <w:tcW w:w="1668" w:type="dxa"/>
          </w:tcPr>
          <w:p w:rsidR="007E7320" w:rsidRPr="00A934F5" w:rsidRDefault="007E7320" w:rsidP="009F5E94">
            <w:pPr>
              <w:rPr>
                <w:rFonts w:eastAsia="Calibri"/>
              </w:rPr>
            </w:pPr>
            <w:r w:rsidRPr="00A934F5">
              <w:rPr>
                <w:rFonts w:eastAsia="Calibri"/>
                <w:b/>
              </w:rPr>
              <w:t>State</w:t>
            </w:r>
          </w:p>
        </w:tc>
        <w:tc>
          <w:tcPr>
            <w:tcW w:w="7188" w:type="dxa"/>
          </w:tcPr>
          <w:p w:rsidR="007E7320" w:rsidRPr="00A934F5" w:rsidRDefault="007E7320" w:rsidP="009F5E94">
            <w:pPr>
              <w:rPr>
                <w:rFonts w:eastAsia="Calibri"/>
                <w:b/>
              </w:rPr>
            </w:pPr>
            <w:r w:rsidRPr="00A934F5">
              <w:rPr>
                <w:rFonts w:eastAsia="Calibri"/>
                <w:b/>
              </w:rPr>
              <w:t>Description</w:t>
            </w: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p>
        </w:tc>
        <w:tc>
          <w:tcPr>
            <w:tcW w:w="7188" w:type="dxa"/>
          </w:tcPr>
          <w:p w:rsidR="007E7320" w:rsidRPr="00A934F5" w:rsidRDefault="007E7320" w:rsidP="009F5E94">
            <w:pPr>
              <w:rPr>
                <w:rFonts w:eastAsia="Calibri"/>
              </w:rPr>
            </w:pPr>
          </w:p>
        </w:tc>
      </w:tr>
    </w:tbl>
    <w:p w:rsidR="007E7320" w:rsidRDefault="007E7320" w:rsidP="007E7320">
      <w:pPr>
        <w:pStyle w:val="Caption"/>
        <w:jc w:val="center"/>
      </w:pPr>
      <w:r>
        <w:t xml:space="preserve">Table </w:t>
      </w:r>
      <w:fldSimple w:instr=" SEQ Table \* ARABIC ">
        <w:r w:rsidR="004F4E11">
          <w:rPr>
            <w:noProof/>
          </w:rPr>
          <w:t>3</w:t>
        </w:r>
      </w:fldSimple>
      <w:r>
        <w:t xml:space="preserve">: List of </w:t>
      </w:r>
      <w:proofErr w:type="spellStart"/>
      <w:r>
        <w:t>uPA</w:t>
      </w:r>
      <w:proofErr w:type="spellEnd"/>
      <w:r>
        <w:t xml:space="preserve"> states</w:t>
      </w:r>
    </w:p>
    <w:p w:rsidR="00954FB1" w:rsidRDefault="00954FB1" w:rsidP="0028295D"/>
    <w:p w:rsidR="009B703F" w:rsidRDefault="00327D0F" w:rsidP="009B703F">
      <w:pPr>
        <w:pStyle w:val="Heading3"/>
      </w:pPr>
      <w:r>
        <w:t>Terminate</w:t>
      </w:r>
      <w:r w:rsidR="009B703F">
        <w:t xml:space="preserve"> State Machine</w:t>
      </w:r>
    </w:p>
    <w:p w:rsidR="009B703F" w:rsidRDefault="009B703F" w:rsidP="009B703F">
      <w:bookmarkStart w:id="16" w:name="_GoBack"/>
      <w:bookmarkEnd w:id="16"/>
    </w:p>
    <w:p w:rsidR="009B703F" w:rsidRDefault="00327D0F" w:rsidP="009B703F">
      <w:r>
        <w:rPr>
          <w:noProof/>
          <w:lang w:val="en-GB" w:eastAsia="en-GB"/>
        </w:rPr>
        <w:lastRenderedPageBreak/>
        <w:drawing>
          <wp:inline distT="0" distB="0" distL="0" distR="0">
            <wp:extent cx="5476875" cy="4114800"/>
            <wp:effectExtent l="0" t="0" r="0" b="0"/>
            <wp:docPr id="20" name="Picture 20" descr="C:\Users\guy\Desktop\NSI\NSI-S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y\Desktop\NSI\NSI-SM-3.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rsidR="009B703F" w:rsidRDefault="00327D0F" w:rsidP="00327D0F">
      <w:pPr>
        <w:tabs>
          <w:tab w:val="left" w:pos="1170"/>
        </w:tabs>
      </w:pPr>
      <w:r>
        <w:tab/>
      </w:r>
    </w:p>
    <w:p w:rsidR="009B703F" w:rsidRPr="0028033E" w:rsidRDefault="009B703F" w:rsidP="009B703F">
      <w:pPr>
        <w:jc w:val="center"/>
      </w:pPr>
      <w:proofErr w:type="gramStart"/>
      <w:r>
        <w:t>Figure 6.</w:t>
      </w:r>
      <w:proofErr w:type="gramEnd"/>
      <w:r>
        <w:t xml:space="preserve"> </w:t>
      </w:r>
      <w:proofErr w:type="spellStart"/>
      <w:r w:rsidR="00327D0F">
        <w:t>Termainate</w:t>
      </w:r>
      <w:proofErr w:type="spellEnd"/>
      <w:r>
        <w:t xml:space="preserve"> State Machine</w:t>
      </w:r>
    </w:p>
    <w:p w:rsidR="009B703F" w:rsidRDefault="009B703F" w:rsidP="009B703F"/>
    <w:p w:rsidR="009B703F" w:rsidRDefault="009B703F" w:rsidP="009B703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188"/>
      </w:tblGrid>
      <w:tr w:rsidR="009B703F" w:rsidRPr="000B1AF4" w:rsidTr="008C59DD">
        <w:tc>
          <w:tcPr>
            <w:tcW w:w="1668" w:type="dxa"/>
          </w:tcPr>
          <w:p w:rsidR="009B703F" w:rsidRPr="00A934F5" w:rsidRDefault="009B703F" w:rsidP="008C59DD">
            <w:pPr>
              <w:rPr>
                <w:rFonts w:eastAsia="Calibri"/>
              </w:rPr>
            </w:pPr>
            <w:r w:rsidRPr="00A934F5">
              <w:rPr>
                <w:rFonts w:eastAsia="Calibri"/>
                <w:b/>
              </w:rPr>
              <w:t>State</w:t>
            </w:r>
          </w:p>
        </w:tc>
        <w:tc>
          <w:tcPr>
            <w:tcW w:w="7188" w:type="dxa"/>
          </w:tcPr>
          <w:p w:rsidR="009B703F" w:rsidRPr="00A934F5" w:rsidRDefault="009B703F" w:rsidP="008C59DD">
            <w:pPr>
              <w:rPr>
                <w:rFonts w:eastAsia="Calibri"/>
                <w:b/>
              </w:rPr>
            </w:pPr>
            <w:r w:rsidRPr="00A934F5">
              <w:rPr>
                <w:rFonts w:eastAsia="Calibri"/>
                <w:b/>
              </w:rPr>
              <w:t>Description</w:t>
            </w:r>
          </w:p>
        </w:tc>
      </w:tr>
      <w:tr w:rsidR="009B703F" w:rsidRPr="000B1AF4" w:rsidTr="008C59DD">
        <w:tc>
          <w:tcPr>
            <w:tcW w:w="1668" w:type="dxa"/>
          </w:tcPr>
          <w:p w:rsidR="009B703F" w:rsidRPr="00A934F5" w:rsidRDefault="009B703F" w:rsidP="008C59DD">
            <w:pPr>
              <w:rPr>
                <w:rFonts w:eastAsia="Calibri"/>
              </w:rPr>
            </w:pPr>
          </w:p>
        </w:tc>
        <w:tc>
          <w:tcPr>
            <w:tcW w:w="7188" w:type="dxa"/>
          </w:tcPr>
          <w:p w:rsidR="009B703F" w:rsidRPr="00A934F5" w:rsidRDefault="009B703F" w:rsidP="008C59DD">
            <w:pPr>
              <w:rPr>
                <w:rFonts w:eastAsia="Calibri"/>
              </w:rPr>
            </w:pPr>
          </w:p>
        </w:tc>
      </w:tr>
      <w:tr w:rsidR="009B703F" w:rsidRPr="000B1AF4" w:rsidTr="008C59DD">
        <w:tc>
          <w:tcPr>
            <w:tcW w:w="1668" w:type="dxa"/>
          </w:tcPr>
          <w:p w:rsidR="009B703F" w:rsidRPr="00A934F5" w:rsidRDefault="009B703F" w:rsidP="008C59DD">
            <w:pPr>
              <w:rPr>
                <w:rFonts w:eastAsia="Calibri"/>
              </w:rPr>
            </w:pPr>
          </w:p>
        </w:tc>
        <w:tc>
          <w:tcPr>
            <w:tcW w:w="7188" w:type="dxa"/>
          </w:tcPr>
          <w:p w:rsidR="009B703F" w:rsidRPr="00A934F5" w:rsidRDefault="009B703F" w:rsidP="008C59DD">
            <w:pPr>
              <w:rPr>
                <w:rFonts w:eastAsia="Calibri"/>
              </w:rPr>
            </w:pPr>
          </w:p>
        </w:tc>
      </w:tr>
      <w:tr w:rsidR="009B703F" w:rsidRPr="000B1AF4" w:rsidTr="008C59DD">
        <w:tc>
          <w:tcPr>
            <w:tcW w:w="1668" w:type="dxa"/>
          </w:tcPr>
          <w:p w:rsidR="009B703F" w:rsidRPr="00A934F5" w:rsidRDefault="009B703F" w:rsidP="008C59DD">
            <w:pPr>
              <w:rPr>
                <w:rFonts w:eastAsia="Calibri"/>
              </w:rPr>
            </w:pPr>
          </w:p>
        </w:tc>
        <w:tc>
          <w:tcPr>
            <w:tcW w:w="7188" w:type="dxa"/>
          </w:tcPr>
          <w:p w:rsidR="009B703F" w:rsidRPr="00A934F5" w:rsidRDefault="009B703F" w:rsidP="008C59DD">
            <w:pPr>
              <w:rPr>
                <w:rFonts w:eastAsia="Calibri"/>
              </w:rPr>
            </w:pPr>
          </w:p>
        </w:tc>
      </w:tr>
      <w:tr w:rsidR="009B703F" w:rsidRPr="000B1AF4" w:rsidTr="008C59DD">
        <w:tc>
          <w:tcPr>
            <w:tcW w:w="1668" w:type="dxa"/>
          </w:tcPr>
          <w:p w:rsidR="009B703F" w:rsidRPr="00A934F5" w:rsidRDefault="009B703F" w:rsidP="008C59DD">
            <w:pPr>
              <w:rPr>
                <w:rFonts w:eastAsia="Calibri"/>
              </w:rPr>
            </w:pPr>
          </w:p>
        </w:tc>
        <w:tc>
          <w:tcPr>
            <w:tcW w:w="7188" w:type="dxa"/>
          </w:tcPr>
          <w:p w:rsidR="009B703F" w:rsidRPr="00A934F5" w:rsidRDefault="009B703F" w:rsidP="008C59DD">
            <w:pPr>
              <w:rPr>
                <w:rFonts w:eastAsia="Calibri"/>
              </w:rPr>
            </w:pPr>
          </w:p>
        </w:tc>
      </w:tr>
    </w:tbl>
    <w:p w:rsidR="009B703F" w:rsidRDefault="009B703F" w:rsidP="009B703F">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List of </w:t>
      </w:r>
      <w:proofErr w:type="spellStart"/>
      <w:r>
        <w:t>uPA</w:t>
      </w:r>
      <w:proofErr w:type="spellEnd"/>
      <w:r>
        <w:t xml:space="preserve"> states</w:t>
      </w:r>
    </w:p>
    <w:p w:rsidR="009B703F" w:rsidRDefault="009B703F" w:rsidP="0028295D"/>
    <w:p w:rsidR="009B703F" w:rsidRDefault="009B703F" w:rsidP="0028295D"/>
    <w:p w:rsidR="0028295D" w:rsidRDefault="00A25750" w:rsidP="0028295D">
      <w:pPr>
        <w:pStyle w:val="Heading2"/>
      </w:pPr>
      <w:bookmarkStart w:id="17" w:name="_Toc327290179"/>
      <w:r>
        <w:t xml:space="preserve">Requesting a </w:t>
      </w:r>
      <w:r w:rsidR="00F53315">
        <w:t>Reservation</w:t>
      </w:r>
      <w:bookmarkEnd w:id="17"/>
    </w:p>
    <w:p w:rsidR="0028295D" w:rsidRDefault="00BF5E72" w:rsidP="0028295D">
      <w:r>
        <w:t>A</w:t>
      </w:r>
      <w:r w:rsidR="00A25750">
        <w:t xml:space="preserve"> </w:t>
      </w:r>
      <w:proofErr w:type="spellStart"/>
      <w:r w:rsidR="008E25BD" w:rsidRPr="00D1655D">
        <w:rPr>
          <w:i/>
        </w:rPr>
        <w:t>reserv</w:t>
      </w:r>
      <w:r w:rsidR="00D1655D">
        <w:rPr>
          <w:i/>
        </w:rPr>
        <w:t>e</w:t>
      </w:r>
      <w:r w:rsidRPr="00D1655D">
        <w:rPr>
          <w:i/>
        </w:rPr>
        <w:t>Request</w:t>
      </w:r>
      <w:proofErr w:type="spellEnd"/>
      <w:r>
        <w:t xml:space="preserve"> </w:t>
      </w:r>
      <w:r w:rsidR="00A25750">
        <w:t xml:space="preserve">is </w:t>
      </w:r>
      <w:r w:rsidR="00C32A47">
        <w:t>sent by the RA</w:t>
      </w:r>
      <w:r w:rsidR="00A25750">
        <w:t xml:space="preserve"> to </w:t>
      </w:r>
      <w:r>
        <w:t>the PA to initiate the lifecycle of the C</w:t>
      </w:r>
      <w:r w:rsidR="00A25750">
        <w:t xml:space="preserve">onnection.  </w:t>
      </w:r>
      <w:r w:rsidR="001147BC">
        <w:t>Once sent, b</w:t>
      </w:r>
      <w:r w:rsidR="002A0AE6">
        <w:t xml:space="preserve">oth </w:t>
      </w:r>
      <w:r w:rsidR="001147BC">
        <w:t xml:space="preserve">the </w:t>
      </w:r>
      <w:r w:rsidR="002A0AE6">
        <w:t xml:space="preserve">RA and PA </w:t>
      </w:r>
      <w:r w:rsidR="008625B9">
        <w:t>state-machine</w:t>
      </w:r>
      <w:r w:rsidR="002A0AE6">
        <w:t xml:space="preserve">s </w:t>
      </w:r>
      <w:r w:rsidR="00E57E9B">
        <w:t>transition from Initial state to</w:t>
      </w:r>
      <w:r>
        <w:t xml:space="preserve"> Reserving state</w:t>
      </w:r>
      <w:r w:rsidR="00A25750">
        <w:t xml:space="preserve">.  </w:t>
      </w:r>
      <w:r w:rsidR="002A0AE6">
        <w:t>The</w:t>
      </w:r>
      <w:r>
        <w:t xml:space="preserve"> PA</w:t>
      </w:r>
      <w:r w:rsidR="002A0AE6">
        <w:t xml:space="preserve"> reserves resources requested using path computation and </w:t>
      </w:r>
      <w:r w:rsidR="00BD3F32">
        <w:t xml:space="preserve">depending on the results </w:t>
      </w:r>
      <w:r w:rsidR="002A0AE6">
        <w:t>may choose to contact other</w:t>
      </w:r>
      <w:r w:rsidR="00BD3F32">
        <w:t xml:space="preserve"> </w:t>
      </w:r>
      <w:r w:rsidR="002A0AE6">
        <w:t>NSA</w:t>
      </w:r>
      <w:r w:rsidR="00BD3F32">
        <w:t>s</w:t>
      </w:r>
      <w:r w:rsidR="002A0AE6">
        <w:t xml:space="preserve"> </w:t>
      </w:r>
      <w:r w:rsidR="00BD3F32">
        <w:t>to complete the reservation process</w:t>
      </w:r>
      <w:r w:rsidR="00A25750">
        <w:t xml:space="preserve">.   </w:t>
      </w:r>
      <w:r w:rsidR="00C32A47">
        <w:t xml:space="preserve">If </w:t>
      </w:r>
      <w:r w:rsidR="00A25750">
        <w:t xml:space="preserve">the </w:t>
      </w:r>
      <w:r w:rsidR="00CA0033">
        <w:t>Reserving process complete</w:t>
      </w:r>
      <w:r w:rsidR="00C32A47">
        <w:t>s successfully</w:t>
      </w:r>
      <w:r w:rsidR="00C75003">
        <w:t xml:space="preserve"> (also in </w:t>
      </w:r>
      <w:r w:rsidR="00E57E9B">
        <w:t>all</w:t>
      </w:r>
      <w:r w:rsidR="00C75003">
        <w:t xml:space="preserve"> child NSAs)</w:t>
      </w:r>
      <w:r w:rsidR="00A25750">
        <w:t xml:space="preserve"> </w:t>
      </w:r>
      <w:r>
        <w:t xml:space="preserve">a </w:t>
      </w:r>
      <w:proofErr w:type="spellStart"/>
      <w:r w:rsidR="008E25BD" w:rsidRPr="00FF2EE9">
        <w:rPr>
          <w:i/>
        </w:rPr>
        <w:t>reserv</w:t>
      </w:r>
      <w:r w:rsidR="00FF2EE9" w:rsidRPr="00FF2EE9">
        <w:rPr>
          <w:i/>
        </w:rPr>
        <w:t>e</w:t>
      </w:r>
      <w:r w:rsidR="008C0D8D" w:rsidRPr="00FF2EE9">
        <w:rPr>
          <w:i/>
        </w:rPr>
        <w:t>Confirm</w:t>
      </w:r>
      <w:proofErr w:type="spellEnd"/>
      <w:r w:rsidR="00DA0E73">
        <w:t xml:space="preserve"> message </w:t>
      </w:r>
      <w:r>
        <w:t>is sent to the</w:t>
      </w:r>
      <w:r w:rsidR="00A25750">
        <w:t xml:space="preserve"> </w:t>
      </w:r>
      <w:r>
        <w:t>RA</w:t>
      </w:r>
      <w:r w:rsidR="00A25750">
        <w:t xml:space="preserve"> and </w:t>
      </w:r>
      <w:r w:rsidR="00E00D4A">
        <w:t xml:space="preserve">the </w:t>
      </w:r>
      <w:r w:rsidR="00C32A47">
        <w:t>C</w:t>
      </w:r>
      <w:r w:rsidR="00E00D4A">
        <w:t xml:space="preserve">onnection </w:t>
      </w:r>
      <w:r w:rsidR="00EB46B4">
        <w:t>move</w:t>
      </w:r>
      <w:r w:rsidR="00E00D4A">
        <w:t>s</w:t>
      </w:r>
      <w:r w:rsidR="00A25750">
        <w:t xml:space="preserve"> into </w:t>
      </w:r>
      <w:r>
        <w:t>the</w:t>
      </w:r>
      <w:r w:rsidR="00A25750">
        <w:t xml:space="preserve"> </w:t>
      </w:r>
      <w:proofErr w:type="gramStart"/>
      <w:r>
        <w:t>Reserved</w:t>
      </w:r>
      <w:proofErr w:type="gramEnd"/>
      <w:r w:rsidR="00EB46B4">
        <w:t xml:space="preserve"> state. </w:t>
      </w:r>
    </w:p>
    <w:p w:rsidR="00493A5F" w:rsidRDefault="00493A5F" w:rsidP="0028295D"/>
    <w:p w:rsidR="00DA0E73" w:rsidRDefault="00DA0E73" w:rsidP="00DA0E73">
      <w:r>
        <w:t xml:space="preserve">If the reservation process fails </w:t>
      </w:r>
      <w:r w:rsidR="00500328">
        <w:t xml:space="preserve">locally or in any of the child NSAs </w:t>
      </w:r>
      <w:r>
        <w:t>(due for example to the failure of path computation), th</w:t>
      </w:r>
      <w:r w:rsidR="008C0D8D">
        <w:t xml:space="preserve">en the PA issues a </w:t>
      </w:r>
      <w:proofErr w:type="spellStart"/>
      <w:r w:rsidR="008E25BD" w:rsidRPr="00FF2EE9">
        <w:rPr>
          <w:i/>
        </w:rPr>
        <w:t>reserv</w:t>
      </w:r>
      <w:r w:rsidR="00FF2EE9" w:rsidRPr="00FF2EE9">
        <w:rPr>
          <w:i/>
        </w:rPr>
        <w:t>e</w:t>
      </w:r>
      <w:r w:rsidR="00465AF5" w:rsidRPr="00FF2EE9">
        <w:rPr>
          <w:i/>
        </w:rPr>
        <w:t>Failed</w:t>
      </w:r>
      <w:proofErr w:type="spellEnd"/>
      <w:r>
        <w:t xml:space="preserve"> message to the RA, and the Connection moves to the </w:t>
      </w:r>
      <w:r w:rsidR="00500328">
        <w:t>Cleaning state in both</w:t>
      </w:r>
      <w:r w:rsidR="001147BC">
        <w:t xml:space="preserve"> the</w:t>
      </w:r>
      <w:r w:rsidR="00500328">
        <w:t xml:space="preserve"> RA and PA and issues a </w:t>
      </w:r>
      <w:proofErr w:type="spellStart"/>
      <w:r w:rsidR="008E25BD" w:rsidRPr="007F4684">
        <w:rPr>
          <w:i/>
        </w:rPr>
        <w:t>terminate</w:t>
      </w:r>
      <w:r w:rsidR="00500328" w:rsidRPr="007F4684">
        <w:rPr>
          <w:i/>
        </w:rPr>
        <w:t>Request</w:t>
      </w:r>
      <w:proofErr w:type="spellEnd"/>
      <w:r w:rsidR="00500328">
        <w:t xml:space="preserve"> to all child NSAs</w:t>
      </w:r>
      <w:r w:rsidR="00E54D2D">
        <w:t xml:space="preserve"> and a terminate instruction to the local NRM.</w:t>
      </w:r>
      <w:r w:rsidR="00500328">
        <w:t>.</w:t>
      </w:r>
    </w:p>
    <w:p w:rsidR="00500328" w:rsidRDefault="00500328" w:rsidP="00DA0E73"/>
    <w:p w:rsidR="00C37C06" w:rsidRDefault="00500328" w:rsidP="00DA0E73">
      <w:r>
        <w:lastRenderedPageBreak/>
        <w:t xml:space="preserve">Once the local NSA </w:t>
      </w:r>
      <w:r w:rsidR="00E54D2D">
        <w:t xml:space="preserve">responds with a </w:t>
      </w:r>
      <w:proofErr w:type="spellStart"/>
      <w:r w:rsidR="00E54D2D" w:rsidRPr="00FF2EE9">
        <w:rPr>
          <w:i/>
        </w:rPr>
        <w:t>terminate_ok</w:t>
      </w:r>
      <w:proofErr w:type="spellEnd"/>
      <w:r w:rsidR="00E54D2D">
        <w:t xml:space="preserve"> message </w:t>
      </w:r>
      <w:r>
        <w:t xml:space="preserve">and any child NSAs come back with a </w:t>
      </w:r>
      <w:proofErr w:type="spellStart"/>
      <w:r w:rsidR="008E25BD" w:rsidRPr="00FF2EE9">
        <w:rPr>
          <w:i/>
        </w:rPr>
        <w:t>terminate</w:t>
      </w:r>
      <w:r w:rsidRPr="00FF2EE9">
        <w:rPr>
          <w:i/>
        </w:rPr>
        <w:t>Confirm</w:t>
      </w:r>
      <w:proofErr w:type="spellEnd"/>
      <w:r>
        <w:t xml:space="preserve"> message, </w:t>
      </w:r>
      <w:r w:rsidR="00C37C06">
        <w:t xml:space="preserve">the </w:t>
      </w:r>
      <w:r w:rsidR="008625B9">
        <w:t>state-machine</w:t>
      </w:r>
      <w:r w:rsidR="00C37C06">
        <w:t xml:space="preserve"> is terminated.</w:t>
      </w:r>
    </w:p>
    <w:p w:rsidR="00500328" w:rsidRDefault="00500328" w:rsidP="00DA0E73"/>
    <w:p w:rsidR="00CA0033" w:rsidRDefault="00CA0033" w:rsidP="0028295D"/>
    <w:p w:rsidR="00CA0033" w:rsidRDefault="00CA0033" w:rsidP="00CA0033">
      <w:pPr>
        <w:pStyle w:val="Heading2"/>
      </w:pPr>
      <w:bookmarkStart w:id="18" w:name="_Toc327290180"/>
      <w:r>
        <w:t>Provisioning</w:t>
      </w:r>
      <w:r w:rsidR="00493A5F">
        <w:t xml:space="preserve"> </w:t>
      </w:r>
      <w:r w:rsidR="00C32A47">
        <w:t>a</w:t>
      </w:r>
      <w:r w:rsidR="00493A5F">
        <w:t xml:space="preserve"> Connection</w:t>
      </w:r>
      <w:bookmarkEnd w:id="18"/>
    </w:p>
    <w:p w:rsidR="00CA0033" w:rsidRDefault="00CA0033" w:rsidP="00CA0033">
      <w:pPr>
        <w:pStyle w:val="nobreak"/>
      </w:pPr>
      <w:r>
        <w:t xml:space="preserve">When the Connection is in the </w:t>
      </w:r>
      <w:proofErr w:type="gramStart"/>
      <w:r>
        <w:t>Reserved</w:t>
      </w:r>
      <w:proofErr w:type="gramEnd"/>
      <w:r>
        <w:t xml:space="preserve"> state the RA can send a </w:t>
      </w:r>
      <w:proofErr w:type="spellStart"/>
      <w:r w:rsidRPr="007F4684">
        <w:rPr>
          <w:i/>
        </w:rPr>
        <w:t>provisionRequest</w:t>
      </w:r>
      <w:proofErr w:type="spellEnd"/>
      <w:r w:rsidR="00C32A47">
        <w:t xml:space="preserve"> message.  This</w:t>
      </w:r>
      <w:r>
        <w:t xml:space="preserve"> request will</w:t>
      </w:r>
      <w:r w:rsidR="00C32A47">
        <w:t xml:space="preserve"> be treated in two possible ways</w:t>
      </w:r>
      <w:r>
        <w:t xml:space="preserve"> depend</w:t>
      </w:r>
      <w:r w:rsidR="00C32A47">
        <w:t>ing</w:t>
      </w:r>
      <w:r>
        <w:t xml:space="preserve"> on the arrival of the request in relation to the </w:t>
      </w:r>
      <w:proofErr w:type="spellStart"/>
      <w:r>
        <w:t>startTime</w:t>
      </w:r>
      <w:proofErr w:type="spellEnd"/>
      <w:r>
        <w:t xml:space="preserve"> </w:t>
      </w:r>
      <w:r w:rsidR="00063161">
        <w:t>specified</w:t>
      </w:r>
      <w:r>
        <w:t xml:space="preserve"> </w:t>
      </w:r>
      <w:r w:rsidR="00C32A47">
        <w:t xml:space="preserve">in the </w:t>
      </w:r>
      <w:proofErr w:type="spellStart"/>
      <w:r w:rsidR="008E25BD" w:rsidRPr="00D1655D">
        <w:rPr>
          <w:i/>
        </w:rPr>
        <w:t>reserv</w:t>
      </w:r>
      <w:r w:rsidR="00D1655D">
        <w:rPr>
          <w:i/>
        </w:rPr>
        <w:t>e</w:t>
      </w:r>
      <w:r w:rsidR="00C32A47" w:rsidRPr="00D1655D">
        <w:rPr>
          <w:i/>
        </w:rPr>
        <w:t>Request</w:t>
      </w:r>
      <w:proofErr w:type="spellEnd"/>
      <w:r w:rsidR="00C32A47">
        <w:t xml:space="preserve"> message:</w:t>
      </w:r>
    </w:p>
    <w:p w:rsidR="00493A5F" w:rsidRDefault="00AE050A" w:rsidP="004D4EA9">
      <w:pPr>
        <w:numPr>
          <w:ilvl w:val="0"/>
          <w:numId w:val="14"/>
        </w:numPr>
      </w:pPr>
      <w:r w:rsidRPr="00AE050A">
        <w:rPr>
          <w:b/>
        </w:rPr>
        <w:t>Manual Start:</w:t>
      </w:r>
      <w:r>
        <w:t xml:space="preserve"> </w:t>
      </w:r>
      <w:r w:rsidR="00CA0033">
        <w:t xml:space="preserve">Where the </w:t>
      </w:r>
      <w:proofErr w:type="spellStart"/>
      <w:r w:rsidR="00CA0033" w:rsidRPr="00FF2EE9">
        <w:rPr>
          <w:i/>
        </w:rPr>
        <w:t>startTime</w:t>
      </w:r>
      <w:proofErr w:type="spellEnd"/>
      <w:r w:rsidR="00CA0033">
        <w:t xml:space="preserve"> has </w:t>
      </w:r>
      <w:r w:rsidR="00493A5F">
        <w:t>already passed (</w:t>
      </w:r>
      <w:r w:rsidR="00CA0033">
        <w:t xml:space="preserve">according to the </w:t>
      </w:r>
      <w:r w:rsidR="00493A5F">
        <w:t>PA</w:t>
      </w:r>
      <w:r w:rsidR="00CA0033">
        <w:t xml:space="preserve"> </w:t>
      </w:r>
      <w:r w:rsidR="00493A5F">
        <w:t xml:space="preserve">local </w:t>
      </w:r>
      <w:r w:rsidR="00CA0033">
        <w:t>timer</w:t>
      </w:r>
      <w:r w:rsidR="00493A5F">
        <w:t>)</w:t>
      </w:r>
      <w:r w:rsidR="00CA0033">
        <w:t xml:space="preserve">, </w:t>
      </w:r>
      <w:r w:rsidR="00493A5F">
        <w:t xml:space="preserve">receipt of the </w:t>
      </w:r>
      <w:proofErr w:type="spellStart"/>
      <w:r w:rsidR="00493A5F" w:rsidRPr="007F4684">
        <w:rPr>
          <w:i/>
        </w:rPr>
        <w:t>provisionRequest</w:t>
      </w:r>
      <w:proofErr w:type="spellEnd"/>
      <w:r w:rsidR="00493A5F">
        <w:t xml:space="preserve"> message </w:t>
      </w:r>
      <w:r w:rsidR="00D11FE4">
        <w:t>moves to Provisioning state</w:t>
      </w:r>
      <w:r w:rsidR="00493A5F">
        <w:t>.</w:t>
      </w:r>
      <w:r w:rsidR="00063161">
        <w:t xml:space="preserve"> </w:t>
      </w:r>
      <w:r w:rsidR="00EC26C7">
        <w:t xml:space="preserve"> </w:t>
      </w:r>
    </w:p>
    <w:p w:rsidR="00493A5F" w:rsidRDefault="00AE050A" w:rsidP="004D4EA9">
      <w:pPr>
        <w:numPr>
          <w:ilvl w:val="0"/>
          <w:numId w:val="14"/>
        </w:numPr>
      </w:pPr>
      <w:r w:rsidRPr="00AE050A">
        <w:rPr>
          <w:b/>
        </w:rPr>
        <w:t>Auto Start:</w:t>
      </w:r>
      <w:r>
        <w:t xml:space="preserve"> </w:t>
      </w:r>
      <w:r w:rsidR="00493A5F">
        <w:t xml:space="preserve">Were the </w:t>
      </w:r>
      <w:proofErr w:type="spellStart"/>
      <w:r w:rsidR="00493A5F" w:rsidRPr="00FF2EE9">
        <w:rPr>
          <w:i/>
        </w:rPr>
        <w:t>startTime</w:t>
      </w:r>
      <w:proofErr w:type="spellEnd"/>
      <w:r w:rsidR="00493A5F">
        <w:t xml:space="preserve"> has not yet arrived (according</w:t>
      </w:r>
      <w:r w:rsidR="00CA0033">
        <w:t xml:space="preserve"> </w:t>
      </w:r>
      <w:r w:rsidR="00493A5F">
        <w:t>to the PA local timer)</w:t>
      </w:r>
      <w:proofErr w:type="gramStart"/>
      <w:r w:rsidR="00493A5F">
        <w:t>,</w:t>
      </w:r>
      <w:proofErr w:type="gramEnd"/>
      <w:r w:rsidR="00493A5F">
        <w:t xml:space="preserve"> the Connection </w:t>
      </w:r>
      <w:r w:rsidR="007D48B3">
        <w:t xml:space="preserve">moves to the </w:t>
      </w:r>
      <w:proofErr w:type="spellStart"/>
      <w:r w:rsidR="007D48B3" w:rsidRPr="00FF2EE9">
        <w:rPr>
          <w:i/>
        </w:rPr>
        <w:t>AutoProvision</w:t>
      </w:r>
      <w:proofErr w:type="spellEnd"/>
      <w:r w:rsidR="007D48B3">
        <w:t xml:space="preserve"> state and waits </w:t>
      </w:r>
      <w:r w:rsidR="00493A5F">
        <w:t xml:space="preserve">until the </w:t>
      </w:r>
      <w:proofErr w:type="spellStart"/>
      <w:r w:rsidR="00493A5F" w:rsidRPr="00FF2EE9">
        <w:rPr>
          <w:i/>
        </w:rPr>
        <w:t>startTime</w:t>
      </w:r>
      <w:proofErr w:type="spellEnd"/>
      <w:r w:rsidR="00493A5F">
        <w:t xml:space="preserve"> is reached.  The Connection state then moves to Provisioning</w:t>
      </w:r>
      <w:r>
        <w:t xml:space="preserve"> without further action by the RA</w:t>
      </w:r>
      <w:r w:rsidR="007D48B3">
        <w:t xml:space="preserve"> at the commencement of the </w:t>
      </w:r>
      <w:proofErr w:type="spellStart"/>
      <w:r w:rsidR="007D48B3" w:rsidRPr="00FF2EE9">
        <w:rPr>
          <w:i/>
        </w:rPr>
        <w:t>startTime</w:t>
      </w:r>
      <w:proofErr w:type="spellEnd"/>
      <w:r w:rsidR="00493A5F">
        <w:t>.</w:t>
      </w:r>
    </w:p>
    <w:p w:rsidR="00AE050A" w:rsidRDefault="00AE050A" w:rsidP="00AE050A"/>
    <w:p w:rsidR="007E49C1" w:rsidRPr="00084DEB" w:rsidRDefault="00AE050A" w:rsidP="00AE050A">
      <w:pPr>
        <w:pStyle w:val="CommentText"/>
        <w:rPr>
          <w:color w:val="FF0000"/>
        </w:rPr>
      </w:pPr>
      <w:r>
        <w:t xml:space="preserve">When the </w:t>
      </w:r>
      <w:r w:rsidR="004A1F09">
        <w:t>local NRM or child NSAs</w:t>
      </w:r>
      <w:r>
        <w:t xml:space="preserve"> indicate that the </w:t>
      </w:r>
      <w:r w:rsidR="004B5D79">
        <w:t>Provisioning</w:t>
      </w:r>
      <w:r>
        <w:t xml:space="preserve"> has been completed, the PA issues a </w:t>
      </w:r>
      <w:proofErr w:type="spellStart"/>
      <w:r>
        <w:t>provision</w:t>
      </w:r>
      <w:r w:rsidR="008C0D8D">
        <w:t>Confirm</w:t>
      </w:r>
      <w:proofErr w:type="spellEnd"/>
      <w:r>
        <w:t xml:space="preserve"> message to the RA and the Connection moves to the </w:t>
      </w:r>
      <w:r w:rsidR="00E54D2D">
        <w:t>Provisioned</w:t>
      </w:r>
      <w:r>
        <w:t xml:space="preserve"> state.  If the </w:t>
      </w:r>
      <w:r w:rsidR="004B5D79">
        <w:t>Provisioning</w:t>
      </w:r>
      <w:r>
        <w:t xml:space="preserve"> fails, a </w:t>
      </w:r>
      <w:proofErr w:type="spellStart"/>
      <w:r w:rsidRPr="00D95CFE">
        <w:rPr>
          <w:i/>
        </w:rPr>
        <w:t>provision</w:t>
      </w:r>
      <w:r w:rsidR="008C0D8D" w:rsidRPr="00D95CFE">
        <w:rPr>
          <w:i/>
        </w:rPr>
        <w:t>Fail</w:t>
      </w:r>
      <w:proofErr w:type="spellEnd"/>
      <w:r>
        <w:t xml:space="preserve"> message is issued by the PA to the RA. </w:t>
      </w:r>
      <w:r w:rsidRPr="002F348F">
        <w:t xml:space="preserve"> No further action is taken – the </w:t>
      </w:r>
      <w:r w:rsidR="00F53315">
        <w:t>Reservation</w:t>
      </w:r>
      <w:r w:rsidRPr="002F348F">
        <w:t xml:space="preserve"> </w:t>
      </w:r>
      <w:r w:rsidR="00084DEB" w:rsidRPr="002F348F">
        <w:t>mov</w:t>
      </w:r>
      <w:r w:rsidR="002F348F">
        <w:t xml:space="preserve">es to </w:t>
      </w:r>
      <w:r w:rsidR="00E54D2D">
        <w:t>Scheduled</w:t>
      </w:r>
      <w:r w:rsidR="002F348F">
        <w:t xml:space="preserve"> state</w:t>
      </w:r>
      <w:r w:rsidRPr="002F348F">
        <w:t>.</w:t>
      </w:r>
    </w:p>
    <w:p w:rsidR="007E49C1" w:rsidRDefault="007E49C1" w:rsidP="00AE050A">
      <w:pPr>
        <w:pStyle w:val="CommentText"/>
      </w:pPr>
    </w:p>
    <w:p w:rsidR="00AE050A" w:rsidRDefault="00AE050A" w:rsidP="00AE050A">
      <w:pPr>
        <w:pStyle w:val="CommentText"/>
      </w:pPr>
      <w:r>
        <w:t>Connection lifecycle</w:t>
      </w:r>
      <w:r w:rsidR="007E49C1">
        <w:t xml:space="preserve"> remains in the</w:t>
      </w:r>
      <w:r w:rsidR="00EA5479">
        <w:t xml:space="preserve"> </w:t>
      </w:r>
      <w:r w:rsidR="00E54D2D">
        <w:t xml:space="preserve">Scheduled </w:t>
      </w:r>
      <w:r w:rsidR="007E49C1">
        <w:t>state</w:t>
      </w:r>
      <w:r>
        <w:t xml:space="preserve"> until a) a </w:t>
      </w:r>
      <w:proofErr w:type="spellStart"/>
      <w:r w:rsidRPr="00283B7D">
        <w:rPr>
          <w:i/>
        </w:rPr>
        <w:t>provisionRequest</w:t>
      </w:r>
      <w:proofErr w:type="spellEnd"/>
      <w:r>
        <w:t xml:space="preserve"> is re</w:t>
      </w:r>
      <w:r w:rsidR="00E54D2D">
        <w:t>-</w:t>
      </w:r>
      <w:r>
        <w:t xml:space="preserve">tried, b) a </w:t>
      </w:r>
      <w:proofErr w:type="spellStart"/>
      <w:r w:rsidR="00283B7D" w:rsidRPr="00283B7D">
        <w:rPr>
          <w:i/>
        </w:rPr>
        <w:t>t</w:t>
      </w:r>
      <w:r w:rsidR="008E25BD" w:rsidRPr="00283B7D">
        <w:rPr>
          <w:i/>
        </w:rPr>
        <w:t>erminate</w:t>
      </w:r>
      <w:r w:rsidR="00283B7D" w:rsidRPr="00283B7D">
        <w:rPr>
          <w:i/>
        </w:rPr>
        <w:t>R</w:t>
      </w:r>
      <w:r w:rsidRPr="00283B7D">
        <w:rPr>
          <w:i/>
        </w:rPr>
        <w:t>equest</w:t>
      </w:r>
      <w:proofErr w:type="spellEnd"/>
      <w:r>
        <w:t xml:space="preserve"> is received, or the </w:t>
      </w:r>
      <w:r w:rsidR="00F53315">
        <w:t>Reservation</w:t>
      </w:r>
      <w:r>
        <w:t xml:space="preserve"> expires</w:t>
      </w:r>
      <w:r w:rsidR="00E54D2D">
        <w:t xml:space="preserve"> (</w:t>
      </w:r>
      <w:proofErr w:type="spellStart"/>
      <w:r w:rsidR="00E54D2D">
        <w:t>end_time</w:t>
      </w:r>
      <w:proofErr w:type="spellEnd"/>
      <w:r w:rsidR="00E54D2D">
        <w:t xml:space="preserve"> is reached)</w:t>
      </w:r>
      <w:r>
        <w:t xml:space="preserve"> and is automatically </w:t>
      </w:r>
      <w:r w:rsidR="00E54D2D">
        <w:t>terminated</w:t>
      </w:r>
      <w:r>
        <w:t xml:space="preserve"> by the PA.</w:t>
      </w:r>
    </w:p>
    <w:p w:rsidR="00AE050A" w:rsidRDefault="00AE050A" w:rsidP="00AE050A"/>
    <w:p w:rsidR="00AE050A" w:rsidRDefault="00AE050A" w:rsidP="00AE050A">
      <w:r>
        <w:t xml:space="preserve">A </w:t>
      </w:r>
      <w:proofErr w:type="spellStart"/>
      <w:r w:rsidRPr="007F4684">
        <w:rPr>
          <w:i/>
        </w:rPr>
        <w:t>provisionRequest</w:t>
      </w:r>
      <w:proofErr w:type="spellEnd"/>
      <w:r>
        <w:t xml:space="preserve"> for a Connection already </w:t>
      </w:r>
      <w:r w:rsidR="00E54D2D">
        <w:t>Provisioned</w:t>
      </w:r>
      <w:r>
        <w:t xml:space="preserve"> is allowed and does not affect the service instance.  A </w:t>
      </w:r>
      <w:proofErr w:type="spellStart"/>
      <w:r w:rsidRPr="00006627">
        <w:rPr>
          <w:i/>
        </w:rPr>
        <w:t>provisionC</w:t>
      </w:r>
      <w:r w:rsidR="00E54D2D" w:rsidRPr="00006627">
        <w:rPr>
          <w:i/>
        </w:rPr>
        <w:t>onfirmed</w:t>
      </w:r>
      <w:proofErr w:type="spellEnd"/>
      <w:r>
        <w:t xml:space="preserve"> is returned.   This action is specified in order to easily recover and synchronize connections that may have otherwise had piecewise interruptions to children.</w:t>
      </w:r>
    </w:p>
    <w:p w:rsidR="00493A5F" w:rsidRDefault="00493A5F" w:rsidP="00493A5F"/>
    <w:p w:rsidR="00493A5F" w:rsidRDefault="00493A5F" w:rsidP="00493A5F">
      <w:pPr>
        <w:pStyle w:val="Heading2"/>
      </w:pPr>
      <w:bookmarkStart w:id="19" w:name="_Toc327290181"/>
      <w:r>
        <w:t xml:space="preserve">Releasing the </w:t>
      </w:r>
      <w:r w:rsidR="004B5D79">
        <w:t>Provisioning</w:t>
      </w:r>
      <w:r>
        <w:t xml:space="preserve"> state</w:t>
      </w:r>
      <w:bookmarkEnd w:id="19"/>
    </w:p>
    <w:p w:rsidR="00EA5479" w:rsidRDefault="00EA5479" w:rsidP="00EA5479">
      <w:r>
        <w:t xml:space="preserve">When </w:t>
      </w:r>
      <w:r w:rsidR="00E54D2D">
        <w:t>a</w:t>
      </w:r>
      <w:r>
        <w:t xml:space="preserve"> Connection is in the </w:t>
      </w:r>
      <w:r w:rsidR="001E755A">
        <w:t>Provisioned</w:t>
      </w:r>
      <w:r>
        <w:t xml:space="preserve"> state, the RA can send a </w:t>
      </w:r>
      <w:proofErr w:type="spellStart"/>
      <w:r w:rsidRPr="007F4684">
        <w:rPr>
          <w:i/>
        </w:rPr>
        <w:t>releaseRequest</w:t>
      </w:r>
      <w:proofErr w:type="spellEnd"/>
      <w:r>
        <w:t xml:space="preserve">.  When a PA receives </w:t>
      </w:r>
      <w:r w:rsidR="00C74C21">
        <w:t>this request</w:t>
      </w:r>
      <w:r w:rsidRPr="007176D4">
        <w:t xml:space="preserve"> </w:t>
      </w:r>
      <w:r>
        <w:t xml:space="preserve">the Connection moves from the </w:t>
      </w:r>
      <w:r w:rsidR="00F54F41">
        <w:t xml:space="preserve">Provisioned state </w:t>
      </w:r>
      <w:r>
        <w:t xml:space="preserve">to the Releasing state and the local NRM </w:t>
      </w:r>
      <w:r w:rsidR="00C74C21">
        <w:t>and child NSAs are</w:t>
      </w:r>
      <w:r>
        <w:t xml:space="preserve"> notified to de-provision the data plane resources associated with this connection. </w:t>
      </w:r>
      <w:r w:rsidR="00F54F41">
        <w:t xml:space="preserve"> </w:t>
      </w:r>
      <w:r>
        <w:t>De-provision means that the data plane is no longer operational, but the res</w:t>
      </w:r>
      <w:r w:rsidR="00C74C21">
        <w:t>ources remain reserved for the C</w:t>
      </w:r>
      <w:r>
        <w:t xml:space="preserve">onnection in question.  When the </w:t>
      </w:r>
      <w:r w:rsidR="00F54F41">
        <w:t>local NRM and all child NSAs</w:t>
      </w:r>
      <w:r w:rsidR="001E289D">
        <w:t xml:space="preserve"> </w:t>
      </w:r>
      <w:r>
        <w:t xml:space="preserve">indicate that the de-provisioning has been completed, the PA issues a </w:t>
      </w:r>
      <w:proofErr w:type="spellStart"/>
      <w:r w:rsidRPr="00006627">
        <w:rPr>
          <w:i/>
        </w:rPr>
        <w:t>release</w:t>
      </w:r>
      <w:r w:rsidR="00F54F41" w:rsidRPr="00006627">
        <w:rPr>
          <w:i/>
        </w:rPr>
        <w:t>Confirm</w:t>
      </w:r>
      <w:proofErr w:type="spellEnd"/>
      <w:r>
        <w:t xml:space="preserve"> to the RA and the Connection moves to the </w:t>
      </w:r>
      <w:r w:rsidR="00F54F41">
        <w:t>Scheduled</w:t>
      </w:r>
      <w:r w:rsidR="00C74C21">
        <w:t xml:space="preserve"> state.</w:t>
      </w:r>
    </w:p>
    <w:p w:rsidR="00EA5479" w:rsidRPr="00C73669" w:rsidRDefault="00EA5479" w:rsidP="00EA5479"/>
    <w:p w:rsidR="001E289D" w:rsidRPr="00C73669" w:rsidRDefault="00EA5479" w:rsidP="001E289D">
      <w:pPr>
        <w:pStyle w:val="CommentText"/>
      </w:pPr>
      <w:r w:rsidRPr="00C73669">
        <w:t xml:space="preserve">If the </w:t>
      </w:r>
      <w:r w:rsidR="00F54F41" w:rsidRPr="00C73669">
        <w:t>local NRM or any child NSA</w:t>
      </w:r>
      <w:r w:rsidR="001E289D" w:rsidRPr="00C73669">
        <w:t xml:space="preserve"> fails to</w:t>
      </w:r>
      <w:r w:rsidRPr="00C73669">
        <w:t xml:space="preserve"> release completely, a </w:t>
      </w:r>
      <w:proofErr w:type="spellStart"/>
      <w:r w:rsidRPr="00C73669">
        <w:rPr>
          <w:i/>
        </w:rPr>
        <w:t>release</w:t>
      </w:r>
      <w:r w:rsidR="00465AF5" w:rsidRPr="00C73669">
        <w:rPr>
          <w:i/>
        </w:rPr>
        <w:t>Failed</w:t>
      </w:r>
      <w:proofErr w:type="spellEnd"/>
      <w:r w:rsidR="001E289D" w:rsidRPr="00C73669">
        <w:t xml:space="preserve"> message is issued to the RA</w:t>
      </w:r>
      <w:r w:rsidR="000909A5" w:rsidRPr="00C73669">
        <w:t xml:space="preserve"> and</w:t>
      </w:r>
      <w:r w:rsidR="001E289D" w:rsidRPr="00C73669">
        <w:t xml:space="preserve"> the </w:t>
      </w:r>
      <w:r w:rsidR="000909A5" w:rsidRPr="00C73669">
        <w:t>connection</w:t>
      </w:r>
      <w:r w:rsidR="001E289D" w:rsidRPr="00C73669">
        <w:t xml:space="preserve"> moves to </w:t>
      </w:r>
      <w:r w:rsidR="00F54F41" w:rsidRPr="00C73669">
        <w:t>Scheduled</w:t>
      </w:r>
      <w:r w:rsidR="001E289D" w:rsidRPr="00C73669">
        <w:t xml:space="preserve"> state.</w:t>
      </w:r>
    </w:p>
    <w:p w:rsidR="00EA5479" w:rsidRPr="00C73669" w:rsidRDefault="00EA5479" w:rsidP="00EA5479"/>
    <w:p w:rsidR="00493A5F" w:rsidRPr="00C73669" w:rsidRDefault="00C74C21" w:rsidP="00493A5F">
      <w:r w:rsidRPr="00C73669">
        <w:t xml:space="preserve">A </w:t>
      </w:r>
      <w:proofErr w:type="spellStart"/>
      <w:r w:rsidRPr="00C73669">
        <w:rPr>
          <w:i/>
        </w:rPr>
        <w:t>releaseRequest</w:t>
      </w:r>
      <w:proofErr w:type="spellEnd"/>
      <w:r w:rsidRPr="00C73669">
        <w:t xml:space="preserve"> </w:t>
      </w:r>
      <w:r w:rsidR="00EA5479" w:rsidRPr="00C73669">
        <w:t xml:space="preserve">for a connection already released is allowed but </w:t>
      </w:r>
      <w:r w:rsidR="00084DEB" w:rsidRPr="00C73669">
        <w:t>no action is performed</w:t>
      </w:r>
      <w:r w:rsidR="00EA5479" w:rsidRPr="00C73669">
        <w:t xml:space="preserve">. </w:t>
      </w:r>
    </w:p>
    <w:p w:rsidR="00CA0033" w:rsidRPr="00C73669" w:rsidRDefault="00CA0033" w:rsidP="00CA0033"/>
    <w:p w:rsidR="00CA0033" w:rsidRPr="00C73669" w:rsidRDefault="00CE6822" w:rsidP="00CA0033">
      <w:pPr>
        <w:pStyle w:val="Heading2"/>
      </w:pPr>
      <w:bookmarkStart w:id="20" w:name="_Toc327290182"/>
      <w:r w:rsidRPr="00C73669">
        <w:t>T</w:t>
      </w:r>
      <w:r w:rsidR="008E25BD" w:rsidRPr="00C73669">
        <w:t>erminating</w:t>
      </w:r>
      <w:r w:rsidR="00283B7D" w:rsidRPr="00C73669">
        <w:t xml:space="preserve"> a C</w:t>
      </w:r>
      <w:r w:rsidR="00CA0033" w:rsidRPr="00C73669">
        <w:t>onnection</w:t>
      </w:r>
      <w:bookmarkEnd w:id="20"/>
    </w:p>
    <w:p w:rsidR="0028295D" w:rsidRPr="00C73669" w:rsidRDefault="00E00D4A" w:rsidP="00E00D4A">
      <w:pPr>
        <w:rPr>
          <w:lang w:eastAsia="ja-JP"/>
        </w:rPr>
      </w:pPr>
      <w:r w:rsidRPr="00C73669">
        <w:rPr>
          <w:lang w:eastAsia="ja-JP"/>
        </w:rPr>
        <w:t>In any state the RA</w:t>
      </w:r>
      <w:r w:rsidR="00A25750" w:rsidRPr="00C73669">
        <w:rPr>
          <w:rFonts w:hint="eastAsia"/>
          <w:lang w:eastAsia="ja-JP"/>
        </w:rPr>
        <w:t xml:space="preserve"> may send </w:t>
      </w:r>
      <w:r w:rsidR="00A25750" w:rsidRPr="00C73669">
        <w:rPr>
          <w:lang w:eastAsia="ja-JP"/>
        </w:rPr>
        <w:t xml:space="preserve">a </w:t>
      </w:r>
      <w:proofErr w:type="spellStart"/>
      <w:r w:rsidR="00293CAE" w:rsidRPr="00C73669">
        <w:rPr>
          <w:i/>
        </w:rPr>
        <w:t>terminateRequest</w:t>
      </w:r>
      <w:proofErr w:type="spellEnd"/>
      <w:r w:rsidR="00293CAE" w:rsidRPr="00C73669">
        <w:t xml:space="preserve"> </w:t>
      </w:r>
      <w:r w:rsidR="00A25750" w:rsidRPr="00C73669">
        <w:rPr>
          <w:rFonts w:hint="eastAsia"/>
          <w:lang w:eastAsia="ja-JP"/>
        </w:rPr>
        <w:t>message</w:t>
      </w:r>
      <w:r w:rsidR="003D764C" w:rsidRPr="00C73669">
        <w:rPr>
          <w:lang w:eastAsia="ja-JP"/>
        </w:rPr>
        <w:t xml:space="preserve"> to the PA</w:t>
      </w:r>
      <w:r w:rsidR="00A25750" w:rsidRPr="00C73669">
        <w:rPr>
          <w:rFonts w:hint="eastAsia"/>
          <w:lang w:eastAsia="ja-JP"/>
        </w:rPr>
        <w:t>.</w:t>
      </w:r>
      <w:r w:rsidR="00CA0033" w:rsidRPr="00C73669">
        <w:rPr>
          <w:lang w:eastAsia="ja-JP"/>
        </w:rPr>
        <w:t xml:space="preserve"> </w:t>
      </w:r>
      <w:r w:rsidR="00A25750" w:rsidRPr="00C73669">
        <w:rPr>
          <w:rFonts w:hint="eastAsia"/>
          <w:lang w:eastAsia="ja-JP"/>
        </w:rPr>
        <w:t xml:space="preserve"> </w:t>
      </w:r>
      <w:r w:rsidRPr="00C73669">
        <w:rPr>
          <w:lang w:eastAsia="ja-JP"/>
        </w:rPr>
        <w:t>The Connection will then</w:t>
      </w:r>
      <w:r w:rsidR="007D64B6" w:rsidRPr="00C73669">
        <w:rPr>
          <w:lang w:eastAsia="ja-JP"/>
        </w:rPr>
        <w:t xml:space="preserve"> immediately</w:t>
      </w:r>
      <w:r w:rsidRPr="00C73669">
        <w:rPr>
          <w:lang w:eastAsia="ja-JP"/>
        </w:rPr>
        <w:t xml:space="preserve"> move to the </w:t>
      </w:r>
      <w:r w:rsidR="00C241B1" w:rsidRPr="00C73669">
        <w:rPr>
          <w:lang w:eastAsia="ja-JP"/>
        </w:rPr>
        <w:t>T</w:t>
      </w:r>
      <w:r w:rsidR="008E25BD" w:rsidRPr="00C73669">
        <w:rPr>
          <w:lang w:eastAsia="ja-JP"/>
        </w:rPr>
        <w:t>erminating</w:t>
      </w:r>
      <w:r w:rsidRPr="00C73669">
        <w:rPr>
          <w:lang w:eastAsia="ja-JP"/>
        </w:rPr>
        <w:t xml:space="preserve"> state</w:t>
      </w:r>
      <w:r w:rsidR="003D764C" w:rsidRPr="00C73669">
        <w:rPr>
          <w:lang w:eastAsia="ja-JP"/>
        </w:rPr>
        <w:t xml:space="preserve">, initiate a removal of the local </w:t>
      </w:r>
      <w:r w:rsidR="00F53315" w:rsidRPr="00C73669">
        <w:rPr>
          <w:lang w:eastAsia="ja-JP"/>
        </w:rPr>
        <w:t>Reservation</w:t>
      </w:r>
      <w:r w:rsidR="003D764C" w:rsidRPr="00C73669">
        <w:rPr>
          <w:lang w:eastAsia="ja-JP"/>
        </w:rPr>
        <w:t xml:space="preserve"> and forward the </w:t>
      </w:r>
      <w:proofErr w:type="spellStart"/>
      <w:r w:rsidR="00293CAE" w:rsidRPr="00C73669">
        <w:rPr>
          <w:i/>
          <w:lang w:eastAsia="ja-JP"/>
        </w:rPr>
        <w:t>terminateRequest</w:t>
      </w:r>
      <w:proofErr w:type="spellEnd"/>
      <w:r w:rsidR="00293CAE" w:rsidRPr="00C73669">
        <w:rPr>
          <w:lang w:eastAsia="ja-JP"/>
        </w:rPr>
        <w:t xml:space="preserve"> </w:t>
      </w:r>
      <w:r w:rsidR="003D764C" w:rsidRPr="00C73669">
        <w:rPr>
          <w:lang w:eastAsia="ja-JP"/>
        </w:rPr>
        <w:t>to all child NSAs</w:t>
      </w:r>
      <w:r w:rsidRPr="00C73669">
        <w:rPr>
          <w:lang w:eastAsia="ja-JP"/>
        </w:rPr>
        <w:t xml:space="preserve">.  Once the </w:t>
      </w:r>
      <w:r w:rsidR="00F53315" w:rsidRPr="00C73669">
        <w:rPr>
          <w:lang w:eastAsia="ja-JP"/>
        </w:rPr>
        <w:t>Reservation</w:t>
      </w:r>
      <w:r w:rsidRPr="00C73669">
        <w:rPr>
          <w:lang w:eastAsia="ja-JP"/>
        </w:rPr>
        <w:t xml:space="preserve"> has been</w:t>
      </w:r>
      <w:r w:rsidR="00C241B1" w:rsidRPr="00C73669">
        <w:rPr>
          <w:lang w:eastAsia="ja-JP"/>
        </w:rPr>
        <w:t xml:space="preserve"> removed (and if necessary the P</w:t>
      </w:r>
      <w:r w:rsidRPr="00C73669">
        <w:rPr>
          <w:lang w:eastAsia="ja-JP"/>
        </w:rPr>
        <w:t>rovisioning cancelled)</w:t>
      </w:r>
      <w:r w:rsidR="003D764C" w:rsidRPr="00C73669">
        <w:rPr>
          <w:lang w:eastAsia="ja-JP"/>
        </w:rPr>
        <w:t>,</w:t>
      </w:r>
      <w:r w:rsidRPr="00C73669">
        <w:rPr>
          <w:lang w:eastAsia="ja-JP"/>
        </w:rPr>
        <w:t xml:space="preserve"> </w:t>
      </w:r>
      <w:r w:rsidR="003D764C" w:rsidRPr="00C73669">
        <w:rPr>
          <w:lang w:eastAsia="ja-JP"/>
        </w:rPr>
        <w:t xml:space="preserve">both locally and on all child NSAs, </w:t>
      </w:r>
      <w:r w:rsidRPr="00C73669">
        <w:rPr>
          <w:lang w:eastAsia="ja-JP"/>
        </w:rPr>
        <w:t xml:space="preserve">the </w:t>
      </w:r>
      <w:r w:rsidR="00523BA5" w:rsidRPr="00C73669">
        <w:rPr>
          <w:lang w:eastAsia="ja-JP"/>
        </w:rPr>
        <w:t>Connectio</w:t>
      </w:r>
      <w:r w:rsidR="007D64B6" w:rsidRPr="00C73669">
        <w:rPr>
          <w:lang w:eastAsia="ja-JP"/>
        </w:rPr>
        <w:t xml:space="preserve">n moves to the Terminated state and the </w:t>
      </w:r>
      <w:proofErr w:type="spellStart"/>
      <w:r w:rsidR="008E25BD" w:rsidRPr="00C73669">
        <w:rPr>
          <w:i/>
          <w:lang w:eastAsia="ja-JP"/>
        </w:rPr>
        <w:t>terminate</w:t>
      </w:r>
      <w:r w:rsidR="008C0D8D" w:rsidRPr="00C73669">
        <w:rPr>
          <w:i/>
          <w:lang w:eastAsia="ja-JP"/>
        </w:rPr>
        <w:t>Confirm</w:t>
      </w:r>
      <w:proofErr w:type="spellEnd"/>
      <w:r w:rsidR="007D64B6" w:rsidRPr="00C73669">
        <w:rPr>
          <w:lang w:eastAsia="ja-JP"/>
        </w:rPr>
        <w:t xml:space="preserve"> message is sent to the RA.</w:t>
      </w:r>
    </w:p>
    <w:p w:rsidR="00E00D4A" w:rsidRPr="00C73669" w:rsidRDefault="00E00D4A" w:rsidP="00E00D4A">
      <w:pPr>
        <w:rPr>
          <w:lang w:eastAsia="ja-JP"/>
        </w:rPr>
      </w:pPr>
    </w:p>
    <w:p w:rsidR="004431AB" w:rsidRPr="00C73669" w:rsidRDefault="004431AB" w:rsidP="004431AB">
      <w:pPr>
        <w:pStyle w:val="Heading2"/>
      </w:pPr>
      <w:bookmarkStart w:id="21" w:name="_Toc327290183"/>
      <w:r w:rsidRPr="00C73669">
        <w:t>Forced end</w:t>
      </w:r>
      <w:bookmarkEnd w:id="21"/>
    </w:p>
    <w:p w:rsidR="004431AB" w:rsidRPr="00C73669" w:rsidRDefault="004431AB" w:rsidP="00E00D4A">
      <w:pPr>
        <w:rPr>
          <w:lang w:eastAsia="ja-JP"/>
        </w:rPr>
      </w:pPr>
      <w:r w:rsidRPr="00C73669">
        <w:rPr>
          <w:lang w:eastAsia="ja-JP"/>
        </w:rPr>
        <w:t xml:space="preserve">The PA may force the end of a </w:t>
      </w:r>
      <w:r w:rsidR="00F53315" w:rsidRPr="00C73669">
        <w:rPr>
          <w:lang w:eastAsia="ja-JP"/>
        </w:rPr>
        <w:t>Reservation</w:t>
      </w:r>
      <w:r w:rsidRPr="00C73669">
        <w:rPr>
          <w:lang w:eastAsia="ja-JP"/>
        </w:rPr>
        <w:t xml:space="preserve">.  In this case a </w:t>
      </w:r>
      <w:proofErr w:type="spellStart"/>
      <w:r w:rsidRPr="00C73669">
        <w:rPr>
          <w:i/>
          <w:lang w:eastAsia="ja-JP"/>
        </w:rPr>
        <w:t>force</w:t>
      </w:r>
      <w:r w:rsidR="00CE6822" w:rsidRPr="00C73669">
        <w:rPr>
          <w:i/>
          <w:lang w:eastAsia="ja-JP"/>
        </w:rPr>
        <w:t>d</w:t>
      </w:r>
      <w:r w:rsidRPr="00C73669">
        <w:rPr>
          <w:i/>
          <w:lang w:eastAsia="ja-JP"/>
        </w:rPr>
        <w:t>End</w:t>
      </w:r>
      <w:r w:rsidR="001C42F4" w:rsidRPr="00C73669">
        <w:rPr>
          <w:i/>
          <w:lang w:eastAsia="ja-JP"/>
        </w:rPr>
        <w:t>Request</w:t>
      </w:r>
      <w:proofErr w:type="spellEnd"/>
      <w:r w:rsidRPr="00C73669">
        <w:rPr>
          <w:lang w:eastAsia="ja-JP"/>
        </w:rPr>
        <w:t xml:space="preserve"> message is sent upstream and the state </w:t>
      </w:r>
      <w:r w:rsidR="00252369" w:rsidRPr="00C73669">
        <w:rPr>
          <w:lang w:eastAsia="ja-JP"/>
        </w:rPr>
        <w:t>changes to Cleaning state</w:t>
      </w:r>
      <w:r w:rsidR="00CE6822" w:rsidRPr="00C73669">
        <w:rPr>
          <w:lang w:eastAsia="ja-JP"/>
        </w:rPr>
        <w:t xml:space="preserve">.  In the cleaning state the RA removes the </w:t>
      </w:r>
      <w:r w:rsidR="00F53315" w:rsidRPr="00C73669">
        <w:rPr>
          <w:lang w:eastAsia="ja-JP"/>
        </w:rPr>
        <w:t>Reservation</w:t>
      </w:r>
      <w:r w:rsidR="00CE6822" w:rsidRPr="00C73669">
        <w:rPr>
          <w:lang w:eastAsia="ja-JP"/>
        </w:rPr>
        <w:t>.</w:t>
      </w:r>
    </w:p>
    <w:p w:rsidR="004431AB" w:rsidRPr="00C73669" w:rsidRDefault="004431AB" w:rsidP="00E00D4A">
      <w:pPr>
        <w:rPr>
          <w:lang w:eastAsia="ja-JP"/>
        </w:rPr>
      </w:pPr>
    </w:p>
    <w:p w:rsidR="00523BA5" w:rsidRPr="00C73669" w:rsidRDefault="00523BA5" w:rsidP="00523BA5">
      <w:pPr>
        <w:pStyle w:val="Heading2"/>
      </w:pPr>
      <w:bookmarkStart w:id="22" w:name="_Toc327290184"/>
      <w:r w:rsidRPr="00C73669">
        <w:lastRenderedPageBreak/>
        <w:t>Querying a Connection</w:t>
      </w:r>
      <w:bookmarkEnd w:id="22"/>
    </w:p>
    <w:p w:rsidR="0038655B" w:rsidRDefault="00DE3CBA" w:rsidP="001A735E">
      <w:r w:rsidRPr="00C73669">
        <w:t>The RA may send a query to the PA</w:t>
      </w:r>
      <w:r w:rsidR="001A735E" w:rsidRPr="00C73669">
        <w:t xml:space="preserve"> and the PA may send a query to the RA</w:t>
      </w:r>
      <w:r w:rsidRPr="00C73669">
        <w:t xml:space="preserve"> to </w:t>
      </w:r>
      <w:r w:rsidR="00835F1A" w:rsidRPr="00C73669">
        <w:t>find the state of a Connection.</w:t>
      </w:r>
      <w:r w:rsidR="007D64B6" w:rsidRPr="00C73669">
        <w:t xml:space="preserve">  The PA returns the information about all service attributes associated with the connection as resolved</w:t>
      </w:r>
      <w:r w:rsidR="005A520B" w:rsidRPr="00C73669">
        <w:t xml:space="preserve"> in satisfying the </w:t>
      </w:r>
      <w:proofErr w:type="spellStart"/>
      <w:r w:rsidR="00D1655D" w:rsidRPr="00C73669">
        <w:rPr>
          <w:i/>
        </w:rPr>
        <w:t>reserveRequest</w:t>
      </w:r>
      <w:proofErr w:type="spellEnd"/>
      <w:r w:rsidR="007D64B6" w:rsidRPr="00C73669">
        <w:t>.</w:t>
      </w:r>
      <w:r w:rsidR="001A735E" w:rsidRPr="00C73669">
        <w:t xml:space="preserve">   A query can request information about one or more Connections. Two query types may be requested, a summary or a detailed </w:t>
      </w:r>
      <w:r w:rsidR="005A520B" w:rsidRPr="00C73669">
        <w:t>query</w:t>
      </w:r>
      <w:r w:rsidR="001A735E" w:rsidRPr="00C73669">
        <w:t xml:space="preserve">.    A summary query will return local information only, </w:t>
      </w:r>
      <w:proofErr w:type="spellStart"/>
      <w:r w:rsidR="001A735E" w:rsidRPr="00C73669">
        <w:t>i.e</w:t>
      </w:r>
      <w:proofErr w:type="spellEnd"/>
      <w:r w:rsidR="001A735E" w:rsidRPr="00C73669">
        <w:t xml:space="preserve"> it will not walk the NSA</w:t>
      </w:r>
      <w:r w:rsidR="005A520B" w:rsidRPr="00C73669">
        <w:t xml:space="preserve"> tree.  A detailed request will instigate an attempt to walk the NSA tree and collect information about all of the children relating to the nominated Connection.</w:t>
      </w:r>
    </w:p>
    <w:p w:rsidR="00FF021F" w:rsidRPr="00C73669" w:rsidRDefault="00FF021F" w:rsidP="001A735E"/>
    <w:p w:rsidR="007F69E8" w:rsidRPr="00C73669" w:rsidRDefault="007F69E8" w:rsidP="0028295D"/>
    <w:p w:rsidR="00FF021F" w:rsidRDefault="00FF021F" w:rsidP="00FF021F">
      <w:pPr>
        <w:pStyle w:val="Heading1"/>
      </w:pPr>
      <w:bookmarkStart w:id="23" w:name="_Toc327290185"/>
      <w:r>
        <w:t>NSI Framework Header</w:t>
      </w:r>
      <w:bookmarkEnd w:id="23"/>
    </w:p>
    <w:p w:rsidR="00FF021F" w:rsidRPr="00FF021F" w:rsidRDefault="00FF021F" w:rsidP="00FF021F">
      <w:pPr>
        <w:pStyle w:val="nobreak"/>
        <w:rPr>
          <w:i/>
        </w:rPr>
      </w:pPr>
      <w:r w:rsidRPr="00FF021F">
        <w:rPr>
          <w:i/>
          <w:highlight w:val="yellow"/>
        </w:rPr>
        <w:t>(Note: should this be moved to the NSI framework document?)</w:t>
      </w:r>
    </w:p>
    <w:p w:rsidR="00FF021F" w:rsidRDefault="00FF021F" w:rsidP="00FF021F">
      <w:r>
        <w:t xml:space="preserve">This section describes the new NSI framework header as implemented in </w:t>
      </w:r>
      <w:proofErr w:type="gramStart"/>
      <w:r>
        <w:t>NSI  2.0</w:t>
      </w:r>
      <w:proofErr w:type="gramEnd"/>
      <w:r>
        <w:t>.  The structural layout of the header is provided, along with definitions for each field, and a protocol compliance table outlining when fields must be included.</w:t>
      </w:r>
    </w:p>
    <w:p w:rsidR="00FF021F" w:rsidRDefault="00FF021F" w:rsidP="00FF021F">
      <w:pPr>
        <w:jc w:val="center"/>
        <w:rPr>
          <w:rFonts w:ascii="Times New Roman" w:hAnsi="Times New Roman"/>
          <w:color w:val="000000"/>
        </w:rPr>
      </w:pPr>
      <w:r>
        <w:rPr>
          <w:rFonts w:ascii="Times New Roman" w:hAnsi="Times New Roman"/>
          <w:noProof/>
          <w:color w:val="000000"/>
          <w:lang w:val="en-GB" w:eastAsia="en-GB"/>
        </w:rPr>
        <w:drawing>
          <wp:inline distT="0" distB="0" distL="0" distR="0" wp14:anchorId="1F8933F5" wp14:editId="6D9AF406">
            <wp:extent cx="4282440" cy="353568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440" cy="3535680"/>
                    </a:xfrm>
                    <a:prstGeom prst="rect">
                      <a:avLst/>
                    </a:prstGeom>
                    <a:noFill/>
                    <a:ln>
                      <a:noFill/>
                    </a:ln>
                  </pic:spPr>
                </pic:pic>
              </a:graphicData>
            </a:graphic>
          </wp:inline>
        </w:drawing>
      </w:r>
    </w:p>
    <w:p w:rsidR="00FF021F" w:rsidRDefault="00FF021F" w:rsidP="00FF021F">
      <w:pPr>
        <w:pStyle w:val="Caption"/>
        <w:jc w:val="center"/>
        <w:rPr>
          <w:rFonts w:ascii="Times New Roman" w:hAnsi="Times New Roman"/>
          <w:color w:val="000000"/>
        </w:rPr>
      </w:pPr>
      <w:bookmarkStart w:id="24" w:name="_Ref198173191"/>
      <w:r>
        <w:t xml:space="preserve">Figure </w:t>
      </w:r>
      <w:fldSimple w:instr=" SEQ Figure \* ARABIC ">
        <w:r w:rsidR="004F4E11">
          <w:rPr>
            <w:noProof/>
          </w:rPr>
          <w:t>2</w:t>
        </w:r>
      </w:fldSimple>
      <w:bookmarkEnd w:id="24"/>
      <w:r>
        <w:t xml:space="preserve"> – Common NSI 2.0 framework message header.</w:t>
      </w:r>
    </w:p>
    <w:p w:rsidR="00FF021F" w:rsidRDefault="00FF021F" w:rsidP="00FF021F">
      <w:r>
        <w:fldChar w:fldCharType="begin"/>
      </w:r>
      <w:r>
        <w:instrText xml:space="preserve"> REF _Ref198173191 \h </w:instrText>
      </w:r>
      <w:r>
        <w:fldChar w:fldCharType="separate"/>
      </w:r>
      <w:r w:rsidR="004F4E11">
        <w:t xml:space="preserve">Figure </w:t>
      </w:r>
      <w:r w:rsidR="004F4E11">
        <w:rPr>
          <w:noProof/>
        </w:rPr>
        <w:t>2</w:t>
      </w:r>
      <w:r>
        <w:fldChar w:fldCharType="end"/>
      </w:r>
      <w:r>
        <w:t xml:space="preserve"> shows the new NSI 2.0 message header sent as part of every NSI message exchange.  The original Oxford proposal was to create two separate header definitions, one for operation requests, and one for confirmed, failed, and notification messages.  After further consideration a single header definition with optional elements was created to capture the semantics of both the request and response headers.  The following attributes and elements are defined as part of the new NSI protocol header:</w:t>
      </w:r>
    </w:p>
    <w:p w:rsidR="00FF021F" w:rsidRPr="007F43E2" w:rsidRDefault="00FF021F" w:rsidP="00FF021F">
      <w:pPr>
        <w:rPr>
          <w:b/>
        </w:rPr>
      </w:pPr>
      <w:r w:rsidRPr="007F43E2">
        <w:rPr>
          <w:b/>
        </w:rPr>
        <w:t>Mandatory Elements:</w:t>
      </w:r>
    </w:p>
    <w:p w:rsidR="00FF021F" w:rsidRPr="008176B2" w:rsidRDefault="00FF021F" w:rsidP="00FF021F">
      <w:pPr>
        <w:rPr>
          <w:rFonts w:cs="Arial"/>
          <w:color w:val="000000"/>
        </w:rPr>
      </w:pPr>
      <w:proofErr w:type="spellStart"/>
      <w:proofErr w:type="gramStart"/>
      <w:r w:rsidRPr="008176B2">
        <w:rPr>
          <w:rFonts w:cs="Arial"/>
          <w:i/>
          <w:color w:val="000000"/>
        </w:rPr>
        <w:t>protocolVersion</w:t>
      </w:r>
      <w:proofErr w:type="spellEnd"/>
      <w:proofErr w:type="gramEnd"/>
    </w:p>
    <w:p w:rsidR="00FF021F" w:rsidRDefault="00FF021F" w:rsidP="00FF021F">
      <w:pPr>
        <w:ind w:left="720"/>
      </w:pPr>
      <w:r>
        <w:t>A URI identifying the specific protocol version carried in this NSI message.  The protocol version is modeled separately from the namespace of the WSDL and XML schema to capture behavioral changes that cannot be modeled in schema definition, and to avoid updating of the schema namespace.</w:t>
      </w:r>
    </w:p>
    <w:p w:rsidR="00FF021F" w:rsidRPr="008176B2" w:rsidRDefault="00FF021F" w:rsidP="00FF021F">
      <w:pPr>
        <w:rPr>
          <w:rFonts w:cs="Arial"/>
          <w:i/>
          <w:color w:val="000000"/>
        </w:rPr>
      </w:pPr>
      <w:proofErr w:type="spellStart"/>
      <w:proofErr w:type="gramStart"/>
      <w:r w:rsidRPr="008176B2">
        <w:rPr>
          <w:rFonts w:cs="Arial"/>
          <w:i/>
          <w:color w:val="000000"/>
        </w:rPr>
        <w:t>correlationId</w:t>
      </w:r>
      <w:proofErr w:type="spellEnd"/>
      <w:proofErr w:type="gramEnd"/>
    </w:p>
    <w:p w:rsidR="00FF021F" w:rsidRDefault="00FF021F" w:rsidP="00FF021F">
      <w:pPr>
        <w:ind w:left="720"/>
      </w:pPr>
      <w:r>
        <w:lastRenderedPageBreak/>
        <w:t>An identifier provided by the requesting NSA used to correlate to an asynchronous response from the responder. It is recommended that a Universally Unique Identifier (UUID) URN as per IETF RFC 4122 be used as a globally unique value.</w:t>
      </w:r>
    </w:p>
    <w:p w:rsidR="00FF021F" w:rsidRPr="008176B2" w:rsidRDefault="00FF021F" w:rsidP="00FF021F">
      <w:pPr>
        <w:rPr>
          <w:rFonts w:cs="Arial"/>
          <w:i/>
          <w:color w:val="000000"/>
        </w:rPr>
      </w:pPr>
      <w:proofErr w:type="spellStart"/>
      <w:proofErr w:type="gramStart"/>
      <w:r w:rsidRPr="008176B2">
        <w:rPr>
          <w:rFonts w:cs="Arial"/>
          <w:i/>
          <w:color w:val="000000"/>
        </w:rPr>
        <w:t>requesterNSA</w:t>
      </w:r>
      <w:proofErr w:type="spellEnd"/>
      <w:proofErr w:type="gramEnd"/>
    </w:p>
    <w:p w:rsidR="00FF021F" w:rsidRDefault="00FF021F" w:rsidP="00FF021F">
      <w:pPr>
        <w:ind w:left="720"/>
      </w:pPr>
      <w:proofErr w:type="gramStart"/>
      <w:r>
        <w:t>The NSA identifier for the NSA acting in the</w:t>
      </w:r>
      <w:r w:rsidRPr="00F45514">
        <w:t xml:space="preserve"> </w:t>
      </w:r>
      <w:r>
        <w:t>Requester Agent role for the specific NSI operation.</w:t>
      </w:r>
      <w:proofErr w:type="gramEnd"/>
    </w:p>
    <w:p w:rsidR="00FF021F" w:rsidRPr="008176B2" w:rsidRDefault="00FF021F" w:rsidP="00FF021F">
      <w:pPr>
        <w:rPr>
          <w:rFonts w:cs="Arial"/>
          <w:i/>
          <w:color w:val="000000"/>
        </w:rPr>
      </w:pPr>
      <w:proofErr w:type="spellStart"/>
      <w:proofErr w:type="gramStart"/>
      <w:r w:rsidRPr="008176B2">
        <w:rPr>
          <w:rFonts w:cs="Arial"/>
          <w:i/>
          <w:color w:val="000000"/>
        </w:rPr>
        <w:t>providerNSA</w:t>
      </w:r>
      <w:proofErr w:type="spellEnd"/>
      <w:proofErr w:type="gramEnd"/>
    </w:p>
    <w:p w:rsidR="00FF021F" w:rsidRDefault="00FF021F" w:rsidP="00FF021F">
      <w:pPr>
        <w:ind w:left="720"/>
      </w:pPr>
      <w:proofErr w:type="gramStart"/>
      <w:r>
        <w:t>The NSA identifier for the NSA acting in the</w:t>
      </w:r>
      <w:r w:rsidRPr="00F45514">
        <w:t xml:space="preserve"> </w:t>
      </w:r>
      <w:r>
        <w:t>Provider Agent role for the specific NSI operation.</w:t>
      </w:r>
      <w:proofErr w:type="gramEnd"/>
    </w:p>
    <w:p w:rsidR="00FF021F" w:rsidRPr="008176B2" w:rsidRDefault="00FF021F" w:rsidP="00FF021F">
      <w:pPr>
        <w:rPr>
          <w:rFonts w:cs="Arial"/>
          <w:color w:val="000000"/>
        </w:rPr>
      </w:pPr>
      <w:r>
        <w:rPr>
          <w:rFonts w:ascii="Times New Roman" w:hAnsi="Times New Roman"/>
          <w:color w:val="000000"/>
        </w:rPr>
        <w:br/>
      </w:r>
      <w:r w:rsidRPr="00BC6114">
        <w:rPr>
          <w:rFonts w:ascii="Times New Roman" w:hAnsi="Times New Roman"/>
          <w:b/>
          <w:color w:val="000000"/>
        </w:rPr>
        <w:t>Optional Elements</w:t>
      </w:r>
      <w:proofErr w:type="gramStart"/>
      <w:r w:rsidRPr="00BC6114">
        <w:rPr>
          <w:rFonts w:ascii="Times New Roman" w:hAnsi="Times New Roman"/>
          <w:b/>
          <w:color w:val="000000"/>
        </w:rPr>
        <w:t>:</w:t>
      </w:r>
      <w:proofErr w:type="gramEnd"/>
      <w:r>
        <w:rPr>
          <w:rFonts w:ascii="Times New Roman" w:hAnsi="Times New Roman"/>
          <w:color w:val="000000"/>
        </w:rPr>
        <w:br/>
      </w:r>
      <w:r>
        <w:rPr>
          <w:rFonts w:ascii="Times New Roman" w:hAnsi="Times New Roman"/>
          <w:color w:val="000000"/>
        </w:rPr>
        <w:br/>
      </w:r>
      <w:proofErr w:type="spellStart"/>
      <w:r w:rsidRPr="008176B2">
        <w:rPr>
          <w:rFonts w:cs="Arial"/>
          <w:i/>
          <w:color w:val="000000"/>
        </w:rPr>
        <w:t>replyTo</w:t>
      </w:r>
      <w:proofErr w:type="spellEnd"/>
    </w:p>
    <w:p w:rsidR="00FF021F" w:rsidRDefault="00FF021F" w:rsidP="00FF021F">
      <w:pPr>
        <w:ind w:left="720"/>
      </w:pPr>
      <w:r>
        <w:t xml:space="preserve">The Requester NSA's SOAP endpoint address to which asynchronous messages associated with this operation request will be delivered.  This is only populated for the original operation request (i.e. reserve, provision, release, terminate, and query), and not for any additional messaging associated with the operation.  If no endpoint value is provided in </w:t>
      </w:r>
      <w:proofErr w:type="gramStart"/>
      <w:r>
        <w:t>a</w:t>
      </w:r>
      <w:proofErr w:type="gramEnd"/>
      <w:r>
        <w:t xml:space="preserve"> operation request, then it is assumed the requester is not interested in a response and will use alternative mechanism to determine the result.</w:t>
      </w:r>
    </w:p>
    <w:p w:rsidR="00FF021F" w:rsidRPr="008176B2" w:rsidRDefault="00FF021F" w:rsidP="00FF021F">
      <w:pPr>
        <w:rPr>
          <w:rFonts w:cs="Arial"/>
          <w:i/>
          <w:color w:val="000000"/>
        </w:rPr>
      </w:pPr>
      <w:proofErr w:type="spellStart"/>
      <w:proofErr w:type="gramStart"/>
      <w:r w:rsidRPr="008176B2">
        <w:rPr>
          <w:rFonts w:cs="Arial"/>
          <w:i/>
          <w:color w:val="000000"/>
        </w:rPr>
        <w:t>sessionSecurityAttr</w:t>
      </w:r>
      <w:proofErr w:type="spellEnd"/>
      <w:proofErr w:type="gramEnd"/>
    </w:p>
    <w:p w:rsidR="00FF021F" w:rsidRDefault="00FF021F" w:rsidP="00FF021F">
      <w:pPr>
        <w:ind w:left="720"/>
      </w:pPr>
      <w:r>
        <w:t>Security attributes associated with the end user’s NSI session.  This field can be used to perform authentication, authorization, and policy enforcement of end user requests.  Is only provided in the operation request (i.e. reserve, provision, release, terminate, and query), and not for any additional messaging associated with the operation.</w:t>
      </w:r>
    </w:p>
    <w:p w:rsidR="00FF021F" w:rsidRPr="008176B2" w:rsidRDefault="00FF021F" w:rsidP="00FF021F">
      <w:pPr>
        <w:rPr>
          <w:rFonts w:cs="Arial"/>
          <w:i/>
          <w:color w:val="000000"/>
        </w:rPr>
      </w:pPr>
      <w:proofErr w:type="gramStart"/>
      <w:r w:rsidRPr="008176B2">
        <w:rPr>
          <w:rFonts w:cs="Arial"/>
          <w:i/>
          <w:color w:val="000000"/>
        </w:rPr>
        <w:t>other</w:t>
      </w:r>
      <w:proofErr w:type="gramEnd"/>
      <w:r w:rsidRPr="008176B2">
        <w:rPr>
          <w:rFonts w:cs="Arial"/>
          <w:i/>
          <w:color w:val="000000"/>
        </w:rPr>
        <w:t xml:space="preserve"> (any)</w:t>
      </w:r>
    </w:p>
    <w:p w:rsidR="00FF021F" w:rsidRPr="00F45514" w:rsidRDefault="00FF021F" w:rsidP="00FF021F">
      <w:pPr>
        <w:ind w:left="720"/>
      </w:pPr>
      <w:proofErr w:type="gramStart"/>
      <w:r>
        <w:t>Provides a flexible mechanism allowing additional elements in the protocol header for exchange between two-peered NSA.</w:t>
      </w:r>
      <w:proofErr w:type="gramEnd"/>
      <w:r>
        <w:t xml:space="preserve">  Use of this element field is beyond the current scope of this NSI specification, but may be used in the future to extend the existing protocol without requiring a schema change.  Additionally, the field can be used between peered NSA to provide additional context not covered in the existing </w:t>
      </w:r>
      <w:proofErr w:type="gramStart"/>
      <w:r>
        <w:t>specification,</w:t>
      </w:r>
      <w:proofErr w:type="gramEnd"/>
      <w:r>
        <w:t xml:space="preserve"> however, this is left up to specific peering agreements.</w:t>
      </w:r>
    </w:p>
    <w:p w:rsidR="00FF021F" w:rsidRPr="008176B2" w:rsidRDefault="00FF021F" w:rsidP="00FF021F">
      <w:pPr>
        <w:rPr>
          <w:rFonts w:cs="Arial"/>
          <w:color w:val="000000"/>
        </w:rPr>
      </w:pPr>
      <w:r w:rsidRPr="007F43E2">
        <w:rPr>
          <w:b/>
        </w:rPr>
        <w:t>Optional Attributes</w:t>
      </w:r>
      <w:proofErr w:type="gramStart"/>
      <w:r w:rsidRPr="007F43E2">
        <w:rPr>
          <w:b/>
        </w:rPr>
        <w:t>:</w:t>
      </w:r>
      <w:proofErr w:type="gramEnd"/>
      <w:r w:rsidRPr="007F43E2">
        <w:rPr>
          <w:b/>
        </w:rPr>
        <w:br/>
      </w:r>
      <w:r>
        <w:rPr>
          <w:rFonts w:ascii="Times New Roman" w:hAnsi="Times New Roman"/>
          <w:color w:val="000000"/>
        </w:rPr>
        <w:br/>
      </w:r>
      <w:r w:rsidRPr="008176B2">
        <w:rPr>
          <w:rFonts w:cs="Arial"/>
          <w:i/>
          <w:color w:val="000000"/>
        </w:rPr>
        <w:t>other (</w:t>
      </w:r>
      <w:proofErr w:type="spellStart"/>
      <w:r w:rsidRPr="008176B2">
        <w:rPr>
          <w:rFonts w:cs="Arial"/>
          <w:i/>
          <w:color w:val="000000"/>
        </w:rPr>
        <w:t>anyAttribute</w:t>
      </w:r>
      <w:proofErr w:type="spellEnd"/>
      <w:r w:rsidRPr="008176B2">
        <w:rPr>
          <w:rFonts w:cs="Arial"/>
          <w:i/>
          <w:color w:val="000000"/>
        </w:rPr>
        <w:t>)</w:t>
      </w:r>
    </w:p>
    <w:p w:rsidR="00FF021F" w:rsidRPr="00CF175C" w:rsidRDefault="00FF021F" w:rsidP="00FF021F">
      <w:pPr>
        <w:ind w:left="720"/>
      </w:pPr>
      <w:proofErr w:type="gramStart"/>
      <w:r>
        <w:t>Provides a flexible mechanism allowing additional attributes in the protocol header for exchange between two-peered NSA.</w:t>
      </w:r>
      <w:proofErr w:type="gramEnd"/>
      <w:r>
        <w:t xml:space="preserve">  Use of this attribute field is beyond the current scope of this NSI specification, but may be used in the future to extend the existing protocol without requiring a schema change.  Additionally, the field can be used between peered NSA to provide additional context not covered in the existing </w:t>
      </w:r>
      <w:proofErr w:type="gramStart"/>
      <w:r>
        <w:t>specification,</w:t>
      </w:r>
      <w:proofErr w:type="gramEnd"/>
      <w:r>
        <w:t xml:space="preserve"> however, this is left up to specific peering agreements.</w:t>
      </w:r>
    </w:p>
    <w:p w:rsidR="00FF021F" w:rsidRDefault="00FF021F" w:rsidP="00FF021F">
      <w:r w:rsidRPr="00CE0F6A">
        <w:t>In addition, we identify the specific NSI CS operation being invoked using the “</w:t>
      </w:r>
      <w:proofErr w:type="spellStart"/>
      <w:r w:rsidRPr="00CE0F6A">
        <w:t>Soapaction</w:t>
      </w:r>
      <w:proofErr w:type="spellEnd"/>
      <w:r w:rsidRPr="00CE0F6A">
        <w:t xml:space="preserve">:” element in the HTTP header as per section 6.1.1 of “Simple Object Access Protocol (SOAP) 1.1” found at </w:t>
      </w:r>
      <w:hyperlink r:id="rId14" w:history="1">
        <w:r w:rsidRPr="00CE0F6A">
          <w:rPr>
            <w:rStyle w:val="Hyperlink"/>
            <w:rFonts w:ascii="Times New Roman" w:hAnsi="Times New Roman"/>
          </w:rPr>
          <w:t>http://www.w3.org/TR/SOAP</w:t>
        </w:r>
      </w:hyperlink>
      <w:r w:rsidRPr="00CE0F6A">
        <w:t xml:space="preserve">.   Discussion occurred in Oxford </w:t>
      </w:r>
      <w:r>
        <w:t xml:space="preserve">on the topic of including a specific “operation” element within the NSI header, however, this would have been a duplicate of the </w:t>
      </w:r>
      <w:r w:rsidRPr="00CE0F6A">
        <w:t>“</w:t>
      </w:r>
      <w:proofErr w:type="spellStart"/>
      <w:r w:rsidRPr="00CE0F6A">
        <w:t>Soapaction</w:t>
      </w:r>
      <w:proofErr w:type="spellEnd"/>
      <w:r w:rsidRPr="00CE0F6A">
        <w:t>:”</w:t>
      </w:r>
      <w:r>
        <w:t xml:space="preserve"> element, and therefore, was left out.</w:t>
      </w:r>
    </w:p>
    <w:tbl>
      <w:tblPr>
        <w:tblStyle w:val="TableGrid"/>
        <w:tblpPr w:leftFromText="180" w:rightFromText="180" w:vertAnchor="text" w:tblpXSpec="center" w:tblpY="1"/>
        <w:tblOverlap w:val="never"/>
        <w:tblW w:w="0" w:type="auto"/>
        <w:tblLook w:val="00A0" w:firstRow="1" w:lastRow="0" w:firstColumn="1" w:lastColumn="0" w:noHBand="0" w:noVBand="0"/>
      </w:tblPr>
      <w:tblGrid>
        <w:gridCol w:w="1731"/>
        <w:gridCol w:w="1731"/>
        <w:gridCol w:w="435"/>
        <w:gridCol w:w="495"/>
        <w:gridCol w:w="435"/>
        <w:gridCol w:w="435"/>
        <w:gridCol w:w="504"/>
        <w:gridCol w:w="504"/>
        <w:gridCol w:w="435"/>
        <w:gridCol w:w="435"/>
        <w:gridCol w:w="55"/>
      </w:tblGrid>
      <w:tr w:rsidR="00FF021F" w:rsidRPr="005B66A3" w:rsidTr="00992693">
        <w:trPr>
          <w:trHeight w:val="321"/>
        </w:trPr>
        <w:tc>
          <w:tcPr>
            <w:tcW w:w="1731" w:type="dxa"/>
            <w:tcBorders>
              <w:top w:val="nil"/>
              <w:left w:val="nil"/>
              <w:bottom w:val="nil"/>
              <w:right w:val="nil"/>
            </w:tcBorders>
          </w:tcPr>
          <w:p w:rsidR="00FF021F" w:rsidRPr="00122ACA" w:rsidRDefault="00FF021F" w:rsidP="00992693">
            <w:pPr>
              <w:rPr>
                <w:sz w:val="16"/>
                <w:szCs w:val="16"/>
              </w:rPr>
            </w:pPr>
          </w:p>
        </w:tc>
        <w:tc>
          <w:tcPr>
            <w:tcW w:w="1731" w:type="dxa"/>
            <w:tcBorders>
              <w:top w:val="nil"/>
              <w:left w:val="nil"/>
              <w:bottom w:val="nil"/>
              <w:right w:val="nil"/>
            </w:tcBorders>
          </w:tcPr>
          <w:p w:rsidR="00FF021F" w:rsidRPr="00122ACA" w:rsidRDefault="00FF021F" w:rsidP="00992693">
            <w:pPr>
              <w:rPr>
                <w:sz w:val="16"/>
                <w:szCs w:val="16"/>
              </w:rPr>
            </w:pPr>
          </w:p>
        </w:tc>
        <w:tc>
          <w:tcPr>
            <w:tcW w:w="434" w:type="dxa"/>
            <w:tcBorders>
              <w:top w:val="nil"/>
              <w:left w:val="nil"/>
              <w:bottom w:val="single" w:sz="6" w:space="0" w:color="auto"/>
              <w:right w:val="nil"/>
            </w:tcBorders>
          </w:tcPr>
          <w:p w:rsidR="00FF021F" w:rsidRPr="00913EFC" w:rsidRDefault="00FF021F" w:rsidP="00992693">
            <w:pPr>
              <w:jc w:val="center"/>
              <w:rPr>
                <w:i/>
                <w:sz w:val="22"/>
                <w:szCs w:val="22"/>
              </w:rPr>
            </w:pPr>
          </w:p>
        </w:tc>
        <w:tc>
          <w:tcPr>
            <w:tcW w:w="3294" w:type="dxa"/>
            <w:gridSpan w:val="8"/>
            <w:tcBorders>
              <w:top w:val="nil"/>
              <w:left w:val="nil"/>
              <w:bottom w:val="single" w:sz="6" w:space="0" w:color="auto"/>
              <w:right w:val="nil"/>
            </w:tcBorders>
          </w:tcPr>
          <w:p w:rsidR="00FF021F" w:rsidRPr="00913EFC" w:rsidRDefault="00FF021F" w:rsidP="00992693">
            <w:pPr>
              <w:jc w:val="center"/>
              <w:rPr>
                <w:i/>
                <w:sz w:val="22"/>
                <w:szCs w:val="22"/>
              </w:rPr>
            </w:pPr>
            <w:r w:rsidRPr="00913EFC">
              <w:rPr>
                <w:i/>
                <w:sz w:val="22"/>
                <w:szCs w:val="22"/>
              </w:rPr>
              <w:t>Header parameters</w:t>
            </w:r>
          </w:p>
        </w:tc>
      </w:tr>
      <w:tr w:rsidR="00FF021F" w:rsidRPr="005B66A3" w:rsidTr="00992693">
        <w:trPr>
          <w:gridAfter w:val="1"/>
          <w:wAfter w:w="55" w:type="dxa"/>
          <w:trHeight w:val="1699"/>
        </w:trPr>
        <w:tc>
          <w:tcPr>
            <w:tcW w:w="1731" w:type="dxa"/>
            <w:tcBorders>
              <w:top w:val="nil"/>
              <w:left w:val="nil"/>
              <w:bottom w:val="nil"/>
              <w:right w:val="nil"/>
            </w:tcBorders>
          </w:tcPr>
          <w:p w:rsidR="00FF021F" w:rsidRDefault="00FF021F" w:rsidP="00992693">
            <w:pPr>
              <w:rPr>
                <w:sz w:val="16"/>
                <w:szCs w:val="16"/>
              </w:rPr>
            </w:pPr>
            <w:r>
              <w:rPr>
                <w:sz w:val="16"/>
                <w:szCs w:val="16"/>
              </w:rPr>
              <w:t>M = Mandatory</w:t>
            </w:r>
          </w:p>
          <w:p w:rsidR="00FF021F" w:rsidRDefault="00FF021F" w:rsidP="00992693">
            <w:pPr>
              <w:rPr>
                <w:sz w:val="16"/>
                <w:szCs w:val="16"/>
              </w:rPr>
            </w:pPr>
            <w:r>
              <w:rPr>
                <w:sz w:val="16"/>
                <w:szCs w:val="16"/>
              </w:rPr>
              <w:t>O = Optional</w:t>
            </w:r>
          </w:p>
          <w:p w:rsidR="00FF021F" w:rsidRPr="00122ACA" w:rsidRDefault="00FF021F" w:rsidP="00992693">
            <w:pPr>
              <w:rPr>
                <w:sz w:val="16"/>
                <w:szCs w:val="16"/>
              </w:rPr>
            </w:pPr>
            <w:r>
              <w:rPr>
                <w:sz w:val="16"/>
                <w:szCs w:val="16"/>
              </w:rPr>
              <w:t>N/A = Not Applicable</w:t>
            </w:r>
          </w:p>
        </w:tc>
        <w:tc>
          <w:tcPr>
            <w:tcW w:w="1731" w:type="dxa"/>
            <w:tcBorders>
              <w:top w:val="nil"/>
              <w:left w:val="nil"/>
              <w:bottom w:val="nil"/>
              <w:right w:val="nil"/>
            </w:tcBorders>
          </w:tcPr>
          <w:p w:rsidR="00FF021F" w:rsidRPr="00122ACA" w:rsidRDefault="00FF021F" w:rsidP="00992693">
            <w:pPr>
              <w:rPr>
                <w:sz w:val="16"/>
                <w:szCs w:val="16"/>
              </w:rPr>
            </w:pPr>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proofErr w:type="spellStart"/>
            <w:r w:rsidRPr="00122ACA">
              <w:rPr>
                <w:i/>
                <w:sz w:val="18"/>
                <w:szCs w:val="18"/>
              </w:rPr>
              <w:t>protocolVersion</w:t>
            </w:r>
            <w:proofErr w:type="spellEnd"/>
          </w:p>
        </w:tc>
        <w:tc>
          <w:tcPr>
            <w:tcW w:w="495"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proofErr w:type="spellStart"/>
            <w:r w:rsidRPr="00122ACA">
              <w:rPr>
                <w:i/>
                <w:sz w:val="18"/>
                <w:szCs w:val="18"/>
              </w:rPr>
              <w:t>correlationId</w:t>
            </w:r>
            <w:proofErr w:type="spellEnd"/>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proofErr w:type="spellStart"/>
            <w:r w:rsidRPr="00122ACA">
              <w:rPr>
                <w:i/>
                <w:sz w:val="18"/>
                <w:szCs w:val="18"/>
              </w:rPr>
              <w:t>requesterNSA</w:t>
            </w:r>
            <w:proofErr w:type="spellEnd"/>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proofErr w:type="spellStart"/>
            <w:r w:rsidRPr="00122ACA">
              <w:rPr>
                <w:i/>
                <w:sz w:val="18"/>
                <w:szCs w:val="18"/>
              </w:rPr>
              <w:t>providerNSA</w:t>
            </w:r>
            <w:proofErr w:type="spellEnd"/>
          </w:p>
        </w:tc>
        <w:tc>
          <w:tcPr>
            <w:tcW w:w="50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proofErr w:type="spellStart"/>
            <w:r w:rsidRPr="00122ACA">
              <w:rPr>
                <w:i/>
                <w:sz w:val="18"/>
                <w:szCs w:val="18"/>
              </w:rPr>
              <w:t>replyTo</w:t>
            </w:r>
            <w:proofErr w:type="spellEnd"/>
          </w:p>
        </w:tc>
        <w:tc>
          <w:tcPr>
            <w:tcW w:w="50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proofErr w:type="spellStart"/>
            <w:r w:rsidRPr="00122ACA">
              <w:rPr>
                <w:i/>
                <w:sz w:val="18"/>
                <w:szCs w:val="18"/>
              </w:rPr>
              <w:t>sessionSecurityAttr</w:t>
            </w:r>
            <w:proofErr w:type="spellEnd"/>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Pr>
                <w:i/>
                <w:sz w:val="18"/>
                <w:szCs w:val="18"/>
              </w:rPr>
              <w:t>other</w:t>
            </w:r>
          </w:p>
        </w:tc>
        <w:tc>
          <w:tcPr>
            <w:tcW w:w="434" w:type="dxa"/>
            <w:tcBorders>
              <w:top w:val="nil"/>
              <w:left w:val="nil"/>
              <w:bottom w:val="single" w:sz="6" w:space="0" w:color="auto"/>
              <w:right w:val="nil"/>
            </w:tcBorders>
            <w:textDirection w:val="btLr"/>
          </w:tcPr>
          <w:p w:rsidR="00FF021F" w:rsidRDefault="00FF021F" w:rsidP="00992693">
            <w:pPr>
              <w:ind w:left="113" w:right="113"/>
              <w:rPr>
                <w:i/>
                <w:sz w:val="18"/>
                <w:szCs w:val="18"/>
              </w:rPr>
            </w:pPr>
            <w:proofErr w:type="spellStart"/>
            <w:r>
              <w:rPr>
                <w:i/>
                <w:sz w:val="18"/>
                <w:szCs w:val="18"/>
              </w:rPr>
              <w:t>Soapaction</w:t>
            </w:r>
            <w:proofErr w:type="spellEnd"/>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reserve</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sidRPr="005B66A3">
              <w:rPr>
                <w:sz w:val="16"/>
                <w:szCs w:val="16"/>
              </w:rPr>
              <w:t>reserveConfirmed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sidRPr="005B66A3">
              <w:rPr>
                <w:sz w:val="16"/>
                <w:szCs w:val="16"/>
              </w:rPr>
              <w:t>reserveFailed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provision</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sidRPr="005B66A3">
              <w:rPr>
                <w:sz w:val="16"/>
                <w:szCs w:val="16"/>
              </w:rPr>
              <w:t>provisionConfirmed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sidRPr="005B66A3">
              <w:rPr>
                <w:sz w:val="16"/>
                <w:szCs w:val="16"/>
              </w:rPr>
              <w:t>provisionFailed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vMerge w:val="restart"/>
            <w:tcBorders>
              <w:top w:val="nil"/>
              <w:left w:val="nil"/>
              <w:right w:val="single" w:sz="6" w:space="0" w:color="auto"/>
            </w:tcBorders>
          </w:tcPr>
          <w:p w:rsidR="00FF021F" w:rsidRDefault="00FF021F" w:rsidP="00992693">
            <w:pPr>
              <w:rPr>
                <w:sz w:val="22"/>
                <w:szCs w:val="22"/>
              </w:rPr>
            </w:pPr>
            <w:r>
              <w:rPr>
                <w:sz w:val="22"/>
                <w:szCs w:val="22"/>
              </w:rPr>
              <w:t>Messaging</w:t>
            </w:r>
          </w:p>
          <w:p w:rsidR="00FF021F" w:rsidRPr="00913EFC" w:rsidRDefault="00FF021F" w:rsidP="00992693">
            <w:pPr>
              <w:rPr>
                <w:sz w:val="22"/>
                <w:szCs w:val="22"/>
              </w:rPr>
            </w:pPr>
            <w:r>
              <w:rPr>
                <w:sz w:val="22"/>
                <w:szCs w:val="22"/>
              </w:rPr>
              <w:t>Primitives</w:t>
            </w: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release</w:t>
            </w:r>
          </w:p>
        </w:tc>
        <w:tc>
          <w:tcPr>
            <w:tcW w:w="434" w:type="dxa"/>
            <w:tcBorders>
              <w:top w:val="single" w:sz="6" w:space="0" w:color="auto"/>
              <w:left w:val="single" w:sz="6" w:space="0" w:color="auto"/>
              <w:bottom w:val="single" w:sz="6" w:space="0" w:color="auto"/>
              <w:right w:val="single" w:sz="6" w:space="0" w:color="auto"/>
            </w:tcBorders>
          </w:tcPr>
          <w:p w:rsidR="00FF021F" w:rsidRPr="00111F2E" w:rsidRDefault="00FF021F" w:rsidP="00992693">
            <w:pPr>
              <w:jc w:val="center"/>
              <w:rPr>
                <w:b/>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vMerge/>
            <w:tcBorders>
              <w:left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Pr>
                <w:sz w:val="16"/>
                <w:szCs w:val="16"/>
              </w:rPr>
              <w:t>release</w:t>
            </w:r>
            <w:r w:rsidRPr="005B66A3">
              <w:rPr>
                <w:sz w:val="16"/>
                <w:szCs w:val="16"/>
              </w:rPr>
              <w:t>Confirmed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vMerge/>
            <w:tcBorders>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Pr>
                <w:sz w:val="16"/>
                <w:szCs w:val="16"/>
              </w:rPr>
              <w:t>release</w:t>
            </w:r>
            <w:r w:rsidRPr="005B66A3">
              <w:rPr>
                <w:sz w:val="16"/>
                <w:szCs w:val="16"/>
              </w:rPr>
              <w:t>Failed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terminate</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Pr>
                <w:sz w:val="16"/>
                <w:szCs w:val="16"/>
              </w:rPr>
              <w:t>terminate</w:t>
            </w:r>
            <w:r w:rsidRPr="005B66A3">
              <w:rPr>
                <w:sz w:val="16"/>
                <w:szCs w:val="16"/>
              </w:rPr>
              <w:t>Confirmed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Pr>
                <w:sz w:val="16"/>
                <w:szCs w:val="16"/>
              </w:rPr>
              <w:t>terminate</w:t>
            </w:r>
            <w:r w:rsidRPr="005B66A3">
              <w:rPr>
                <w:sz w:val="16"/>
                <w:szCs w:val="16"/>
              </w:rPr>
              <w:t>Failed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query</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Pr>
                <w:sz w:val="16"/>
                <w:szCs w:val="16"/>
              </w:rPr>
              <w:t>query</w:t>
            </w:r>
            <w:r w:rsidRPr="005B66A3">
              <w:rPr>
                <w:sz w:val="16"/>
                <w:szCs w:val="16"/>
              </w:rPr>
              <w:t>Confirmed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Pr>
                <w:sz w:val="16"/>
                <w:szCs w:val="16"/>
              </w:rPr>
              <w:t>query</w:t>
            </w:r>
            <w:r w:rsidRPr="005B66A3">
              <w:rPr>
                <w:sz w:val="16"/>
                <w:szCs w:val="16"/>
              </w:rPr>
              <w:t>Failed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proofErr w:type="spellStart"/>
            <w:r>
              <w:rPr>
                <w:sz w:val="16"/>
                <w:szCs w:val="16"/>
              </w:rPr>
              <w:t>forcedEnd</w:t>
            </w:r>
            <w:proofErr w:type="spellEnd"/>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acknowledgment</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bl>
    <w:p w:rsidR="00FF021F" w:rsidRDefault="00FF021F" w:rsidP="00FF021F">
      <w:pPr>
        <w:pStyle w:val="Caption"/>
        <w:jc w:val="center"/>
      </w:pPr>
      <w:r>
        <w:br w:type="textWrapping" w:clear="all"/>
      </w:r>
    </w:p>
    <w:p w:rsidR="00FF021F" w:rsidRDefault="00FF021F" w:rsidP="00FF021F">
      <w:pPr>
        <w:pStyle w:val="Caption"/>
        <w:jc w:val="center"/>
      </w:pPr>
      <w:r>
        <w:t xml:space="preserve">Table </w:t>
      </w:r>
      <w:fldSimple w:instr=" SEQ Table \* ARABIC ">
        <w:r w:rsidR="004F4E11">
          <w:rPr>
            <w:noProof/>
          </w:rPr>
          <w:t>4</w:t>
        </w:r>
      </w:fldSimple>
      <w:r>
        <w:t xml:space="preserve"> – NSI CS message use of header fields</w:t>
      </w:r>
    </w:p>
    <w:p w:rsidR="00FF021F" w:rsidRPr="00FF021F" w:rsidRDefault="00FF021F" w:rsidP="00FF021F"/>
    <w:p w:rsidR="00FF021F" w:rsidRDefault="00FF021F" w:rsidP="00FF021F">
      <w:pPr>
        <w:pStyle w:val="Heading1"/>
      </w:pPr>
      <w:bookmarkStart w:id="25" w:name="_Toc327290186"/>
      <w:r>
        <w:t>NSI Connection Services Primitives</w:t>
      </w:r>
      <w:bookmarkEnd w:id="25"/>
    </w:p>
    <w:p w:rsidR="00FF021F" w:rsidRPr="006D10EE" w:rsidRDefault="00FF021F" w:rsidP="00FF021F">
      <w:r>
        <w:t>R</w:t>
      </w:r>
      <w:r w:rsidRPr="00123FDB">
        <w:t xml:space="preserve">estructuring </w:t>
      </w:r>
      <w:r>
        <w:t>of the NSI message layout into a common NSI messaging header and CS specific message body has resulted in a simplified definition of the NSI CS operation message structures.  This section documents the new schema definitions for these primitives.</w:t>
      </w:r>
    </w:p>
    <w:p w:rsidR="00FF021F" w:rsidRDefault="00FF021F" w:rsidP="00FF021F">
      <w:pPr>
        <w:pStyle w:val="Heading2"/>
      </w:pPr>
      <w:bookmarkStart w:id="26" w:name="_Toc327290187"/>
      <w:r>
        <w:t>Reserve</w:t>
      </w:r>
      <w:bookmarkEnd w:id="26"/>
    </w:p>
    <w:p w:rsidR="00FF021F" w:rsidRDefault="00FF021F" w:rsidP="00FF021F">
      <w:r w:rsidRPr="007560A8">
        <w:t xml:space="preserve">Make a request to </w:t>
      </w:r>
      <w:r>
        <w:t xml:space="preserve">reserve network resources for a </w:t>
      </w:r>
      <w:r w:rsidRPr="007560A8">
        <w:t>connection between two STP's c</w:t>
      </w:r>
      <w:r>
        <w:t xml:space="preserve">onstrained by a certain service </w:t>
      </w:r>
      <w:r w:rsidRPr="007560A8">
        <w:t>parameters.</w:t>
      </w:r>
    </w:p>
    <w:p w:rsidR="00CC11E2" w:rsidRDefault="00CC11E2" w:rsidP="00CC11E2">
      <w:pPr>
        <w:ind w:left="720"/>
        <w:rPr>
          <w:ins w:id="27" w:author="Guy" w:date="2012-10-05T18:06:00Z"/>
        </w:rPr>
      </w:pPr>
      <w:ins w:id="28" w:author="Guy" w:date="2012-10-05T18:05:00Z">
        <w:r>
          <w:rPr>
            <w:noProof/>
            <w:lang w:val="en-GB" w:eastAsia="en-GB"/>
          </w:rPr>
          <w:drawing>
            <wp:inline distT="0" distB="0" distL="0" distR="0" wp14:anchorId="16965A3D" wp14:editId="211082BF">
              <wp:extent cx="5076825" cy="2695575"/>
              <wp:effectExtent l="0" t="0" r="9525" b="9525"/>
              <wp:docPr id="3" name="Picture 3" descr="C:\Users\guy\AppData\Local\Microsoft\Windows\Temporary Internet Files\Content.Word\ogf_nsi_connection_types_v2_0_xsd_Element_tns_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y\AppData\Local\Microsoft\Windows\Temporary Internet Files\Content.Word\ogf_nsi_connection_types_v2_0_xsd_Element_tns_reser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2695575"/>
                      </a:xfrm>
                      <a:prstGeom prst="rect">
                        <a:avLst/>
                      </a:prstGeom>
                      <a:noFill/>
                      <a:ln>
                        <a:noFill/>
                      </a:ln>
                    </pic:spPr>
                  </pic:pic>
                </a:graphicData>
              </a:graphic>
            </wp:inline>
          </w:drawing>
        </w:r>
      </w:ins>
    </w:p>
    <w:p w:rsidR="00CC11E2" w:rsidRDefault="00CC11E2" w:rsidP="00CC11E2">
      <w:pPr>
        <w:ind w:left="720"/>
        <w:rPr>
          <w:ins w:id="29" w:author="Guy" w:date="2012-10-05T18:05:00Z"/>
        </w:rPr>
      </w:pPr>
    </w:p>
    <w:p w:rsidR="00CC11E2" w:rsidRDefault="00CC11E2" w:rsidP="00CC11E2">
      <w:pPr>
        <w:rPr>
          <w:ins w:id="30" w:author="Guy" w:date="2012-10-05T18:05:00Z"/>
        </w:rPr>
      </w:pPr>
      <w:ins w:id="31" w:author="Guy" w:date="2012-10-05T18:05:00Z">
        <w:r>
          <w:rPr>
            <w:noProof/>
            <w:lang w:val="en-GB" w:eastAsia="en-GB"/>
          </w:rPr>
          <w:lastRenderedPageBreak/>
          <w:drawing>
            <wp:inline distT="0" distB="0" distL="0" distR="0" wp14:anchorId="11748FCA" wp14:editId="3FBCE6EA">
              <wp:extent cx="5534025" cy="2274383"/>
              <wp:effectExtent l="0" t="0" r="0" b="0"/>
              <wp:docPr id="31" name="Picture 31" descr="C:\Users\guy\AppData\Local\Microsoft\Windows\Temporary Internet Files\Content.Word\ogf_nsi_connection_types_v2_0_xsd_Element_criteri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guy\AppData\Local\Microsoft\Windows\Temporary Internet Files\Content.Word\ogf_nsi_connection_types_v2_0_xsd_Element_criteria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2274383"/>
                      </a:xfrm>
                      <a:prstGeom prst="rect">
                        <a:avLst/>
                      </a:prstGeom>
                      <a:noFill/>
                      <a:ln>
                        <a:noFill/>
                      </a:ln>
                    </pic:spPr>
                  </pic:pic>
                </a:graphicData>
              </a:graphic>
            </wp:inline>
          </w:drawing>
        </w:r>
      </w:ins>
    </w:p>
    <w:p w:rsidR="00CC11E2" w:rsidRDefault="00CC11E2" w:rsidP="00CC11E2">
      <w:pPr>
        <w:rPr>
          <w:ins w:id="32" w:author="Guy" w:date="2012-10-05T18:05:00Z"/>
        </w:rPr>
      </w:pPr>
    </w:p>
    <w:p w:rsidR="00CC11E2" w:rsidRDefault="00CC11E2" w:rsidP="00CC11E2">
      <w:pPr>
        <w:rPr>
          <w:ins w:id="33" w:author="Guy" w:date="2012-10-05T18:05:00Z"/>
        </w:rPr>
      </w:pPr>
      <w:ins w:id="34" w:author="Guy" w:date="2012-10-05T18:05:00Z">
        <w:r>
          <w:rPr>
            <w:noProof/>
            <w:lang w:val="en-GB" w:eastAsia="en-GB"/>
          </w:rPr>
          <w:drawing>
            <wp:inline distT="0" distB="0" distL="0" distR="0" wp14:anchorId="4CF37121" wp14:editId="3247DBD3">
              <wp:extent cx="4705350" cy="1704975"/>
              <wp:effectExtent l="0" t="0" r="0" b="9525"/>
              <wp:docPr id="90" name="Picture 90" descr="C:\Users\guy\AppData\Local\Microsoft\Windows\Temporary Internet Files\Content.Word\ogf_nsi_connection_types_v2_0_xsd_Element_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Users\guy\AppData\Local\Microsoft\Windows\Temporary Internet Files\Content.Word\ogf_nsi_connection_types_v2_0_xsd_Element_schedu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1704975"/>
                      </a:xfrm>
                      <a:prstGeom prst="rect">
                        <a:avLst/>
                      </a:prstGeom>
                      <a:noFill/>
                      <a:ln>
                        <a:noFill/>
                      </a:ln>
                    </pic:spPr>
                  </pic:pic>
                </a:graphicData>
              </a:graphic>
            </wp:inline>
          </w:drawing>
        </w:r>
      </w:ins>
    </w:p>
    <w:p w:rsidR="00CC11E2" w:rsidRDefault="00CC11E2" w:rsidP="00CC11E2">
      <w:pPr>
        <w:rPr>
          <w:ins w:id="35" w:author="Guy" w:date="2012-10-05T18:05:00Z"/>
        </w:rPr>
      </w:pPr>
    </w:p>
    <w:p w:rsidR="00CC11E2" w:rsidRDefault="00CC11E2" w:rsidP="00CC11E2">
      <w:pPr>
        <w:rPr>
          <w:ins w:id="36" w:author="Guy" w:date="2012-10-05T18:05:00Z"/>
        </w:rPr>
      </w:pPr>
      <w:ins w:id="37" w:author="Guy" w:date="2012-10-05T18:05:00Z">
        <w:r>
          <w:rPr>
            <w:noProof/>
            <w:lang w:val="en-GB" w:eastAsia="en-GB"/>
          </w:rPr>
          <w:drawing>
            <wp:inline distT="0" distB="0" distL="0" distR="0" wp14:anchorId="09C90985" wp14:editId="007EDAF5">
              <wp:extent cx="3562350" cy="419100"/>
              <wp:effectExtent l="0" t="0" r="0" b="0"/>
              <wp:docPr id="68" name="Picture 68" descr="C:\Users\guy\AppData\Local\Microsoft\Windows\Temporary Internet Files\Content.Word\ogf_nsi_connection_types_v2_0_xsd_Element_star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Users\guy\AppData\Local\Microsoft\Windows\Temporary Internet Files\Content.Word\ogf_nsi_connection_types_v2_0_xsd_Element_startTi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419100"/>
                      </a:xfrm>
                      <a:prstGeom prst="rect">
                        <a:avLst/>
                      </a:prstGeom>
                      <a:noFill/>
                      <a:ln>
                        <a:noFill/>
                      </a:ln>
                    </pic:spPr>
                  </pic:pic>
                </a:graphicData>
              </a:graphic>
            </wp:inline>
          </w:drawing>
        </w:r>
      </w:ins>
    </w:p>
    <w:p w:rsidR="00CC11E2" w:rsidRDefault="00CC11E2" w:rsidP="00CC11E2">
      <w:pPr>
        <w:rPr>
          <w:ins w:id="38" w:author="Guy" w:date="2012-10-05T18:05:00Z"/>
        </w:rPr>
      </w:pPr>
      <w:ins w:id="39" w:author="Guy" w:date="2012-10-05T18:05:00Z">
        <w:r>
          <w:rPr>
            <w:noProof/>
            <w:lang w:val="en-GB" w:eastAsia="en-GB"/>
          </w:rPr>
          <w:drawing>
            <wp:inline distT="0" distB="0" distL="0" distR="0" wp14:anchorId="1DA29FDB" wp14:editId="02DB468A">
              <wp:extent cx="3562350" cy="419100"/>
              <wp:effectExtent l="0" t="0" r="0" b="0"/>
              <wp:docPr id="36" name="Picture 36" descr="C:\Users\guy\AppData\Local\Microsoft\Windows\Temporary Internet Files\Content.Word\ogf_nsi_connection_types_v2_0_xsd_Element_en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guy\AppData\Local\Microsoft\Windows\Temporary Internet Files\Content.Word\ogf_nsi_connection_types_v2_0_xsd_Element_end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419100"/>
                      </a:xfrm>
                      <a:prstGeom prst="rect">
                        <a:avLst/>
                      </a:prstGeom>
                      <a:noFill/>
                      <a:ln>
                        <a:noFill/>
                      </a:ln>
                    </pic:spPr>
                  </pic:pic>
                </a:graphicData>
              </a:graphic>
            </wp:inline>
          </w:drawing>
        </w:r>
      </w:ins>
    </w:p>
    <w:p w:rsidR="00CC11E2" w:rsidRDefault="00CC11E2" w:rsidP="00CC11E2">
      <w:pPr>
        <w:rPr>
          <w:ins w:id="40" w:author="Guy" w:date="2012-10-05T18:05:00Z"/>
        </w:rPr>
      </w:pPr>
      <w:ins w:id="41" w:author="Guy" w:date="2012-10-05T18:05:00Z">
        <w:r>
          <w:rPr>
            <w:noProof/>
            <w:lang w:val="en-GB" w:eastAsia="en-GB"/>
          </w:rPr>
          <w:drawing>
            <wp:inline distT="0" distB="0" distL="0" distR="0" wp14:anchorId="312DE108" wp14:editId="481EB747">
              <wp:extent cx="2028825" cy="419100"/>
              <wp:effectExtent l="0" t="0" r="9525" b="0"/>
              <wp:docPr id="5" name="Picture 5" descr="C:\Users\guy\AppData\Local\Microsoft\Windows\Temporary Internet Files\Content.Word\ogf_nsi_connection_types_v2_0_xsd_Element_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guy\AppData\Local\Microsoft\Windows\Temporary Internet Files\Content.Word\ogf_nsi_connection_types_v2_0_xsd_Element_bandwid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419100"/>
                      </a:xfrm>
                      <a:prstGeom prst="rect">
                        <a:avLst/>
                      </a:prstGeom>
                      <a:noFill/>
                      <a:ln>
                        <a:noFill/>
                      </a:ln>
                    </pic:spPr>
                  </pic:pic>
                </a:graphicData>
              </a:graphic>
            </wp:inline>
          </w:drawing>
        </w:r>
      </w:ins>
    </w:p>
    <w:p w:rsidR="00CC11E2" w:rsidRDefault="00CC11E2" w:rsidP="00CC11E2">
      <w:pPr>
        <w:rPr>
          <w:ins w:id="42" w:author="Guy" w:date="2012-10-05T18:05:00Z"/>
        </w:rPr>
      </w:pPr>
      <w:ins w:id="43" w:author="Guy" w:date="2012-10-05T18:05:00Z">
        <w:r>
          <w:rPr>
            <w:noProof/>
            <w:lang w:val="en-GB" w:eastAsia="en-GB"/>
          </w:rPr>
          <w:drawing>
            <wp:inline distT="0" distB="0" distL="0" distR="0" wp14:anchorId="5D69FCF0" wp14:editId="46197920">
              <wp:extent cx="4467225" cy="771525"/>
              <wp:effectExtent l="0" t="0" r="9525" b="9525"/>
              <wp:docPr id="89" name="Picture 89" descr="C:\Users\guy\AppData\Local\Microsoft\Windows\Temporary Internet Files\Content.Word\ogf_nsi_connection_types_v2_0_xsd_Element_service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guy\AppData\Local\Microsoft\Windows\Temporary Internet Files\Content.Word\ogf_nsi_connection_types_v2_0_xsd_Element_serviceAttribu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225" cy="771525"/>
                      </a:xfrm>
                      <a:prstGeom prst="rect">
                        <a:avLst/>
                      </a:prstGeom>
                      <a:noFill/>
                      <a:ln>
                        <a:noFill/>
                      </a:ln>
                    </pic:spPr>
                  </pic:pic>
                </a:graphicData>
              </a:graphic>
            </wp:inline>
          </w:drawing>
        </w:r>
      </w:ins>
    </w:p>
    <w:p w:rsidR="00CC11E2" w:rsidRPr="004D2EC4" w:rsidRDefault="00CC11E2" w:rsidP="00CC11E2">
      <w:pPr>
        <w:rPr>
          <w:ins w:id="44" w:author="Guy" w:date="2012-10-05T18:05:00Z"/>
        </w:rPr>
      </w:pPr>
    </w:p>
    <w:p w:rsidR="00CC11E2" w:rsidRDefault="00CC11E2" w:rsidP="00CC11E2">
      <w:pPr>
        <w:rPr>
          <w:ins w:id="45" w:author="Guy" w:date="2012-10-05T18:05:00Z"/>
        </w:rPr>
      </w:pPr>
      <w:ins w:id="46" w:author="Guy" w:date="2012-10-05T18:05:00Z">
        <w:r>
          <w:rPr>
            <w:noProof/>
            <w:lang w:val="en-GB" w:eastAsia="en-GB"/>
          </w:rPr>
          <w:lastRenderedPageBreak/>
          <w:drawing>
            <wp:inline distT="0" distB="0" distL="0" distR="0" wp14:anchorId="5A4896B7" wp14:editId="2DCADF5F">
              <wp:extent cx="4295775" cy="3362325"/>
              <wp:effectExtent l="0" t="0" r="9525" b="9525"/>
              <wp:docPr id="33" name="Picture 33" descr="C:\Users\guy\AppData\Local\Microsoft\Windows\Temporary Internet Files\Content.Word\ogf_nsi_connection_types_v2_0_xsd_Elemen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guy\AppData\Local\Microsoft\Windows\Temporary Internet Files\Content.Word\ogf_nsi_connection_types_v2_0_xsd_Element_pa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362325"/>
                      </a:xfrm>
                      <a:prstGeom prst="rect">
                        <a:avLst/>
                      </a:prstGeom>
                      <a:noFill/>
                      <a:ln>
                        <a:noFill/>
                      </a:ln>
                    </pic:spPr>
                  </pic:pic>
                </a:graphicData>
              </a:graphic>
            </wp:inline>
          </w:drawing>
        </w:r>
      </w:ins>
    </w:p>
    <w:p w:rsidR="00CC11E2" w:rsidRDefault="00CC11E2" w:rsidP="00CC11E2">
      <w:pPr>
        <w:rPr>
          <w:ins w:id="47" w:author="Guy" w:date="2012-10-05T18:05:00Z"/>
        </w:rPr>
      </w:pPr>
    </w:p>
    <w:p w:rsidR="00CC11E2" w:rsidRDefault="00CC11E2" w:rsidP="00CC11E2">
      <w:pPr>
        <w:rPr>
          <w:ins w:id="48" w:author="Guy" w:date="2012-10-05T18:05:00Z"/>
        </w:rPr>
      </w:pPr>
      <w:ins w:id="49" w:author="Guy" w:date="2012-10-05T18:05:00Z">
        <w:r>
          <w:rPr>
            <w:noProof/>
            <w:lang w:val="en-GB" w:eastAsia="en-GB"/>
          </w:rPr>
          <w:drawing>
            <wp:inline distT="0" distB="0" distL="0" distR="0" wp14:anchorId="5AE800C6" wp14:editId="11728DCA">
              <wp:extent cx="3771900" cy="590550"/>
              <wp:effectExtent l="0" t="0" r="0" b="0"/>
              <wp:docPr id="37" name="Picture 37" descr="C:\Users\guy\AppData\Local\Microsoft\Windows\Temporary Internet Files\Content.Word\ogf_nsi_connection_types_v2_0_xsd_Element_direc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guy\AppData\Local\Microsoft\Windows\Temporary Internet Files\Content.Word\ogf_nsi_connection_types_v2_0_xsd_Element_directional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590550"/>
                      </a:xfrm>
                      <a:prstGeom prst="rect">
                        <a:avLst/>
                      </a:prstGeom>
                      <a:noFill/>
                      <a:ln>
                        <a:noFill/>
                      </a:ln>
                    </pic:spPr>
                  </pic:pic>
                </a:graphicData>
              </a:graphic>
            </wp:inline>
          </w:drawing>
        </w:r>
      </w:ins>
    </w:p>
    <w:p w:rsidR="00CC11E2" w:rsidRDefault="00CC11E2" w:rsidP="00CC11E2">
      <w:pPr>
        <w:rPr>
          <w:ins w:id="50" w:author="Guy" w:date="2012-10-05T18:05:00Z"/>
        </w:rPr>
      </w:pPr>
      <w:ins w:id="51" w:author="Guy" w:date="2012-10-05T18:05:00Z">
        <w:r>
          <w:rPr>
            <w:noProof/>
            <w:lang w:val="en-GB" w:eastAsia="en-GB"/>
          </w:rPr>
          <w:drawing>
            <wp:inline distT="0" distB="0" distL="0" distR="0" wp14:anchorId="72B63A66" wp14:editId="53EB47DA">
              <wp:extent cx="2581275" cy="419100"/>
              <wp:effectExtent l="0" t="0" r="9525" b="0"/>
              <wp:docPr id="67" name="Picture 67" descr="C:\Users\guy\AppData\Local\Microsoft\Windows\Temporary Internet Files\Content.Word\ogf_nsi_connection_types_v2_0_xsd_Element_sym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guy\AppData\Local\Microsoft\Windows\Temporary Internet Files\Content.Word\ogf_nsi_connection_types_v2_0_xsd_Element_symmetri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419100"/>
                      </a:xfrm>
                      <a:prstGeom prst="rect">
                        <a:avLst/>
                      </a:prstGeom>
                      <a:noFill/>
                      <a:ln>
                        <a:noFill/>
                      </a:ln>
                    </pic:spPr>
                  </pic:pic>
                </a:graphicData>
              </a:graphic>
            </wp:inline>
          </w:drawing>
        </w:r>
      </w:ins>
    </w:p>
    <w:p w:rsidR="00CC11E2" w:rsidRDefault="00CC11E2" w:rsidP="00CC11E2">
      <w:pPr>
        <w:rPr>
          <w:ins w:id="52" w:author="Guy" w:date="2012-10-05T18:05:00Z"/>
        </w:rPr>
      </w:pPr>
      <w:ins w:id="53" w:author="Guy" w:date="2012-10-05T18:05:00Z">
        <w:r>
          <w:rPr>
            <w:noProof/>
            <w:lang w:val="en-GB" w:eastAsia="en-GB"/>
          </w:rPr>
          <w:drawing>
            <wp:inline distT="0" distB="0" distL="0" distR="0" wp14:anchorId="04304626" wp14:editId="4AFFCC03">
              <wp:extent cx="4829175" cy="2695575"/>
              <wp:effectExtent l="0" t="0" r="9525" b="9525"/>
              <wp:docPr id="66" name="Picture 66" descr="C:\Users\guy\AppData\Local\Microsoft\Windows\Temporary Internet Files\Content.Word\ogf_nsi_connection_types_v2_0_xsd_Element_sourceS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guy\AppData\Local\Microsoft\Windows\Temporary Internet Files\Content.Word\ogf_nsi_connection_types_v2_0_xsd_Element_sourceST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2695575"/>
                      </a:xfrm>
                      <a:prstGeom prst="rect">
                        <a:avLst/>
                      </a:prstGeom>
                      <a:noFill/>
                      <a:ln>
                        <a:noFill/>
                      </a:ln>
                    </pic:spPr>
                  </pic:pic>
                </a:graphicData>
              </a:graphic>
            </wp:inline>
          </w:drawing>
        </w:r>
      </w:ins>
    </w:p>
    <w:p w:rsidR="00CC11E2" w:rsidRDefault="00CC11E2" w:rsidP="00CC11E2">
      <w:pPr>
        <w:rPr>
          <w:ins w:id="54" w:author="Guy" w:date="2012-10-05T18:05:00Z"/>
        </w:rPr>
      </w:pPr>
    </w:p>
    <w:p w:rsidR="00CC11E2" w:rsidRDefault="00CC11E2" w:rsidP="00CC11E2">
      <w:pPr>
        <w:rPr>
          <w:ins w:id="55" w:author="Guy" w:date="2012-10-05T18:05:00Z"/>
        </w:rPr>
      </w:pPr>
      <w:ins w:id="56" w:author="Guy" w:date="2012-10-05T18:05:00Z">
        <w:r>
          <w:rPr>
            <w:noProof/>
            <w:lang w:val="en-GB" w:eastAsia="en-GB"/>
          </w:rPr>
          <w:lastRenderedPageBreak/>
          <w:drawing>
            <wp:inline distT="0" distB="0" distL="0" distR="0" wp14:anchorId="52426F5F" wp14:editId="59B77902">
              <wp:extent cx="4829175" cy="2695575"/>
              <wp:effectExtent l="0" t="0" r="9525" b="9525"/>
              <wp:docPr id="38" name="Picture 38" descr="C:\Users\guy\AppData\Local\Microsoft\Windows\Temporary Internet Files\Content.Word\ogf_nsi_connection_types_v2_0_xsd_Element_destS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guy\AppData\Local\Microsoft\Windows\Temporary Internet Files\Content.Word\ogf_nsi_connection_types_v2_0_xsd_Element_destST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2695575"/>
                      </a:xfrm>
                      <a:prstGeom prst="rect">
                        <a:avLst/>
                      </a:prstGeom>
                      <a:noFill/>
                      <a:ln>
                        <a:noFill/>
                      </a:ln>
                    </pic:spPr>
                  </pic:pic>
                </a:graphicData>
              </a:graphic>
            </wp:inline>
          </w:drawing>
        </w:r>
      </w:ins>
    </w:p>
    <w:p w:rsidR="00CC11E2" w:rsidRDefault="00CC11E2" w:rsidP="00CC11E2">
      <w:pPr>
        <w:rPr>
          <w:ins w:id="57" w:author="Guy" w:date="2012-10-05T18:05:00Z"/>
        </w:rPr>
      </w:pPr>
      <w:ins w:id="58" w:author="Guy" w:date="2012-10-05T18:05:00Z">
        <w:r>
          <w:rPr>
            <w:noProof/>
            <w:lang w:val="en-GB" w:eastAsia="en-GB"/>
          </w:rPr>
          <w:drawing>
            <wp:inline distT="0" distB="0" distL="0" distR="0" wp14:anchorId="6EAA3856" wp14:editId="134029B1">
              <wp:extent cx="4467225" cy="771525"/>
              <wp:effectExtent l="0" t="0" r="9525" b="9525"/>
              <wp:docPr id="6" name="Picture 6" descr="C:\Users\guy\AppData\Local\Microsoft\Windows\Temporary Internet Files\Content.Word\ogf_nsi_connection_types_v2_0_xsd_Element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guy\AppData\Local\Microsoft\Windows\Temporary Internet Files\Content.Word\ogf_nsi_connection_types_v2_0_xsd_Element_label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225" cy="771525"/>
                      </a:xfrm>
                      <a:prstGeom prst="rect">
                        <a:avLst/>
                      </a:prstGeom>
                      <a:noFill/>
                      <a:ln>
                        <a:noFill/>
                      </a:ln>
                    </pic:spPr>
                  </pic:pic>
                </a:graphicData>
              </a:graphic>
            </wp:inline>
          </w:drawing>
        </w:r>
      </w:ins>
    </w:p>
    <w:p w:rsidR="00CC11E2" w:rsidRDefault="00CC11E2" w:rsidP="00CC11E2">
      <w:pPr>
        <w:rPr>
          <w:ins w:id="59" w:author="Guy" w:date="2012-10-05T18:05:00Z"/>
        </w:rPr>
      </w:pPr>
      <w:ins w:id="60" w:author="Guy" w:date="2012-10-05T18:05:00Z">
        <w:r>
          <w:rPr>
            <w:noProof/>
            <w:lang w:val="en-GB" w:eastAsia="en-GB"/>
          </w:rPr>
          <w:drawing>
            <wp:inline distT="0" distB="0" distL="0" distR="0" wp14:anchorId="1F8C14E3" wp14:editId="5C0A1B09">
              <wp:extent cx="3467100" cy="419100"/>
              <wp:effectExtent l="0" t="0" r="0" b="0"/>
              <wp:docPr id="82" name="Picture 82" descr="C:\Users\guy\AppData\Local\Microsoft\Windows\Temporary Internet Files\Content.Word\ogf_nsi_connection_types_v2_0_xsd_Element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guy\AppData\Local\Microsoft\Windows\Temporary Internet Files\Content.Word\ogf_nsi_connection_types_v2_0_xsd_Element_orient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0" cy="419100"/>
                      </a:xfrm>
                      <a:prstGeom prst="rect">
                        <a:avLst/>
                      </a:prstGeom>
                      <a:noFill/>
                      <a:ln>
                        <a:noFill/>
                      </a:ln>
                    </pic:spPr>
                  </pic:pic>
                </a:graphicData>
              </a:graphic>
            </wp:inline>
          </w:drawing>
        </w:r>
      </w:ins>
    </w:p>
    <w:p w:rsidR="00CC11E2" w:rsidRDefault="00CC11E2" w:rsidP="00CC11E2">
      <w:pPr>
        <w:rPr>
          <w:ins w:id="61" w:author="Guy" w:date="2012-10-05T18:05:00Z"/>
        </w:rPr>
      </w:pPr>
      <w:ins w:id="62" w:author="Guy" w:date="2012-10-05T18:05:00Z">
        <w:r>
          <w:rPr>
            <w:noProof/>
            <w:lang w:val="en-GB" w:eastAsia="en-GB"/>
          </w:rPr>
          <w:drawing>
            <wp:inline distT="0" distB="0" distL="0" distR="0" wp14:anchorId="0ABC088E" wp14:editId="6AA0F2B8">
              <wp:extent cx="4781550" cy="1209675"/>
              <wp:effectExtent l="0" t="0" r="0" b="9525"/>
              <wp:docPr id="35" name="Picture 35" descr="C:\Users\guy\AppData\Local\Microsoft\Windows\Temporary Internet Files\Content.Word\ogf_nsi_connection_types_v2_0_xsd_Element_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guy\AppData\Local\Microsoft\Windows\Temporary Internet Files\Content.Word\ogf_nsi_connection_types_v2_0_xsd_Element_e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1209675"/>
                      </a:xfrm>
                      <a:prstGeom prst="rect">
                        <a:avLst/>
                      </a:prstGeom>
                      <a:noFill/>
                      <a:ln>
                        <a:noFill/>
                      </a:ln>
                    </pic:spPr>
                  </pic:pic>
                </a:graphicData>
              </a:graphic>
            </wp:inline>
          </w:drawing>
        </w:r>
      </w:ins>
    </w:p>
    <w:p w:rsidR="00CC11E2" w:rsidRDefault="00CC11E2" w:rsidP="00CC11E2">
      <w:pPr>
        <w:rPr>
          <w:ins w:id="63" w:author="Guy" w:date="2012-10-05T18:05:00Z"/>
        </w:rPr>
      </w:pPr>
    </w:p>
    <w:p w:rsidR="00CC11E2" w:rsidRDefault="00CC11E2" w:rsidP="00CC11E2">
      <w:pPr>
        <w:rPr>
          <w:ins w:id="64" w:author="Guy" w:date="2012-10-05T18:05:00Z"/>
        </w:rPr>
      </w:pPr>
      <w:ins w:id="65" w:author="Guy" w:date="2012-10-05T18:05:00Z">
        <w:r>
          <w:rPr>
            <w:noProof/>
            <w:lang w:val="en-GB" w:eastAsia="en-GB"/>
          </w:rPr>
          <w:drawing>
            <wp:inline distT="0" distB="0" distL="0" distR="0" wp14:anchorId="3B8C7375" wp14:editId="16361796">
              <wp:extent cx="4038600" cy="1790700"/>
              <wp:effectExtent l="0" t="0" r="0" b="0"/>
              <wp:docPr id="81" name="Picture 81" descr="C:\Users\guy\AppData\Local\Microsoft\Windows\Temporary Internet Files\Content.Word\ogf_nsi_connection_types_v2_0_xsd_Element_orderedS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guy\AppData\Local\Microsoft\Windows\Temporary Internet Files\Content.Word\ogf_nsi_connection_types_v2_0_xsd_Element_orderedST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1790700"/>
                      </a:xfrm>
                      <a:prstGeom prst="rect">
                        <a:avLst/>
                      </a:prstGeom>
                      <a:noFill/>
                      <a:ln>
                        <a:noFill/>
                      </a:ln>
                    </pic:spPr>
                  </pic:pic>
                </a:graphicData>
              </a:graphic>
            </wp:inline>
          </w:drawing>
        </w:r>
      </w:ins>
    </w:p>
    <w:p w:rsidR="00FF021F" w:rsidRPr="007560A8" w:rsidRDefault="00FF021F" w:rsidP="00FF021F"/>
    <w:p w:rsidR="00FF021F" w:rsidRDefault="00FF021F" w:rsidP="00E663D4"/>
    <w:p w:rsidR="00FF021F" w:rsidRDefault="00FF021F" w:rsidP="00FF021F">
      <w:pPr>
        <w:pStyle w:val="Heading2"/>
      </w:pPr>
      <w:bookmarkStart w:id="66" w:name="_Toc327290188"/>
      <w:proofErr w:type="spellStart"/>
      <w:r>
        <w:lastRenderedPageBreak/>
        <w:t>ReserveConfirmed</w:t>
      </w:r>
      <w:bookmarkEnd w:id="66"/>
      <w:proofErr w:type="spellEnd"/>
    </w:p>
    <w:p w:rsidR="008176B2" w:rsidRPr="008176B2" w:rsidRDefault="008176B2" w:rsidP="008176B2">
      <w:pPr>
        <w:pStyle w:val="nobreak"/>
      </w:pPr>
    </w:p>
    <w:p w:rsidR="00FF021F" w:rsidRDefault="00CC11E2" w:rsidP="00FF021F">
      <w:pPr>
        <w:rPr>
          <w:ins w:id="67" w:author="Guy" w:date="2012-10-05T18:07:00Z"/>
        </w:rPr>
      </w:pPr>
      <w:ins w:id="68" w:author="Guy" w:date="2012-10-05T18:07:00Z">
        <w:r>
          <w:rPr>
            <w:noProof/>
            <w:lang w:val="en-GB" w:eastAsia="en-GB"/>
          </w:rPr>
          <w:drawing>
            <wp:inline distT="0" distB="0" distL="0" distR="0" wp14:anchorId="3C58F2E2" wp14:editId="3B6A8A44">
              <wp:extent cx="5486400" cy="2729620"/>
              <wp:effectExtent l="0" t="0" r="0" b="0"/>
              <wp:docPr id="10" name="Picture 10" descr="C:\Users\guy\AppData\Local\Microsoft\Windows\Temporary Internet Files\Content.Word\ogf_nsi_connection_types_v2_0_xsd_Element_tns_reserv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y\AppData\Local\Microsoft\Windows\Temporary Internet Files\Content.Word\ogf_nsi_connection_types_v2_0_xsd_Element_tns_reserveConfirm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729620"/>
                      </a:xfrm>
                      <a:prstGeom prst="rect">
                        <a:avLst/>
                      </a:prstGeom>
                      <a:noFill/>
                      <a:ln>
                        <a:noFill/>
                      </a:ln>
                    </pic:spPr>
                  </pic:pic>
                </a:graphicData>
              </a:graphic>
            </wp:inline>
          </w:drawing>
        </w:r>
      </w:ins>
    </w:p>
    <w:p w:rsidR="00CC11E2" w:rsidRDefault="00CC11E2" w:rsidP="00FF021F">
      <w:ins w:id="69" w:author="Guy" w:date="2012-10-05T18:07:00Z">
        <w:r>
          <w:rPr>
            <w:noProof/>
            <w:lang w:val="en-GB" w:eastAsia="en-GB"/>
          </w:rPr>
          <w:drawing>
            <wp:inline distT="0" distB="0" distL="0" distR="0" wp14:anchorId="7CA101B0" wp14:editId="47CAB4BF">
              <wp:extent cx="5486400" cy="3135086"/>
              <wp:effectExtent l="0" t="0" r="0" b="0"/>
              <wp:docPr id="32" name="Picture 32" descr="C:\Users\guy\AppData\Local\Microsoft\Windows\Temporary Internet Files\Content.Word\ogf_nsi_connection_types_v2_0_xsd_Element_criteri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guy\AppData\Local\Microsoft\Windows\Temporary Internet Files\Content.Word\ogf_nsi_connection_types_v2_0_xsd_Element_criteria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135086"/>
                      </a:xfrm>
                      <a:prstGeom prst="rect">
                        <a:avLst/>
                      </a:prstGeom>
                      <a:noFill/>
                      <a:ln>
                        <a:noFill/>
                      </a:ln>
                    </pic:spPr>
                  </pic:pic>
                </a:graphicData>
              </a:graphic>
            </wp:inline>
          </w:drawing>
        </w:r>
      </w:ins>
    </w:p>
    <w:p w:rsidR="00FF021F" w:rsidRDefault="00FF021F" w:rsidP="00FF021F">
      <w:pPr>
        <w:pStyle w:val="Heading2"/>
      </w:pPr>
      <w:bookmarkStart w:id="70" w:name="_Toc327290189"/>
      <w:proofErr w:type="spellStart"/>
      <w:r>
        <w:t>ReserveFailed</w:t>
      </w:r>
      <w:bookmarkEnd w:id="70"/>
      <w:proofErr w:type="spellEnd"/>
    </w:p>
    <w:p w:rsidR="00FF021F" w:rsidRDefault="00FF021F" w:rsidP="00FF021F"/>
    <w:p w:rsidR="00FF021F" w:rsidRDefault="00CC11E2" w:rsidP="00FF021F">
      <w:pPr>
        <w:jc w:val="center"/>
      </w:pPr>
      <w:r>
        <w:rPr>
          <w:noProof/>
          <w:lang w:val="en-GB" w:eastAsia="en-GB"/>
        </w:rPr>
        <w:lastRenderedPageBreak/>
        <w:drawing>
          <wp:inline distT="0" distB="0" distL="0" distR="0">
            <wp:extent cx="5324475" cy="2524125"/>
            <wp:effectExtent l="0" t="0" r="0" b="0"/>
            <wp:docPr id="11" name="Picture 11" descr="ogf_nsi_connection_types_v2_0_xsd_Element_tns_reserve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f_nsi_connection_types_v2_0_xsd_Element_tns_reserveFail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475" cy="2524125"/>
                    </a:xfrm>
                    <a:prstGeom prst="rect">
                      <a:avLst/>
                    </a:prstGeom>
                    <a:noFill/>
                    <a:ln>
                      <a:noFill/>
                    </a:ln>
                  </pic:spPr>
                </pic:pic>
              </a:graphicData>
            </a:graphic>
          </wp:inline>
        </w:drawing>
      </w:r>
    </w:p>
    <w:p w:rsidR="00FF021F" w:rsidRPr="00F75BBD" w:rsidRDefault="00FF021F" w:rsidP="00FF021F"/>
    <w:p w:rsidR="00FF021F" w:rsidRDefault="00FF021F" w:rsidP="00FF021F">
      <w:pPr>
        <w:pStyle w:val="Heading2"/>
      </w:pPr>
      <w:bookmarkStart w:id="71" w:name="_Toc327290190"/>
      <w:r>
        <w:t>Provision</w:t>
      </w:r>
      <w:bookmarkEnd w:id="71"/>
    </w:p>
    <w:p w:rsidR="008176B2" w:rsidRPr="008176B2" w:rsidRDefault="008176B2" w:rsidP="008176B2">
      <w:pPr>
        <w:pStyle w:val="nobreak"/>
      </w:pPr>
    </w:p>
    <w:p w:rsidR="00FF021F" w:rsidRDefault="00CC11E2" w:rsidP="008176B2">
      <w:pPr>
        <w:jc w:val="center"/>
      </w:pPr>
      <w:r>
        <w:rPr>
          <w:noProof/>
          <w:lang w:val="en-GB" w:eastAsia="en-GB"/>
        </w:rPr>
        <w:drawing>
          <wp:inline distT="0" distB="0" distL="0" distR="0" wp14:anchorId="0F745A8B" wp14:editId="7DC22E34">
            <wp:extent cx="4772025" cy="866775"/>
            <wp:effectExtent l="0" t="0" r="9525" b="9525"/>
            <wp:docPr id="54" name="Picture 54" descr="C:\Users\guy\AppData\Local\Microsoft\Windows\Temporary Internet Files\Content.Word\ogf_nsi_connection_types_v2_0_xsd_Element_tns_pro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C:\Users\guy\AppData\Local\Microsoft\Windows\Temporary Internet Files\Content.Word\ogf_nsi_connection_types_v2_0_xsd_Element_tns_provis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866775"/>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72" w:name="_Toc327290191"/>
      <w:proofErr w:type="spellStart"/>
      <w:r>
        <w:t>ProvisionConfirmed</w:t>
      </w:r>
      <w:bookmarkEnd w:id="72"/>
      <w:proofErr w:type="spellEnd"/>
    </w:p>
    <w:p w:rsidR="008176B2" w:rsidRPr="008176B2" w:rsidRDefault="008176B2" w:rsidP="008176B2">
      <w:pPr>
        <w:pStyle w:val="nobreak"/>
      </w:pPr>
    </w:p>
    <w:p w:rsidR="00FF021F" w:rsidRDefault="00CC11E2" w:rsidP="008176B2">
      <w:pPr>
        <w:jc w:val="center"/>
      </w:pPr>
      <w:r>
        <w:rPr>
          <w:noProof/>
          <w:lang w:val="en-GB" w:eastAsia="en-GB"/>
        </w:rPr>
        <w:drawing>
          <wp:inline distT="0" distB="0" distL="0" distR="0" wp14:anchorId="76B3957F" wp14:editId="627B26F1">
            <wp:extent cx="5486400" cy="1509932"/>
            <wp:effectExtent l="0" t="0" r="0" b="0"/>
            <wp:docPr id="53" name="Picture 53" descr="C:\Users\guy\AppData\Local\Microsoft\Windows\Temporary Internet Files\Content.Word\ogf_nsi_connection_types_v2_0_xsd_Element_tns_provision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guy\AppData\Local\Microsoft\Windows\Temporary Internet Files\Content.Word\ogf_nsi_connection_types_v2_0_xsd_Element_tns_provisionConfirm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509932"/>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73" w:name="_Toc327290192"/>
      <w:proofErr w:type="spellStart"/>
      <w:r>
        <w:lastRenderedPageBreak/>
        <w:t>ProvisionFailed</w:t>
      </w:r>
      <w:bookmarkEnd w:id="73"/>
      <w:proofErr w:type="spellEnd"/>
    </w:p>
    <w:p w:rsidR="00FF021F" w:rsidRDefault="00CC11E2" w:rsidP="008176B2">
      <w:pPr>
        <w:jc w:val="center"/>
      </w:pPr>
      <w:r>
        <w:rPr>
          <w:noProof/>
          <w:lang w:val="en-GB" w:eastAsia="en-GB"/>
        </w:rPr>
        <w:drawing>
          <wp:inline distT="0" distB="0" distL="0" distR="0" wp14:anchorId="0F71FFB5" wp14:editId="236B8D29">
            <wp:extent cx="5324475" cy="2524125"/>
            <wp:effectExtent l="0" t="0" r="9525" b="9525"/>
            <wp:docPr id="52" name="Picture 52" descr="C:\Users\guy\AppData\Local\Microsoft\Windows\Temporary Internet Files\Content.Word\ogf_nsi_connection_types_v2_0_xsd_Element_tns_provision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guy\AppData\Local\Microsoft\Windows\Temporary Internet Files\Content.Word\ogf_nsi_connection_types_v2_0_xsd_Element_tns_provisionFai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2524125"/>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74" w:name="_Toc327290193"/>
      <w:r>
        <w:t>Release</w:t>
      </w:r>
      <w:bookmarkEnd w:id="74"/>
    </w:p>
    <w:p w:rsidR="00FF021F" w:rsidRDefault="00FF021F" w:rsidP="008176B2">
      <w:pPr>
        <w:jc w:val="center"/>
      </w:pPr>
    </w:p>
    <w:p w:rsidR="00FF021F" w:rsidRDefault="00CC11E2" w:rsidP="008176B2">
      <w:pPr>
        <w:jc w:val="center"/>
      </w:pPr>
      <w:r>
        <w:rPr>
          <w:noProof/>
          <w:lang w:val="en-GB" w:eastAsia="en-GB"/>
        </w:rPr>
        <w:drawing>
          <wp:inline distT="0" distB="0" distL="0" distR="0">
            <wp:extent cx="4772025" cy="866775"/>
            <wp:effectExtent l="0" t="0" r="0" b="0"/>
            <wp:docPr id="16" name="Picture 16" descr="ogf_nsi_connection_types_v2_0_xsd_Element_tns_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f_nsi_connection_types_v2_0_xsd_Element_tns_relea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2025" cy="866775"/>
                    </a:xfrm>
                    <a:prstGeom prst="rect">
                      <a:avLst/>
                    </a:prstGeom>
                    <a:noFill/>
                    <a:ln>
                      <a:noFill/>
                    </a:ln>
                  </pic:spPr>
                </pic:pic>
              </a:graphicData>
            </a:graphic>
          </wp:inline>
        </w:drawing>
      </w:r>
    </w:p>
    <w:p w:rsidR="008176B2" w:rsidRPr="003A7D18" w:rsidRDefault="008176B2" w:rsidP="008176B2">
      <w:pPr>
        <w:jc w:val="center"/>
      </w:pPr>
    </w:p>
    <w:p w:rsidR="00FF021F" w:rsidRDefault="00FF021F" w:rsidP="00FF021F">
      <w:pPr>
        <w:pStyle w:val="Heading2"/>
      </w:pPr>
      <w:bookmarkStart w:id="75" w:name="_Toc327290194"/>
      <w:proofErr w:type="spellStart"/>
      <w:r>
        <w:t>ReleaseConfirmed</w:t>
      </w:r>
      <w:bookmarkEnd w:id="75"/>
      <w:proofErr w:type="spellEnd"/>
    </w:p>
    <w:p w:rsidR="00FF021F" w:rsidRDefault="00FF021F" w:rsidP="008176B2">
      <w:pPr>
        <w:jc w:val="center"/>
      </w:pPr>
    </w:p>
    <w:p w:rsidR="00FF021F" w:rsidRPr="003A7D18" w:rsidRDefault="00CC11E2" w:rsidP="008176B2">
      <w:pPr>
        <w:jc w:val="center"/>
      </w:pPr>
      <w:r>
        <w:rPr>
          <w:noProof/>
          <w:lang w:val="en-GB" w:eastAsia="en-GB"/>
        </w:rPr>
        <w:drawing>
          <wp:inline distT="0" distB="0" distL="0" distR="0">
            <wp:extent cx="5486400" cy="1509932"/>
            <wp:effectExtent l="0" t="0" r="0" b="0"/>
            <wp:docPr id="34" name="Picture 34" descr="ogf_nsi_connection_types_v2_0_xsd_Element_tns_releaseConfi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gf_nsi_connection_types_v2_0_xsd_Element_tns_releaseConfirm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509932"/>
                    </a:xfrm>
                    <a:prstGeom prst="rect">
                      <a:avLst/>
                    </a:prstGeom>
                    <a:noFill/>
                    <a:ln>
                      <a:noFill/>
                    </a:ln>
                  </pic:spPr>
                </pic:pic>
              </a:graphicData>
            </a:graphic>
          </wp:inline>
        </w:drawing>
      </w:r>
    </w:p>
    <w:p w:rsidR="00FF021F" w:rsidRDefault="00FF021F" w:rsidP="00FF021F">
      <w:pPr>
        <w:pStyle w:val="Heading2"/>
      </w:pPr>
      <w:bookmarkStart w:id="76" w:name="_Toc327290195"/>
      <w:proofErr w:type="spellStart"/>
      <w:r>
        <w:lastRenderedPageBreak/>
        <w:t>ReleaseFailed</w:t>
      </w:r>
      <w:bookmarkEnd w:id="76"/>
      <w:proofErr w:type="spellEnd"/>
    </w:p>
    <w:p w:rsidR="008176B2" w:rsidRPr="008176B2" w:rsidRDefault="008176B2" w:rsidP="008176B2">
      <w:pPr>
        <w:pStyle w:val="nobreak"/>
      </w:pPr>
    </w:p>
    <w:p w:rsidR="00FF021F" w:rsidRDefault="00CC11E2" w:rsidP="00FF021F">
      <w:pPr>
        <w:jc w:val="center"/>
      </w:pPr>
      <w:r>
        <w:rPr>
          <w:noProof/>
          <w:lang w:val="en-GB" w:eastAsia="en-GB"/>
        </w:rPr>
        <w:drawing>
          <wp:inline distT="0" distB="0" distL="0" distR="0">
            <wp:extent cx="5324475" cy="2524125"/>
            <wp:effectExtent l="0" t="0" r="0" b="0"/>
            <wp:docPr id="39" name="Picture 39" descr="ogf_nsi_connection_types_v2_0_xsd_Element_tns_release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gf_nsi_connection_types_v2_0_xsd_Element_tns_releaseFai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2524125"/>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77" w:name="_Toc327290196"/>
      <w:r>
        <w:t>Terminate</w:t>
      </w:r>
      <w:bookmarkEnd w:id="77"/>
    </w:p>
    <w:p w:rsidR="00FF021F" w:rsidRDefault="00CC11E2" w:rsidP="008176B2">
      <w:pPr>
        <w:jc w:val="center"/>
      </w:pPr>
      <w:r>
        <w:rPr>
          <w:noProof/>
          <w:lang w:val="en-GB" w:eastAsia="en-GB"/>
        </w:rPr>
        <w:drawing>
          <wp:inline distT="0" distB="0" distL="0" distR="0" wp14:anchorId="330E1B95" wp14:editId="3F44EA89">
            <wp:extent cx="4772025" cy="866775"/>
            <wp:effectExtent l="0" t="0" r="9525" b="9525"/>
            <wp:docPr id="40" name="Picture 40" descr="C:\Users\guy\AppData\Local\Microsoft\Windows\Temporary Internet Files\Content.Word\ogf_nsi_connection_types_v2_0_xsd_Element_tns_termi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guy\AppData\Local\Microsoft\Windows\Temporary Internet Files\Content.Word\ogf_nsi_connection_types_v2_0_xsd_Element_tns_termina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2025" cy="866775"/>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78" w:name="_Toc327290197"/>
      <w:proofErr w:type="spellStart"/>
      <w:r>
        <w:t>TerminateConfirmed</w:t>
      </w:r>
      <w:bookmarkEnd w:id="78"/>
      <w:proofErr w:type="spellEnd"/>
    </w:p>
    <w:p w:rsidR="008176B2" w:rsidRPr="008176B2" w:rsidRDefault="008176B2" w:rsidP="008176B2">
      <w:pPr>
        <w:pStyle w:val="nobreak"/>
      </w:pPr>
    </w:p>
    <w:p w:rsidR="00FF021F" w:rsidRDefault="00CC11E2" w:rsidP="008176B2">
      <w:pPr>
        <w:jc w:val="center"/>
      </w:pPr>
      <w:r>
        <w:rPr>
          <w:noProof/>
          <w:lang w:val="en-GB" w:eastAsia="en-GB"/>
        </w:rPr>
        <w:drawing>
          <wp:inline distT="0" distB="0" distL="0" distR="0" wp14:anchorId="2E037657" wp14:editId="55DFB48E">
            <wp:extent cx="5486400" cy="1509932"/>
            <wp:effectExtent l="0" t="0" r="0" b="0"/>
            <wp:docPr id="41" name="Picture 41" descr="C:\Users\guy\AppData\Local\Microsoft\Windows\Temporary Internet Files\Content.Word\ogf_nsi_connection_types_v2_0_xsd_Element_tns_terminat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guy\AppData\Local\Microsoft\Windows\Temporary Internet Files\Content.Word\ogf_nsi_connection_types_v2_0_xsd_Element_tns_terminateConfirm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509932"/>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79" w:name="_Toc327290198"/>
      <w:proofErr w:type="spellStart"/>
      <w:r>
        <w:lastRenderedPageBreak/>
        <w:t>TerminateFailed</w:t>
      </w:r>
      <w:bookmarkEnd w:id="79"/>
      <w:proofErr w:type="spellEnd"/>
    </w:p>
    <w:p w:rsidR="008176B2" w:rsidRPr="008176B2" w:rsidRDefault="008176B2" w:rsidP="008176B2">
      <w:pPr>
        <w:pStyle w:val="nobreak"/>
      </w:pPr>
    </w:p>
    <w:p w:rsidR="00FF021F" w:rsidRDefault="00CC11E2" w:rsidP="008176B2">
      <w:pPr>
        <w:jc w:val="center"/>
      </w:pPr>
      <w:r>
        <w:rPr>
          <w:noProof/>
          <w:lang w:val="en-GB" w:eastAsia="en-GB"/>
        </w:rPr>
        <w:drawing>
          <wp:inline distT="0" distB="0" distL="0" distR="0" wp14:anchorId="2ED9D823" wp14:editId="76458982">
            <wp:extent cx="5324475" cy="2524125"/>
            <wp:effectExtent l="0" t="0" r="9525" b="9525"/>
            <wp:docPr id="26" name="Picture 26" descr="C:\Users\guy\AppData\Local\Microsoft\Windows\Temporary Internet Files\Content.Word\ogf_nsi_connection_types_v2_0_xsd_Element_tns_terminate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guy\AppData\Local\Microsoft\Windows\Temporary Internet Files\Content.Word\ogf_nsi_connection_types_v2_0_xsd_Element_tns_terminateFai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2524125"/>
                    </a:xfrm>
                    <a:prstGeom prst="rect">
                      <a:avLst/>
                    </a:prstGeom>
                    <a:noFill/>
                    <a:ln>
                      <a:noFill/>
                    </a:ln>
                  </pic:spPr>
                </pic:pic>
              </a:graphicData>
            </a:graphic>
          </wp:inline>
        </w:drawing>
      </w:r>
    </w:p>
    <w:p w:rsidR="00FF021F" w:rsidRPr="00F165F1" w:rsidRDefault="00FF021F" w:rsidP="00FF021F"/>
    <w:p w:rsidR="00FF021F" w:rsidRDefault="00FF021F" w:rsidP="00FF021F">
      <w:pPr>
        <w:pStyle w:val="Heading2"/>
      </w:pPr>
      <w:bookmarkStart w:id="80" w:name="_Toc327290199"/>
      <w:r>
        <w:t>Query</w:t>
      </w:r>
      <w:bookmarkEnd w:id="80"/>
    </w:p>
    <w:p w:rsidR="008176B2" w:rsidRPr="008176B2" w:rsidRDefault="008176B2" w:rsidP="008176B2">
      <w:pPr>
        <w:pStyle w:val="nobreak"/>
      </w:pPr>
    </w:p>
    <w:p w:rsidR="00CC11E2" w:rsidRPr="004D2EC4" w:rsidRDefault="00CC11E2" w:rsidP="00CC11E2"/>
    <w:p w:rsidR="00CC11E2" w:rsidRDefault="00CC11E2" w:rsidP="00CC11E2">
      <w:r>
        <w:rPr>
          <w:noProof/>
          <w:lang w:val="en-GB" w:eastAsia="en-GB"/>
        </w:rPr>
        <w:drawing>
          <wp:inline distT="0" distB="0" distL="0" distR="0" wp14:anchorId="0B87C782" wp14:editId="72FD7FEB">
            <wp:extent cx="4543425" cy="1533525"/>
            <wp:effectExtent l="0" t="0" r="9525" b="9525"/>
            <wp:docPr id="51" name="Picture 51" descr="C:\Users\guy\AppData\Local\Microsoft\Windows\Temporary Internet Files\Content.Word\ogf_nsi_connection_types_v2_0_xsd_Element_tns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guy\AppData\Local\Microsoft\Windows\Temporary Internet Files\Content.Word\ogf_nsi_connection_types_v2_0_xsd_Element_tns_quer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3425" cy="1533525"/>
                    </a:xfrm>
                    <a:prstGeom prst="rect">
                      <a:avLst/>
                    </a:prstGeom>
                    <a:noFill/>
                    <a:ln>
                      <a:noFill/>
                    </a:ln>
                  </pic:spPr>
                </pic:pic>
              </a:graphicData>
            </a:graphic>
          </wp:inline>
        </w:drawing>
      </w:r>
    </w:p>
    <w:p w:rsidR="00CC11E2" w:rsidRDefault="00CC11E2" w:rsidP="00CC11E2">
      <w:r>
        <w:rPr>
          <w:noProof/>
          <w:lang w:val="en-GB" w:eastAsia="en-GB"/>
        </w:rPr>
        <w:drawing>
          <wp:inline distT="0" distB="0" distL="0" distR="0" wp14:anchorId="02215555" wp14:editId="53D35433">
            <wp:extent cx="4076700" cy="590550"/>
            <wp:effectExtent l="0" t="0" r="0" b="0"/>
            <wp:docPr id="93" name="Picture 93" descr="C:\Users\guy\AppData\Local\Microsoft\Windows\Temporary Internet Files\Content.Word\ogf_nsi_connection_types_v2_0_xsd_Element_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guy\AppData\Local\Microsoft\Windows\Temporary Internet Files\Content.Word\ogf_nsi_connection_types_v2_0_xsd_Element_oper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590550"/>
                    </a:xfrm>
                    <a:prstGeom prst="rect">
                      <a:avLst/>
                    </a:prstGeom>
                    <a:noFill/>
                    <a:ln>
                      <a:noFill/>
                    </a:ln>
                  </pic:spPr>
                </pic:pic>
              </a:graphicData>
            </a:graphic>
          </wp:inline>
        </w:drawing>
      </w:r>
    </w:p>
    <w:p w:rsidR="00CC11E2" w:rsidRDefault="00CC11E2" w:rsidP="00CC11E2">
      <w:r>
        <w:rPr>
          <w:noProof/>
          <w:lang w:val="en-GB" w:eastAsia="en-GB"/>
        </w:rPr>
        <w:drawing>
          <wp:inline distT="0" distB="0" distL="0" distR="0" wp14:anchorId="6D521CD1" wp14:editId="02286B2D">
            <wp:extent cx="5495925" cy="1840536"/>
            <wp:effectExtent l="0" t="0" r="0" b="0"/>
            <wp:docPr id="77" name="Picture 77" descr="C:\Users\guy\AppData\Local\Microsoft\Windows\Temporary Internet Files\Content.Word\ogf_nsi_connection_types_v2_0_xsd_Element_query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C:\Users\guy\AppData\Local\Microsoft\Windows\Temporary Internet Files\Content.Word\ogf_nsi_connection_types_v2_0_xsd_Element_queryFil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925" cy="1840536"/>
                    </a:xfrm>
                    <a:prstGeom prst="rect">
                      <a:avLst/>
                    </a:prstGeom>
                    <a:noFill/>
                    <a:ln>
                      <a:noFill/>
                    </a:ln>
                  </pic:spPr>
                </pic:pic>
              </a:graphicData>
            </a:graphic>
          </wp:inline>
        </w:drawing>
      </w:r>
    </w:p>
    <w:p w:rsidR="00CC11E2" w:rsidRDefault="00CC11E2" w:rsidP="00CC11E2"/>
    <w:p w:rsidR="00FF021F" w:rsidRDefault="00FF021F" w:rsidP="008176B2">
      <w:pPr>
        <w:jc w:val="center"/>
      </w:pPr>
    </w:p>
    <w:p w:rsidR="00FF021F" w:rsidRPr="00F165F1" w:rsidRDefault="00FF021F" w:rsidP="00FF021F"/>
    <w:p w:rsidR="00FF021F" w:rsidRDefault="00FF021F" w:rsidP="00FF021F">
      <w:pPr>
        <w:pStyle w:val="Heading2"/>
      </w:pPr>
      <w:bookmarkStart w:id="81" w:name="_Toc327290200"/>
      <w:proofErr w:type="spellStart"/>
      <w:r>
        <w:lastRenderedPageBreak/>
        <w:t>QueryConfirmed</w:t>
      </w:r>
      <w:bookmarkEnd w:id="81"/>
      <w:proofErr w:type="spellEnd"/>
    </w:p>
    <w:p w:rsidR="008176B2" w:rsidRPr="008176B2" w:rsidRDefault="008176B2" w:rsidP="008176B2">
      <w:pPr>
        <w:pStyle w:val="nobreak"/>
      </w:pPr>
    </w:p>
    <w:p w:rsidR="00FF021F" w:rsidRDefault="00CC11E2" w:rsidP="008176B2">
      <w:pPr>
        <w:jc w:val="center"/>
      </w:pPr>
      <w:r>
        <w:rPr>
          <w:noProof/>
          <w:lang w:val="en-GB" w:eastAsia="en-GB"/>
        </w:rPr>
        <w:drawing>
          <wp:inline distT="0" distB="0" distL="0" distR="0" wp14:anchorId="30CC0B31" wp14:editId="1ED621BB">
            <wp:extent cx="5486400" cy="1732123"/>
            <wp:effectExtent l="0" t="0" r="0" b="0"/>
            <wp:docPr id="50" name="Picture 50" descr="C:\Users\guy\AppData\Local\Microsoft\Windows\Temporary Internet Files\Content.Word\ogf_nsi_connection_types_v2_0_xsd_Element_tns_query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guy\AppData\Local\Microsoft\Windows\Temporary Internet Files\Content.Word\ogf_nsi_connection_types_v2_0_xsd_Element_tns_queryConfirm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732123"/>
                    </a:xfrm>
                    <a:prstGeom prst="rect">
                      <a:avLst/>
                    </a:prstGeom>
                    <a:noFill/>
                    <a:ln>
                      <a:noFill/>
                    </a:ln>
                  </pic:spPr>
                </pic:pic>
              </a:graphicData>
            </a:graphic>
          </wp:inline>
        </w:drawing>
      </w:r>
    </w:p>
    <w:p w:rsidR="00FF021F" w:rsidRPr="00F165F1" w:rsidRDefault="00FF021F" w:rsidP="00FF021F"/>
    <w:p w:rsidR="00FF021F" w:rsidRDefault="00FF021F" w:rsidP="00FF021F">
      <w:pPr>
        <w:pStyle w:val="Heading2"/>
      </w:pPr>
      <w:bookmarkStart w:id="82" w:name="_Toc327290201"/>
      <w:proofErr w:type="spellStart"/>
      <w:r>
        <w:t>QueryFailed</w:t>
      </w:r>
      <w:bookmarkEnd w:id="82"/>
      <w:proofErr w:type="spellEnd"/>
    </w:p>
    <w:p w:rsidR="008176B2" w:rsidRPr="008176B2" w:rsidRDefault="008176B2" w:rsidP="008176B2">
      <w:pPr>
        <w:pStyle w:val="nobreak"/>
      </w:pPr>
    </w:p>
    <w:p w:rsidR="00FF021F" w:rsidRDefault="00CC11E2" w:rsidP="008176B2">
      <w:pPr>
        <w:jc w:val="center"/>
      </w:pPr>
      <w:r>
        <w:rPr>
          <w:noProof/>
          <w:lang w:val="en-GB" w:eastAsia="en-GB"/>
        </w:rPr>
        <w:drawing>
          <wp:inline distT="0" distB="0" distL="0" distR="0" wp14:anchorId="6C9EF348" wp14:editId="28E81542">
            <wp:extent cx="4914900" cy="866775"/>
            <wp:effectExtent l="0" t="0" r="0" b="9525"/>
            <wp:docPr id="49" name="Picture 49" descr="C:\Users\guy\AppData\Local\Microsoft\Windows\Temporary Internet Files\Content.Word\ogf_nsi_connection_types_v2_0_xsd_Element_tns_query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guy\AppData\Local\Microsoft\Windows\Temporary Internet Files\Content.Word\ogf_nsi_connection_types_v2_0_xsd_Element_tns_queryFai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866775"/>
                    </a:xfrm>
                    <a:prstGeom prst="rect">
                      <a:avLst/>
                    </a:prstGeom>
                    <a:noFill/>
                    <a:ln>
                      <a:noFill/>
                    </a:ln>
                  </pic:spPr>
                </pic:pic>
              </a:graphicData>
            </a:graphic>
          </wp:inline>
        </w:drawing>
      </w:r>
    </w:p>
    <w:p w:rsidR="00FF021F" w:rsidRPr="00F165F1" w:rsidRDefault="00FF021F" w:rsidP="00FF021F"/>
    <w:p w:rsidR="00FF021F" w:rsidRDefault="00CC11E2" w:rsidP="00FF021F">
      <w:pPr>
        <w:pStyle w:val="Heading2"/>
      </w:pPr>
      <w:r>
        <w:t>Query Response</w:t>
      </w:r>
    </w:p>
    <w:p w:rsidR="00FF021F" w:rsidRDefault="00FF021F" w:rsidP="00FF021F">
      <w:pPr>
        <w:jc w:val="center"/>
        <w:rPr>
          <w:rFonts w:ascii="Times New Roman" w:hAnsi="Times New Roman"/>
          <w:color w:val="000096"/>
          <w:sz w:val="16"/>
          <w:szCs w:val="16"/>
        </w:rPr>
      </w:pPr>
    </w:p>
    <w:p w:rsidR="00CC11E2" w:rsidRDefault="00CC11E2" w:rsidP="00CC11E2"/>
    <w:p w:rsidR="00CC11E2" w:rsidRDefault="00CC11E2" w:rsidP="00CC11E2">
      <w:r>
        <w:rPr>
          <w:noProof/>
          <w:lang w:val="en-GB" w:eastAsia="en-GB"/>
        </w:rPr>
        <w:drawing>
          <wp:inline distT="0" distB="0" distL="0" distR="0" wp14:anchorId="6F3E530F" wp14:editId="45054888">
            <wp:extent cx="5575627" cy="3990975"/>
            <wp:effectExtent l="0" t="0" r="0" b="0"/>
            <wp:docPr id="74" name="Picture 74" descr="C:\Users\guy\AppData\Local\Microsoft\Windows\Temporary Internet Files\Content.Word\ogf_nsi_connection_types_v2_0_xsd_Element_reservation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C:\Users\guy\AppData\Local\Microsoft\Windows\Temporary Internet Files\Content.Word\ogf_nsi_connection_types_v2_0_xsd_Element_reservationSumma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5627" cy="3990975"/>
                    </a:xfrm>
                    <a:prstGeom prst="rect">
                      <a:avLst/>
                    </a:prstGeom>
                    <a:noFill/>
                    <a:ln>
                      <a:noFill/>
                    </a:ln>
                  </pic:spPr>
                </pic:pic>
              </a:graphicData>
            </a:graphic>
          </wp:inline>
        </w:drawing>
      </w:r>
    </w:p>
    <w:p w:rsidR="00CC11E2" w:rsidRDefault="00CC11E2" w:rsidP="00CC11E2">
      <w:r>
        <w:rPr>
          <w:noProof/>
          <w:lang w:val="en-GB" w:eastAsia="en-GB"/>
        </w:rPr>
        <w:lastRenderedPageBreak/>
        <w:drawing>
          <wp:inline distT="0" distB="0" distL="0" distR="0" wp14:anchorId="76BC5A67" wp14:editId="32E508D2">
            <wp:extent cx="5467350" cy="1209675"/>
            <wp:effectExtent l="0" t="0" r="0" b="9525"/>
            <wp:docPr id="7" name="Picture 7" descr="ogf_nsi_connection_types_v2_0_xsd_Element_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gf_nsi_connection_types_v2_0_xsd_Element_childre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1209675"/>
                    </a:xfrm>
                    <a:prstGeom prst="rect">
                      <a:avLst/>
                    </a:prstGeom>
                    <a:noFill/>
                    <a:ln>
                      <a:noFill/>
                    </a:ln>
                  </pic:spPr>
                </pic:pic>
              </a:graphicData>
            </a:graphic>
          </wp:inline>
        </w:drawing>
      </w:r>
    </w:p>
    <w:p w:rsidR="00CC11E2" w:rsidRDefault="00CC11E2" w:rsidP="00CC11E2"/>
    <w:p w:rsidR="00CC11E2" w:rsidRDefault="00CC11E2" w:rsidP="00CC11E2">
      <w:r>
        <w:rPr>
          <w:noProof/>
          <w:lang w:val="en-GB" w:eastAsia="en-GB"/>
        </w:rPr>
        <w:drawing>
          <wp:inline distT="0" distB="0" distL="0" distR="0" wp14:anchorId="17902D3E" wp14:editId="11246BE8">
            <wp:extent cx="4667250" cy="2952750"/>
            <wp:effectExtent l="0" t="0" r="0" b="0"/>
            <wp:docPr id="25" name="Picture 25" descr="C:\Users\guy\AppData\Local\Microsoft\Windows\Temporary Internet Files\Content.Word\ogf_nsi_connection_types_v2_0_xsd_Element_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guy\AppData\Local\Microsoft\Windows\Temporary Internet Files\Content.Word\ogf_nsi_connection_types_v2_0_xsd_Element_chil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7250" cy="2952750"/>
                    </a:xfrm>
                    <a:prstGeom prst="rect">
                      <a:avLst/>
                    </a:prstGeom>
                    <a:noFill/>
                    <a:ln>
                      <a:noFill/>
                    </a:ln>
                  </pic:spPr>
                </pic:pic>
              </a:graphicData>
            </a:graphic>
          </wp:inline>
        </w:drawing>
      </w:r>
    </w:p>
    <w:p w:rsidR="00CC11E2" w:rsidRDefault="00CC11E2" w:rsidP="00CC11E2">
      <w:r>
        <w:rPr>
          <w:noProof/>
          <w:lang w:val="en-GB" w:eastAsia="en-GB"/>
        </w:rPr>
        <w:lastRenderedPageBreak/>
        <w:drawing>
          <wp:inline distT="0" distB="0" distL="0" distR="0" wp14:anchorId="3D4C6897" wp14:editId="3755435F">
            <wp:extent cx="5551289" cy="4048125"/>
            <wp:effectExtent l="0" t="0" r="0" b="0"/>
            <wp:docPr id="76" name="Picture 76" descr="C:\Users\guy\AppData\Local\Microsoft\Windows\Temporary Internet Files\Content.Word\ogf_nsi_connection_types_v2_0_xsd_Element_reserv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Users\guy\AppData\Local\Microsoft\Windows\Temporary Internet Files\Content.Word\ogf_nsi_connection_types_v2_0_xsd_Element_reservationDetail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1289" cy="4048125"/>
                    </a:xfrm>
                    <a:prstGeom prst="rect">
                      <a:avLst/>
                    </a:prstGeom>
                    <a:noFill/>
                    <a:ln>
                      <a:noFill/>
                    </a:ln>
                  </pic:spPr>
                </pic:pic>
              </a:graphicData>
            </a:graphic>
          </wp:inline>
        </w:drawing>
      </w:r>
    </w:p>
    <w:p w:rsidR="00CC11E2" w:rsidRDefault="00CC11E2" w:rsidP="00CC11E2"/>
    <w:p w:rsidR="00CC11E2" w:rsidRDefault="00CC11E2" w:rsidP="00CC11E2">
      <w:r>
        <w:rPr>
          <w:noProof/>
          <w:lang w:val="en-GB" w:eastAsia="en-GB"/>
        </w:rPr>
        <w:drawing>
          <wp:inline distT="0" distB="0" distL="0" distR="0" wp14:anchorId="5D06572C" wp14:editId="574B0DA6">
            <wp:extent cx="5334000" cy="1209675"/>
            <wp:effectExtent l="0" t="0" r="0" b="9525"/>
            <wp:docPr id="43" name="Picture 43" descr="C:\Users\guy\AppData\Local\Microsoft\Windows\Temporary Internet Files\Content.Word\ogf_nsi_connection_types_v2_0_xsd_Element_childr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uy\AppData\Local\Microsoft\Windows\Temporary Internet Files\Content.Word\ogf_nsi_connection_types_v2_0_xsd_Element_children_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1209675"/>
                    </a:xfrm>
                    <a:prstGeom prst="rect">
                      <a:avLst/>
                    </a:prstGeom>
                    <a:noFill/>
                    <a:ln>
                      <a:noFill/>
                    </a:ln>
                  </pic:spPr>
                </pic:pic>
              </a:graphicData>
            </a:graphic>
          </wp:inline>
        </w:drawing>
      </w:r>
    </w:p>
    <w:p w:rsidR="00CC11E2" w:rsidRDefault="00CC11E2" w:rsidP="00CC11E2"/>
    <w:p w:rsidR="00CC11E2" w:rsidRDefault="00CC11E2" w:rsidP="00CC11E2">
      <w:r>
        <w:rPr>
          <w:noProof/>
          <w:lang w:val="en-GB" w:eastAsia="en-GB"/>
        </w:rPr>
        <w:lastRenderedPageBreak/>
        <w:drawing>
          <wp:inline distT="0" distB="0" distL="0" distR="0" wp14:anchorId="75576AE6" wp14:editId="35ACF257">
            <wp:extent cx="5105400" cy="4114800"/>
            <wp:effectExtent l="0" t="0" r="0" b="0"/>
            <wp:docPr id="24" name="Picture 24" descr="C:\Users\guy\AppData\Local\Microsoft\Windows\Temporary Internet Files\Content.Word\ogf_nsi_connection_types_v2_0_xsd_Element_chil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uy\AppData\Local\Microsoft\Windows\Temporary Internet Files\Content.Word\ogf_nsi_connection_types_v2_0_xsd_Element_child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114800"/>
                    </a:xfrm>
                    <a:prstGeom prst="rect">
                      <a:avLst/>
                    </a:prstGeom>
                    <a:noFill/>
                    <a:ln>
                      <a:noFill/>
                    </a:ln>
                  </pic:spPr>
                </pic:pic>
              </a:graphicData>
            </a:graphic>
          </wp:inline>
        </w:drawing>
      </w:r>
    </w:p>
    <w:p w:rsidR="00CC11E2" w:rsidRDefault="00CC11E2" w:rsidP="00CC11E2"/>
    <w:p w:rsidR="00FF021F" w:rsidRDefault="00FF021F" w:rsidP="00FF021F">
      <w:pPr>
        <w:jc w:val="center"/>
        <w:rPr>
          <w:rFonts w:ascii="Times New Roman" w:hAnsi="Times New Roman"/>
          <w:color w:val="000096"/>
          <w:sz w:val="16"/>
          <w:szCs w:val="16"/>
        </w:rPr>
      </w:pPr>
    </w:p>
    <w:p w:rsidR="00C94A61" w:rsidRDefault="00C94A61" w:rsidP="0028295D"/>
    <w:p w:rsidR="00CC11E2" w:rsidRDefault="00CC11E2" w:rsidP="00CC11E2">
      <w:r>
        <w:rPr>
          <w:noProof/>
          <w:lang w:val="en-GB" w:eastAsia="en-GB"/>
        </w:rPr>
        <w:drawing>
          <wp:inline distT="0" distB="0" distL="0" distR="0" wp14:anchorId="2616865F" wp14:editId="492DB823">
            <wp:extent cx="4772025" cy="866775"/>
            <wp:effectExtent l="0" t="0" r="9525" b="9525"/>
            <wp:docPr id="63" name="Picture 63" descr="C:\Users\guy\AppData\Local\Microsoft\Windows\Temporary Internet Files\Content.Word\ogf_nsi_connection_types_v2_0_xsd_Element_tns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Users\guy\AppData\Local\Microsoft\Windows\Temporary Internet Files\Content.Word\ogf_nsi_connection_types_v2_0_xsd_Element_tns_modif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2025" cy="866775"/>
                    </a:xfrm>
                    <a:prstGeom prst="rect">
                      <a:avLst/>
                    </a:prstGeom>
                    <a:noFill/>
                    <a:ln>
                      <a:noFill/>
                    </a:ln>
                  </pic:spPr>
                </pic:pic>
              </a:graphicData>
            </a:graphic>
          </wp:inline>
        </w:drawing>
      </w:r>
    </w:p>
    <w:p w:rsidR="00CC11E2" w:rsidRDefault="00CC11E2" w:rsidP="00CC11E2">
      <w:r>
        <w:rPr>
          <w:noProof/>
          <w:lang w:val="en-GB" w:eastAsia="en-GB"/>
        </w:rPr>
        <w:drawing>
          <wp:inline distT="0" distB="0" distL="0" distR="0" wp14:anchorId="79FDF772" wp14:editId="1F0ABD5D">
            <wp:extent cx="4772025" cy="866775"/>
            <wp:effectExtent l="0" t="0" r="9525" b="9525"/>
            <wp:docPr id="62" name="Picture 62" descr="C:\Users\guy\AppData\Local\Microsoft\Windows\Temporary Internet Files\Content.Word\ogf_nsi_connection_types_v2_0_xsd_Element_tns_modify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Users\guy\AppData\Local\Microsoft\Windows\Temporary Internet Files\Content.Word\ogf_nsi_connection_types_v2_0_xsd_Element_tns_modifyCanc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2025" cy="866775"/>
                    </a:xfrm>
                    <a:prstGeom prst="rect">
                      <a:avLst/>
                    </a:prstGeom>
                    <a:noFill/>
                    <a:ln>
                      <a:noFill/>
                    </a:ln>
                  </pic:spPr>
                </pic:pic>
              </a:graphicData>
            </a:graphic>
          </wp:inline>
        </w:drawing>
      </w:r>
    </w:p>
    <w:p w:rsidR="00CC11E2" w:rsidRDefault="00CC11E2" w:rsidP="00CC11E2">
      <w:r>
        <w:rPr>
          <w:noProof/>
          <w:lang w:val="en-GB" w:eastAsia="en-GB"/>
        </w:rPr>
        <w:drawing>
          <wp:inline distT="0" distB="0" distL="0" distR="0" wp14:anchorId="7A0F5074" wp14:editId="388E70C5">
            <wp:extent cx="5572125" cy="1533525"/>
            <wp:effectExtent l="0" t="0" r="9525" b="9525"/>
            <wp:docPr id="56" name="Picture 56" descr="C:\Users\guy\AppData\Local\Microsoft\Windows\Temporary Internet Files\Content.Word\ogf_nsi_connection_types_v2_0_xsd_Element_tns_modify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Users\guy\AppData\Local\Microsoft\Windows\Temporary Internet Files\Content.Word\ogf_nsi_connection_types_v2_0_xsd_Element_tns_modifyConfirm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CC11E2" w:rsidRDefault="00CC11E2" w:rsidP="00CC11E2">
      <w:r>
        <w:rPr>
          <w:noProof/>
          <w:lang w:val="en-GB" w:eastAsia="en-GB"/>
        </w:rPr>
        <w:lastRenderedPageBreak/>
        <w:drawing>
          <wp:inline distT="0" distB="0" distL="0" distR="0" wp14:anchorId="4B890E82" wp14:editId="63FE5C01">
            <wp:extent cx="5324475" cy="2524125"/>
            <wp:effectExtent l="0" t="0" r="9525" b="9525"/>
            <wp:docPr id="55" name="Picture 55" descr="C:\Users\guy\AppData\Local\Microsoft\Windows\Temporary Internet Files\Content.Word\ogf_nsi_connection_types_v2_0_xsd_Element_tns_modify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guy\AppData\Local\Microsoft\Windows\Temporary Internet Files\Content.Word\ogf_nsi_connection_types_v2_0_xsd_Element_tns_modifyFai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4475" cy="2524125"/>
                    </a:xfrm>
                    <a:prstGeom prst="rect">
                      <a:avLst/>
                    </a:prstGeom>
                    <a:noFill/>
                    <a:ln>
                      <a:noFill/>
                    </a:ln>
                  </pic:spPr>
                </pic:pic>
              </a:graphicData>
            </a:graphic>
          </wp:inline>
        </w:drawing>
      </w:r>
    </w:p>
    <w:p w:rsidR="00CC11E2" w:rsidRDefault="00CC11E2" w:rsidP="00CC11E2"/>
    <w:p w:rsidR="00CC11E2" w:rsidRDefault="00CC11E2" w:rsidP="00CC11E2">
      <w:r>
        <w:rPr>
          <w:noProof/>
          <w:lang w:val="en-GB" w:eastAsia="en-GB"/>
        </w:rPr>
        <w:drawing>
          <wp:inline distT="0" distB="0" distL="0" distR="0" wp14:anchorId="301C76D8" wp14:editId="4F080633">
            <wp:extent cx="5572125" cy="1533525"/>
            <wp:effectExtent l="0" t="0" r="9525" b="9525"/>
            <wp:docPr id="61" name="Picture 61" descr="C:\Users\guy\AppData\Local\Microsoft\Windows\Temporary Internet Files\Content.Word\ogf_nsi_connection_types_v2_0_xsd_Element_tns_modifyCancel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guy\AppData\Local\Microsoft\Windows\Temporary Internet Files\Content.Word\ogf_nsi_connection_types_v2_0_xsd_Element_tns_modifyCancelConfirm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CC11E2" w:rsidRDefault="00CC11E2" w:rsidP="00CC11E2">
      <w:r>
        <w:rPr>
          <w:noProof/>
          <w:lang w:val="en-GB" w:eastAsia="en-GB"/>
        </w:rPr>
        <w:drawing>
          <wp:inline distT="0" distB="0" distL="0" distR="0" wp14:anchorId="01E2A22E" wp14:editId="6E747568">
            <wp:extent cx="5324475" cy="2524125"/>
            <wp:effectExtent l="0" t="0" r="9525" b="9525"/>
            <wp:docPr id="60" name="Picture 60" descr="C:\Users\guy\AppData\Local\Microsoft\Windows\Temporary Internet Files\Content.Word\ogf_nsi_connection_types_v2_0_xsd_Element_tns_modifyCancel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guy\AppData\Local\Microsoft\Windows\Temporary Internet Files\Content.Word\ogf_nsi_connection_types_v2_0_xsd_Element_tns_modifyCancelFai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4475" cy="2524125"/>
                    </a:xfrm>
                    <a:prstGeom prst="rect">
                      <a:avLst/>
                    </a:prstGeom>
                    <a:noFill/>
                    <a:ln>
                      <a:noFill/>
                    </a:ln>
                  </pic:spPr>
                </pic:pic>
              </a:graphicData>
            </a:graphic>
          </wp:inline>
        </w:drawing>
      </w:r>
    </w:p>
    <w:p w:rsidR="00CC11E2" w:rsidRDefault="00CC11E2" w:rsidP="00CC11E2">
      <w:r>
        <w:rPr>
          <w:noProof/>
          <w:lang w:val="en-GB" w:eastAsia="en-GB"/>
        </w:rPr>
        <w:drawing>
          <wp:inline distT="0" distB="0" distL="0" distR="0" wp14:anchorId="04C9078E" wp14:editId="2F3384DD">
            <wp:extent cx="5076825" cy="1362075"/>
            <wp:effectExtent l="0" t="0" r="9525" b="9525"/>
            <wp:docPr id="59" name="Picture 59" descr="C:\Users\guy\AppData\Local\Microsoft\Windows\Temporary Internet Files\Content.Word\ogf_nsi_connection_types_v2_0_xsd_Element_tns_modify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Users\guy\AppData\Local\Microsoft\Windows\Temporary Internet Files\Content.Word\ogf_nsi_connection_types_v2_0_xsd_Element_tns_modifyChe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6825" cy="1362075"/>
                    </a:xfrm>
                    <a:prstGeom prst="rect">
                      <a:avLst/>
                    </a:prstGeom>
                    <a:noFill/>
                    <a:ln>
                      <a:noFill/>
                    </a:ln>
                  </pic:spPr>
                </pic:pic>
              </a:graphicData>
            </a:graphic>
          </wp:inline>
        </w:drawing>
      </w:r>
    </w:p>
    <w:p w:rsidR="00CC11E2" w:rsidRDefault="00CC11E2" w:rsidP="00CC11E2">
      <w:r>
        <w:rPr>
          <w:noProof/>
          <w:lang w:val="en-GB" w:eastAsia="en-GB"/>
        </w:rPr>
        <w:lastRenderedPageBreak/>
        <w:drawing>
          <wp:inline distT="0" distB="0" distL="0" distR="0" wp14:anchorId="667CE78D" wp14:editId="60CC012F">
            <wp:extent cx="5638800" cy="2709553"/>
            <wp:effectExtent l="0" t="0" r="0" b="0"/>
            <wp:docPr id="58" name="Picture 58" descr="C:\Users\guy\AppData\Local\Microsoft\Windows\Temporary Internet Files\Content.Word\ogf_nsi_connection_types_v2_0_xsd_Element_tns_modifyCheck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guy\AppData\Local\Microsoft\Windows\Temporary Internet Files\Content.Word\ogf_nsi_connection_types_v2_0_xsd_Element_tns_modifyCheckConfirm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8800" cy="2709553"/>
                    </a:xfrm>
                    <a:prstGeom prst="rect">
                      <a:avLst/>
                    </a:prstGeom>
                    <a:noFill/>
                    <a:ln>
                      <a:noFill/>
                    </a:ln>
                  </pic:spPr>
                </pic:pic>
              </a:graphicData>
            </a:graphic>
          </wp:inline>
        </w:drawing>
      </w:r>
    </w:p>
    <w:p w:rsidR="00CC11E2" w:rsidRDefault="00CC11E2" w:rsidP="00CC11E2"/>
    <w:p w:rsidR="00CC11E2" w:rsidRDefault="00CC11E2" w:rsidP="00CC11E2">
      <w:r>
        <w:rPr>
          <w:noProof/>
          <w:lang w:val="en-GB" w:eastAsia="en-GB"/>
        </w:rPr>
        <w:drawing>
          <wp:inline distT="0" distB="0" distL="0" distR="0" wp14:anchorId="0D5656AC" wp14:editId="4447BBDB">
            <wp:extent cx="5324475" cy="2524125"/>
            <wp:effectExtent l="0" t="0" r="9525" b="9525"/>
            <wp:docPr id="57" name="Picture 57" descr="C:\Users\guy\AppData\Local\Microsoft\Windows\Temporary Internet Files\Content.Word\ogf_nsi_connection_types_v2_0_xsd_Element_tns_modifyCheck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guy\AppData\Local\Microsoft\Windows\Temporary Internet Files\Content.Word\ogf_nsi_connection_types_v2_0_xsd_Element_tns_modifyCheckFai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4475" cy="2524125"/>
                    </a:xfrm>
                    <a:prstGeom prst="rect">
                      <a:avLst/>
                    </a:prstGeom>
                    <a:noFill/>
                    <a:ln>
                      <a:noFill/>
                    </a:ln>
                  </pic:spPr>
                </pic:pic>
              </a:graphicData>
            </a:graphic>
          </wp:inline>
        </w:drawing>
      </w:r>
    </w:p>
    <w:p w:rsidR="00CC11E2" w:rsidRDefault="00CC11E2" w:rsidP="00CC11E2"/>
    <w:p w:rsidR="00CC11E2" w:rsidRDefault="00CC11E2" w:rsidP="00CC11E2">
      <w:r>
        <w:rPr>
          <w:noProof/>
          <w:lang w:val="en-GB" w:eastAsia="en-GB"/>
        </w:rPr>
        <w:drawing>
          <wp:inline distT="0" distB="0" distL="0" distR="0" wp14:anchorId="0EFEA351" wp14:editId="59CC1D56">
            <wp:extent cx="5391150" cy="2664591"/>
            <wp:effectExtent l="0" t="0" r="0" b="0"/>
            <wp:docPr id="29" name="Picture 29" descr="C:\Users\guy\AppData\Local\Microsoft\Windows\Temporary Internet Files\Content.Word\ogf_nsi_connection_types_v2_0_xsd_Element_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guy\AppData\Local\Microsoft\Windows\Temporary Internet Files\Content.Word\ogf_nsi_connection_types_v2_0_xsd_Element_crite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2664591"/>
                    </a:xfrm>
                    <a:prstGeom prst="rect">
                      <a:avLst/>
                    </a:prstGeom>
                    <a:noFill/>
                    <a:ln>
                      <a:noFill/>
                    </a:ln>
                  </pic:spPr>
                </pic:pic>
              </a:graphicData>
            </a:graphic>
          </wp:inline>
        </w:drawing>
      </w:r>
    </w:p>
    <w:p w:rsidR="00CC11E2" w:rsidRDefault="00CC11E2" w:rsidP="00CC11E2"/>
    <w:p w:rsidR="00CC11E2" w:rsidRDefault="00CC11E2" w:rsidP="00CC11E2">
      <w:pPr>
        <w:pStyle w:val="Heading1"/>
      </w:pPr>
      <w:r>
        <w:t>Notification</w:t>
      </w:r>
    </w:p>
    <w:p w:rsidR="00CC11E2" w:rsidRDefault="00CC11E2" w:rsidP="00CC11E2">
      <w:r>
        <w:rPr>
          <w:noProof/>
          <w:lang w:val="en-GB" w:eastAsia="en-GB"/>
        </w:rPr>
        <w:drawing>
          <wp:inline distT="0" distB="0" distL="0" distR="0" wp14:anchorId="068E4DF4" wp14:editId="1C5137B9">
            <wp:extent cx="5334000" cy="2847975"/>
            <wp:effectExtent l="0" t="0" r="0" b="9525"/>
            <wp:docPr id="79" name="Picture 79" descr="C:\Users\guy\AppData\Local\Microsoft\Windows\Temporary Internet Files\Content.Word\ogf_nsi_connection_types_v2_0_xsd_Element_tns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guy\AppData\Local\Microsoft\Windows\Temporary Internet Files\Content.Word\ogf_nsi_connection_types_v2_0_xsd_Element_tns_notifica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4000" cy="2847975"/>
                    </a:xfrm>
                    <a:prstGeom prst="rect">
                      <a:avLst/>
                    </a:prstGeom>
                    <a:noFill/>
                    <a:ln>
                      <a:noFill/>
                    </a:ln>
                  </pic:spPr>
                </pic:pic>
              </a:graphicData>
            </a:graphic>
          </wp:inline>
        </w:drawing>
      </w:r>
    </w:p>
    <w:p w:rsidR="00C94A61" w:rsidRDefault="00C94A61" w:rsidP="0028295D"/>
    <w:p w:rsidR="00932BE4" w:rsidRDefault="00932BE4" w:rsidP="00CD6DD3">
      <w:pPr>
        <w:pStyle w:val="Heading1"/>
      </w:pPr>
      <w:bookmarkStart w:id="83" w:name="_Toc327290203"/>
      <w:r>
        <w:t>Connections: Transport and Service planes</w:t>
      </w:r>
      <w:bookmarkEnd w:id="83"/>
    </w:p>
    <w:p w:rsidR="00932BE4" w:rsidRDefault="00932BE4" w:rsidP="004403EB">
      <w:r>
        <w:t xml:space="preserve">The NSI Connection Service defines an abstracted representation of a Connection which is used in the service plane.  This NSI Connection describes a conduit through which information is delivered from an ingress point to the egress point. While the model supports a </w:t>
      </w:r>
      <w:proofErr w:type="spellStart"/>
      <w:r>
        <w:t>uni</w:t>
      </w:r>
      <w:proofErr w:type="spellEnd"/>
      <w:r>
        <w:t xml:space="preserve">-directional model of a connection, only point to point bidirectional symmetric Connections are supported in NSI version 1.0.   </w:t>
      </w:r>
    </w:p>
    <w:p w:rsidR="00932BE4" w:rsidRDefault="00932BE4" w:rsidP="004403EB"/>
    <w:p w:rsidR="00932BE4" w:rsidRDefault="00932BE4" w:rsidP="004403EB">
      <w:r>
        <w:t xml:space="preserve">As illustrated in </w:t>
      </w:r>
      <w:r>
        <w:fldChar w:fldCharType="begin"/>
      </w:r>
      <w:r>
        <w:instrText xml:space="preserve"> REF _Ref296360506 \h </w:instrText>
      </w:r>
      <w:r>
        <w:fldChar w:fldCharType="separate"/>
      </w:r>
      <w:r>
        <w:t xml:space="preserve">Figure </w:t>
      </w:r>
      <w:r>
        <w:rPr>
          <w:noProof/>
        </w:rPr>
        <w:t>3</w:t>
      </w:r>
      <w:r>
        <w:fldChar w:fldCharType="end"/>
      </w:r>
      <w:r>
        <w:t>, the Connection consists of three basic components: an ingress point where user data enters the connection, a transport section that carries the data across the network, and an egress point where user data exits the connection.  These ingress and egress points are called Service Termination Points (STPs).   This technology agnostic model of a Connection allows the NSI protocol to function with many different types of transport technologies.</w:t>
      </w:r>
    </w:p>
    <w:p w:rsidR="00932BE4" w:rsidRDefault="00932BE4" w:rsidP="004403EB"/>
    <w:p w:rsidR="00932BE4" w:rsidRDefault="00932BE4" w:rsidP="004403EB">
      <w:r>
        <w:t xml:space="preserve">The NSI CS protocol is an inter-network protocol, that is, it allows Connections to be built across multiple providers.   The NSI v1.1 topology consists of STPs and Networks.  Networks are groups of STPs configurable from a single NSA.  Connections can be constructed between pairs of STPs and transit Networks - see </w:t>
      </w:r>
      <w:r>
        <w:fldChar w:fldCharType="begin"/>
      </w:r>
      <w:r>
        <w:instrText xml:space="preserve"> REF _Ref296360506 \h </w:instrText>
      </w:r>
      <w:r>
        <w:fldChar w:fldCharType="separate"/>
      </w:r>
      <w:r>
        <w:t xml:space="preserve">Figure </w:t>
      </w:r>
      <w:r>
        <w:rPr>
          <w:noProof/>
        </w:rPr>
        <w:t>3</w:t>
      </w:r>
      <w:r>
        <w:fldChar w:fldCharType="end"/>
      </w:r>
      <w:r>
        <w:t>.    In NSI v1.1 it is assumed that any two STP within a particular Network are able to be connected.  This implies that all Networks are non-blocking.</w:t>
      </w:r>
    </w:p>
    <w:p w:rsidR="00932BE4" w:rsidRDefault="00932BE4" w:rsidP="004403EB"/>
    <w:p w:rsidR="00932BE4" w:rsidRDefault="00932BE4" w:rsidP="004403EB">
      <w:r>
        <w:t xml:space="preserve">Connections within a Network are intra-domain functions, and the technology details of how two STPs are actually connected is up to the local NRM and not a concern of the NSI protocols.   </w:t>
      </w:r>
    </w:p>
    <w:p w:rsidR="00932BE4" w:rsidRDefault="00932BE4" w:rsidP="004403EB"/>
    <w:p w:rsidR="00932BE4" w:rsidRDefault="00932BE4" w:rsidP="004403EB">
      <w:r>
        <w:t>Two NSI Networks interconnect at a shared point known as an SDP.  An SDP is a grouping of two adjacent STPs belonging to different Networks. A complete Connection can be built up by concatenating individual Connections at SDPs.</w:t>
      </w:r>
    </w:p>
    <w:p w:rsidR="00932BE4" w:rsidRDefault="00932BE4" w:rsidP="004403EB"/>
    <w:p w:rsidR="00932BE4" w:rsidRDefault="00932BE4" w:rsidP="004403EB"/>
    <w:p w:rsidR="00932BE4" w:rsidRDefault="00932BE4" w:rsidP="004403EB"/>
    <w:p w:rsidR="00932BE4" w:rsidRDefault="00932BE4" w:rsidP="00CD6DD3"/>
    <w:p w:rsidR="00932BE4" w:rsidRDefault="00932BE4" w:rsidP="00011BE9">
      <w:pPr>
        <w:jc w:val="center"/>
      </w:pPr>
      <w:r>
        <w:rPr>
          <w:noProof/>
          <w:lang w:val="en-GB" w:eastAsia="en-GB"/>
        </w:rPr>
        <w:lastRenderedPageBreak/>
        <w:drawing>
          <wp:inline distT="0" distB="0" distL="0" distR="0" wp14:anchorId="489C015C" wp14:editId="23ED0DD3">
            <wp:extent cx="5581650" cy="2609850"/>
            <wp:effectExtent l="25400" t="0" r="6350" b="0"/>
            <wp:docPr id="1" name="Picture 1"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2"/>
                    <pic:cNvPicPr>
                      <a:picLocks noChangeAspect="1" noChangeArrowheads="1"/>
                    </pic:cNvPicPr>
                  </pic:nvPicPr>
                  <pic:blipFill>
                    <a:blip r:embed="rId65"/>
                    <a:srcRect l="11803" t="23608" r="15736" b="31477"/>
                    <a:stretch>
                      <a:fillRect/>
                    </a:stretch>
                  </pic:blipFill>
                  <pic:spPr bwMode="auto">
                    <a:xfrm>
                      <a:off x="0" y="0"/>
                      <a:ext cx="5581650" cy="2609850"/>
                    </a:xfrm>
                    <a:prstGeom prst="rect">
                      <a:avLst/>
                    </a:prstGeom>
                    <a:noFill/>
                    <a:ln w="9525">
                      <a:noFill/>
                      <a:miter lim="800000"/>
                      <a:headEnd/>
                      <a:tailEnd/>
                    </a:ln>
                  </pic:spPr>
                </pic:pic>
              </a:graphicData>
            </a:graphic>
          </wp:inline>
        </w:drawing>
      </w:r>
    </w:p>
    <w:p w:rsidR="00932BE4" w:rsidRDefault="00932BE4" w:rsidP="00780305">
      <w:pPr>
        <w:pStyle w:val="Caption"/>
        <w:jc w:val="center"/>
      </w:pPr>
      <w:bookmarkStart w:id="84" w:name="_Ref296360506"/>
      <w:r>
        <w:t xml:space="preserve">Figure </w:t>
      </w:r>
      <w:fldSimple w:instr=" SEQ Figure \* ARABIC ">
        <w:r>
          <w:rPr>
            <w:noProof/>
          </w:rPr>
          <w:t>3</w:t>
        </w:r>
      </w:fldSimple>
      <w:bookmarkEnd w:id="84"/>
      <w:r>
        <w:t>: Inter-Network representation of a Connection</w:t>
      </w:r>
    </w:p>
    <w:p w:rsidR="00932BE4" w:rsidRDefault="00932BE4" w:rsidP="00CD6DD3"/>
    <w:p w:rsidR="00932BE4" w:rsidRDefault="00932BE4" w:rsidP="00CD6DD3">
      <w:r>
        <w:t xml:space="preserve">Once instantiated, </w:t>
      </w:r>
      <w:proofErr w:type="gramStart"/>
      <w:r>
        <w:t>an</w:t>
      </w:r>
      <w:proofErr w:type="gramEnd"/>
      <w:r>
        <w:t xml:space="preserve"> STP may have properties such as a framing type or a VLAN id. Some of these properties may reflect the options that can specified in the Service Definition.   Labeling (cf. fiber id, wavelength, </w:t>
      </w:r>
      <w:proofErr w:type="gramStart"/>
      <w:r>
        <w:t>VLAN</w:t>
      </w:r>
      <w:proofErr w:type="gramEnd"/>
      <w:r>
        <w:t xml:space="preserve"> id) and aggregation (cf. combining multiple switch ports) can be modeled as a property of an STP.</w:t>
      </w:r>
    </w:p>
    <w:p w:rsidR="00932BE4" w:rsidRDefault="00932BE4" w:rsidP="00CD6DD3"/>
    <w:p w:rsidR="00932BE4" w:rsidRDefault="00932BE4" w:rsidP="00CD6DD3">
      <w:r>
        <w:t xml:space="preserve">The job of the physical instance of the Connection is to transport the user data (the “payload data”) across each section of the network inside a framing protocol.  The framing protocol provides the necessary timing, control, and data integrity functions required to move the payload from node to node through the network.  It is important to distinguish between a) the access framing protocols and b) the transport framing protocols.   </w:t>
      </w:r>
    </w:p>
    <w:p w:rsidR="00932BE4" w:rsidRDefault="00932BE4" w:rsidP="00CD6DD3"/>
    <w:p w:rsidR="00932BE4" w:rsidRDefault="00932BE4" w:rsidP="00CD6DD3">
      <w:r w:rsidRPr="00EB40CE">
        <w:t xml:space="preserve">It is the user payload data stream that </w:t>
      </w:r>
      <w:r>
        <w:t>is</w:t>
      </w:r>
      <w:r w:rsidRPr="00EB40CE">
        <w:t xml:space="preserve"> preserved from ingress to egress in a Connection.</w:t>
      </w:r>
      <w:r>
        <w:t xml:space="preserve">  The transport framing can be any framing protocol as long as the end-to-end preservation requirement is honored.   In fact, the only constraints on the transport framing is that the transport section be able to adapt the ingress payload data to each of the successive transport protocols that may be used along the path and ultimately be able to adapt the user payload to the egress framing at the egress point.   While specification of the connection end points, access framing, and other parameters associated with a connection are defined by the connection requester (or implicitly by the service definition), the choice of the transport protocol and associated transport path parameters are explicitly delegated to the network service provider in order to allow the provider the greatest latitude in finding a valid, available, and optimal path for the connection request. </w:t>
      </w:r>
    </w:p>
    <w:p w:rsidR="00932BE4" w:rsidRDefault="00932BE4" w:rsidP="00CD6DD3"/>
    <w:p w:rsidR="00FF3553" w:rsidRDefault="00FF3553" w:rsidP="00FF3553">
      <w:pPr>
        <w:pStyle w:val="Heading1"/>
      </w:pPr>
      <w:bookmarkStart w:id="85" w:name="_Toc327290204"/>
      <w:r>
        <w:t>Connection service use of the NSI Topology</w:t>
      </w:r>
      <w:bookmarkEnd w:id="85"/>
    </w:p>
    <w:p w:rsidR="00FF3553" w:rsidRDefault="00FF3553" w:rsidP="00FF3553"/>
    <w:p w:rsidR="00B4287F" w:rsidRDefault="00B4287F" w:rsidP="00B4287F">
      <w:r>
        <w:t>As the name suggests the NSI Connection Service makes it possible to create connections. In order to do that some representation of the topology is required. In this section we describe what is necessary for the topology to support, what kind of elements should be in there and how it can be distributed.</w:t>
      </w:r>
    </w:p>
    <w:p w:rsidR="00B4287F" w:rsidRDefault="00B4287F" w:rsidP="00B4287F"/>
    <w:p w:rsidR="00B4287F" w:rsidRDefault="00B4287F" w:rsidP="00B4287F">
      <w:pPr>
        <w:pStyle w:val="Heading2"/>
      </w:pPr>
      <w:bookmarkStart w:id="86" w:name="h.p00kdmx2pk1a"/>
      <w:bookmarkStart w:id="87" w:name="_Toc327290205"/>
      <w:bookmarkEnd w:id="86"/>
      <w:r>
        <w:t>Representation of NSI Topology</w:t>
      </w:r>
      <w:bookmarkEnd w:id="87"/>
    </w:p>
    <w:p w:rsidR="00B4287F" w:rsidRDefault="00B4287F" w:rsidP="00B4287F">
      <w:r>
        <w:t>In order to use the NSI, some form of topology representation is required. An introduction to this representation and the issues involved in creating network representations for the NSI is described below.</w:t>
      </w:r>
    </w:p>
    <w:p w:rsidR="00785FBE" w:rsidRDefault="00785FBE" w:rsidP="00B4287F"/>
    <w:p w:rsidR="00B4287F" w:rsidRDefault="00B4287F" w:rsidP="00B4287F">
      <w:pPr>
        <w:pStyle w:val="Heading3"/>
      </w:pPr>
      <w:bookmarkStart w:id="88" w:name="h.o4fslx67qll7"/>
      <w:bookmarkStart w:id="89" w:name="_Toc327290206"/>
      <w:bookmarkEnd w:id="88"/>
      <w:r>
        <w:lastRenderedPageBreak/>
        <w:t>Introduction to concept of STPs</w:t>
      </w:r>
      <w:bookmarkEnd w:id="89"/>
    </w:p>
    <w:p w:rsidR="00B4287F" w:rsidRDefault="00B4287F" w:rsidP="00B4287F">
      <w:r>
        <w:t>The basic network topology for the Network Service Interface consists of points and connections. The NSI can be used to request a connection between two different points, which is then implemented using the connection(s) between those points. Since each of the points in the network topology can terminate a network service, they are called Service Termination Points (STPs). The STPs in topologies are identified using a unique identifier.</w:t>
      </w:r>
    </w:p>
    <w:p w:rsidR="00B4287F" w:rsidRDefault="00B4287F" w:rsidP="00B4287F">
      <w:r>
        <w:t xml:space="preserve">In practice, these STPs can represent ports on a switch, physical nodes, or </w:t>
      </w:r>
      <w:proofErr w:type="gramStart"/>
      <w:r>
        <w:t>even a</w:t>
      </w:r>
      <w:proofErr w:type="gramEnd"/>
      <w:r>
        <w:t xml:space="preserve"> specific VLANs on a port. This all depends on the local implementation.</w:t>
      </w:r>
    </w:p>
    <w:p w:rsidR="00B4287F" w:rsidRDefault="00B4287F" w:rsidP="00B4287F"/>
    <w:p w:rsidR="00B4287F" w:rsidRDefault="00B4287F" w:rsidP="00B4287F">
      <w:r>
        <w:t>The basic NSI topology is represented in a syntax that is explained in Appendix XX. This only provides the basic external topology. Any more detail can be added using the NML-WG topology representation.</w:t>
      </w:r>
    </w:p>
    <w:p w:rsidR="00785FBE" w:rsidRDefault="00785FBE" w:rsidP="00B4287F"/>
    <w:p w:rsidR="00B4287F" w:rsidRDefault="00B4287F" w:rsidP="00B4287F">
      <w:pPr>
        <w:pStyle w:val="Heading3"/>
      </w:pPr>
      <w:bookmarkStart w:id="90" w:name="h.77sfkb4c62g"/>
      <w:bookmarkStart w:id="91" w:name="_Toc327290207"/>
      <w:bookmarkEnd w:id="90"/>
      <w:r>
        <w:t>Requesting a path using STPs</w:t>
      </w:r>
      <w:bookmarkEnd w:id="91"/>
    </w:p>
    <w:p w:rsidR="00B4287F" w:rsidRDefault="00B4287F" w:rsidP="00B4287F">
      <w:r>
        <w:t>To request a connection between two points in the network a client sends his request to an appropriate NSA using the reserve message. The exact details of the reserve message are discussed later, important here is that the request must contain a source STP and a destination STP. These define the endpoints for this connection.</w:t>
      </w:r>
    </w:p>
    <w:p w:rsidR="00B4287F" w:rsidRDefault="00B4287F" w:rsidP="00B4287F"/>
    <w:p w:rsidR="00B4287F" w:rsidRDefault="00B4287F" w:rsidP="00B4287F">
      <w:r>
        <w:t xml:space="preserve">The NSA will perform a </w:t>
      </w:r>
      <w:proofErr w:type="spellStart"/>
      <w:r>
        <w:t>pathfinding</w:t>
      </w:r>
      <w:proofErr w:type="spellEnd"/>
      <w:r>
        <w:t xml:space="preserve"> operation, and find a path between these two points. If it is an Aggregator NSA, it may divide this path into different segments, and using the same kind of reserve messages request the appropriate section in each of the networks involved.</w:t>
      </w:r>
    </w:p>
    <w:p w:rsidR="00785FBE" w:rsidRDefault="00785FBE" w:rsidP="00B4287F"/>
    <w:p w:rsidR="00B4287F" w:rsidRDefault="00B4287F" w:rsidP="00B4287F">
      <w:pPr>
        <w:pStyle w:val="Heading3"/>
      </w:pPr>
      <w:bookmarkStart w:id="92" w:name="h.u5nnu0kq9mn6"/>
      <w:bookmarkStart w:id="93" w:name="_Toc327290208"/>
      <w:bookmarkEnd w:id="92"/>
      <w:r>
        <w:t>Under-specified STPs</w:t>
      </w:r>
      <w:bookmarkEnd w:id="93"/>
    </w:p>
    <w:p w:rsidR="00B4287F" w:rsidRDefault="00B4287F" w:rsidP="00B4287F">
      <w:r>
        <w:t>The NSI v2.0 specification also allows clients to use under-specified STPs in their request. An under-specified STP is one which does not point to a specific point in the topology, but rather points to a group of candidates. An under-specified STP is always part of a domain, and the NSA local to that under-specified STP will make a decision on which specific STP to use in place of the under-specified STP.</w:t>
      </w:r>
    </w:p>
    <w:p w:rsidR="00B4287F" w:rsidRDefault="00B4287F" w:rsidP="00B4287F">
      <w:r>
        <w:t>The reply back to the requester will contain the fully specified STP selected for the request.</w:t>
      </w:r>
    </w:p>
    <w:p w:rsidR="00B4287F" w:rsidRDefault="00B4287F" w:rsidP="00B4287F">
      <w:r>
        <w:t>An example for this kind of request is by specifying an STP which has VLAN labels, but not requesting a specific VLAN label. The NSA will then select an available label at its discretion.</w:t>
      </w:r>
    </w:p>
    <w:p w:rsidR="00785FBE" w:rsidRDefault="00785FBE" w:rsidP="00B4287F"/>
    <w:p w:rsidR="00B4287F" w:rsidRDefault="00B4287F" w:rsidP="00B4287F">
      <w:pPr>
        <w:pStyle w:val="Heading3"/>
      </w:pPr>
      <w:bookmarkStart w:id="94" w:name="h.v583a7n8lzvx"/>
      <w:bookmarkStart w:id="95" w:name="_Toc327290209"/>
      <w:bookmarkEnd w:id="94"/>
      <w:r>
        <w:t>Explicit routing using STPs</w:t>
      </w:r>
      <w:bookmarkEnd w:id="95"/>
    </w:p>
    <w:p w:rsidR="00B4287F" w:rsidRDefault="00B4287F" w:rsidP="00B4287F">
      <w:r>
        <w:t>In a regular request only the source and destination STPs are specified. The selected path between those STPs is left to the NSA managing the request. In NSI v2.0 it is also possible to steer the requested path into a specific direction by defining intermediate STPs that the path must touch.</w:t>
      </w:r>
    </w:p>
    <w:p w:rsidR="00B4287F" w:rsidRDefault="00B4287F" w:rsidP="00B4287F"/>
    <w:p w:rsidR="00B4287F" w:rsidRDefault="00B4287F" w:rsidP="00B4287F">
      <w:pPr>
        <w:numPr>
          <w:ilvl w:val="0"/>
          <w:numId w:val="36"/>
        </w:numPr>
        <w:tabs>
          <w:tab w:val="num" w:pos="720"/>
        </w:tabs>
      </w:pPr>
      <w:r>
        <w:t>Support for unidirectional connections</w:t>
      </w:r>
    </w:p>
    <w:p w:rsidR="00B4287F" w:rsidRDefault="00B4287F" w:rsidP="00B4287F">
      <w:pPr>
        <w:numPr>
          <w:ilvl w:val="0"/>
          <w:numId w:val="36"/>
        </w:numPr>
        <w:tabs>
          <w:tab w:val="num" w:pos="720"/>
        </w:tabs>
      </w:pPr>
      <w:r>
        <w:t>Support for STP type value pairs</w:t>
      </w:r>
    </w:p>
    <w:p w:rsidR="00B4287F" w:rsidRDefault="00B4287F" w:rsidP="00B4287F">
      <w:pPr>
        <w:numPr>
          <w:ilvl w:val="0"/>
          <w:numId w:val="36"/>
        </w:numPr>
        <w:tabs>
          <w:tab w:val="num" w:pos="720"/>
        </w:tabs>
      </w:pPr>
      <w:r>
        <w:t xml:space="preserve">Support for </w:t>
      </w:r>
      <w:proofErr w:type="spellStart"/>
      <w:r>
        <w:t>bunldes</w:t>
      </w:r>
      <w:proofErr w:type="spellEnd"/>
      <w:r>
        <w:t xml:space="preserve"> of STP type-value pairs</w:t>
      </w:r>
    </w:p>
    <w:p w:rsidR="00B4287F" w:rsidRDefault="00B4287F" w:rsidP="00B4287F">
      <w:pPr>
        <w:numPr>
          <w:ilvl w:val="0"/>
          <w:numId w:val="36"/>
        </w:numPr>
        <w:tabs>
          <w:tab w:val="num" w:pos="720"/>
        </w:tabs>
      </w:pPr>
      <w:r>
        <w:t>Common mapping mechanism to NML Ports</w:t>
      </w:r>
    </w:p>
    <w:p w:rsidR="00B4287F" w:rsidRDefault="00B4287F" w:rsidP="00B4287F">
      <w:pPr>
        <w:numPr>
          <w:ilvl w:val="0"/>
          <w:numId w:val="36"/>
        </w:numPr>
        <w:tabs>
          <w:tab w:val="num" w:pos="720"/>
        </w:tabs>
      </w:pPr>
      <w:r>
        <w:t>The data model should be independent of the underlying technology</w:t>
      </w:r>
    </w:p>
    <w:p w:rsidR="00B4287F" w:rsidRDefault="00B4287F" w:rsidP="00B4287F">
      <w:pPr>
        <w:numPr>
          <w:ilvl w:val="0"/>
          <w:numId w:val="36"/>
        </w:numPr>
        <w:tabs>
          <w:tab w:val="num" w:pos="720"/>
        </w:tabs>
      </w:pPr>
      <w:r>
        <w:t>Advertise also domain-internal connectivity using NML constructs</w:t>
      </w:r>
    </w:p>
    <w:p w:rsidR="00B4287F" w:rsidRDefault="00B4287F" w:rsidP="00B4287F"/>
    <w:p w:rsidR="007F7C82" w:rsidRPr="0049755F" w:rsidRDefault="00A24A11" w:rsidP="00932BE4">
      <w:pPr>
        <w:pStyle w:val="Heading2"/>
      </w:pPr>
      <w:bookmarkStart w:id="96" w:name="h.n9u19ibjiefi"/>
      <w:bookmarkStart w:id="97" w:name="h.1fqyv4oqlfzq"/>
      <w:bookmarkStart w:id="98" w:name="h.bnh959jsz6q4"/>
      <w:bookmarkStart w:id="99" w:name="_Toc327290210"/>
      <w:bookmarkEnd w:id="96"/>
      <w:bookmarkEnd w:id="97"/>
      <w:bookmarkEnd w:id="98"/>
      <w:r>
        <w:t>STPs and P</w:t>
      </w:r>
      <w:r w:rsidR="00223C97">
        <w:t>ath</w:t>
      </w:r>
      <w:r>
        <w:t>s</w:t>
      </w:r>
      <w:bookmarkEnd w:id="99"/>
    </w:p>
    <w:p w:rsidR="00223C97" w:rsidRDefault="00223C97" w:rsidP="00932BE4">
      <w:pPr>
        <w:pStyle w:val="Heading3"/>
      </w:pPr>
      <w:bookmarkStart w:id="100" w:name="_Toc327290211"/>
      <w:r>
        <w:t>STP syntax</w:t>
      </w:r>
      <w:bookmarkEnd w:id="100"/>
    </w:p>
    <w:p w:rsidR="00223C97" w:rsidRDefault="00223C97" w:rsidP="00932BE4"/>
    <w:p w:rsidR="00E744B1" w:rsidRPr="00C73669" w:rsidRDefault="00E744B1" w:rsidP="00932BE4">
      <w:r w:rsidRPr="00C73669">
        <w:t xml:space="preserve">The STP topology uses STPs to identify network resources, where the </w:t>
      </w:r>
      <w:proofErr w:type="spellStart"/>
      <w:r w:rsidR="00812FDB" w:rsidRPr="00C73669">
        <w:rPr>
          <w:i/>
        </w:rPr>
        <w:t>stpId</w:t>
      </w:r>
      <w:proofErr w:type="spellEnd"/>
      <w:r w:rsidR="00812FDB" w:rsidRPr="00C73669">
        <w:t xml:space="preserve"> </w:t>
      </w:r>
      <w:r w:rsidRPr="00C73669">
        <w:t xml:space="preserve">is a tuple of </w:t>
      </w:r>
      <w:proofErr w:type="spellStart"/>
      <w:proofErr w:type="gramStart"/>
      <w:r w:rsidRPr="00C73669">
        <w:rPr>
          <w:i/>
        </w:rPr>
        <w:t>NSnetwork</w:t>
      </w:r>
      <w:proofErr w:type="spellEnd"/>
      <w:r w:rsidRPr="00C73669">
        <w:rPr>
          <w:i/>
        </w:rPr>
        <w:t>:</w:t>
      </w:r>
      <w:proofErr w:type="gramEnd"/>
      <w:r w:rsidRPr="00C73669">
        <w:t>&lt;</w:t>
      </w:r>
      <w:proofErr w:type="spellStart"/>
      <w:r w:rsidRPr="00C73669">
        <w:t>localid</w:t>
      </w:r>
      <w:proofErr w:type="spellEnd"/>
      <w:r w:rsidRPr="00C73669">
        <w:t xml:space="preserve">&gt;.  </w:t>
      </w:r>
    </w:p>
    <w:p w:rsidR="00E744B1" w:rsidRPr="00C73669" w:rsidRDefault="00E744B1" w:rsidP="00932BE4">
      <w:r w:rsidRPr="00C73669">
        <w:rPr>
          <w:i/>
        </w:rPr>
        <w:t xml:space="preserve">Where, </w:t>
      </w:r>
      <w:proofErr w:type="spellStart"/>
      <w:r w:rsidRPr="00C73669">
        <w:rPr>
          <w:i/>
        </w:rPr>
        <w:t>NSnetwork</w:t>
      </w:r>
      <w:proofErr w:type="spellEnd"/>
      <w:r w:rsidRPr="00C73669">
        <w:t xml:space="preserve"> = </w:t>
      </w:r>
      <w:proofErr w:type="spellStart"/>
      <w:r w:rsidRPr="00C73669">
        <w:t>urn</w:t>
      </w:r>
      <w:proofErr w:type="gramStart"/>
      <w:r w:rsidRPr="00C73669">
        <w:t>:ogf:network:nsnetwork</w:t>
      </w:r>
      <w:proofErr w:type="spellEnd"/>
      <w:proofErr w:type="gramEnd"/>
      <w:r w:rsidRPr="00C73669">
        <w:t>:&lt;</w:t>
      </w:r>
      <w:proofErr w:type="spellStart"/>
      <w:r w:rsidRPr="00C73669">
        <w:t>networkId</w:t>
      </w:r>
      <w:proofErr w:type="spellEnd"/>
      <w:r w:rsidRPr="00C73669">
        <w:t xml:space="preserve">&gt;.  </w:t>
      </w:r>
    </w:p>
    <w:p w:rsidR="00E744B1" w:rsidRPr="00C73669" w:rsidRDefault="00E744B1" w:rsidP="00932BE4">
      <w:r w:rsidRPr="00C73669">
        <w:t>And</w:t>
      </w:r>
      <w:r w:rsidRPr="00C73669">
        <w:rPr>
          <w:i/>
        </w:rPr>
        <w:t xml:space="preserve"> </w:t>
      </w:r>
      <w:r w:rsidRPr="00C73669">
        <w:t>&lt;</w:t>
      </w:r>
      <w:proofErr w:type="spellStart"/>
      <w:r w:rsidRPr="00C73669">
        <w:t>localid</w:t>
      </w:r>
      <w:proofErr w:type="spellEnd"/>
      <w:r w:rsidRPr="00C73669">
        <w:t>&gt; = A locally unique identifier for the STP within the target network.</w:t>
      </w:r>
    </w:p>
    <w:p w:rsidR="00E744B1" w:rsidRPr="00C73669" w:rsidRDefault="00E744B1" w:rsidP="00932BE4"/>
    <w:p w:rsidR="003013A3" w:rsidRPr="00C73669" w:rsidRDefault="003013A3" w:rsidP="00932BE4"/>
    <w:p w:rsidR="007A7439" w:rsidRPr="00C73669" w:rsidRDefault="007A7439" w:rsidP="00932BE4">
      <w:pPr>
        <w:pStyle w:val="Heading3"/>
      </w:pPr>
      <w:bookmarkStart w:id="101" w:name="_Toc327290212"/>
      <w:r w:rsidRPr="00C73669">
        <w:lastRenderedPageBreak/>
        <w:t>Under-specified STPs</w:t>
      </w:r>
      <w:bookmarkEnd w:id="101"/>
    </w:p>
    <w:p w:rsidR="008646E6" w:rsidRPr="00C73669" w:rsidRDefault="008646E6" w:rsidP="00932BE4">
      <w:ins w:id="102" w:author="Inder Monga" w:date="2011-07-17T22:16:00Z">
        <w:r w:rsidRPr="00C73669">
          <w:t>***</w:t>
        </w:r>
      </w:ins>
      <w:r w:rsidR="00E744B1" w:rsidRPr="00C73669">
        <w:t xml:space="preserve"> needs updating</w:t>
      </w:r>
    </w:p>
    <w:p w:rsidR="007A7439" w:rsidRPr="00C73669" w:rsidRDefault="007A7439" w:rsidP="00932BE4"/>
    <w:p w:rsidR="007A7439" w:rsidRPr="00C73669" w:rsidRDefault="007A7439" w:rsidP="00932BE4"/>
    <w:p w:rsidR="0028295D" w:rsidRPr="00C73669" w:rsidRDefault="00223C97" w:rsidP="00932BE4">
      <w:pPr>
        <w:pStyle w:val="Heading3"/>
      </w:pPr>
      <w:bookmarkStart w:id="103" w:name="_Toc327290213"/>
      <w:r w:rsidRPr="00C73669">
        <w:t>Path</w:t>
      </w:r>
      <w:bookmarkEnd w:id="103"/>
      <w:del w:id="104" w:author="Inder Monga" w:date="2011-07-17T22:15:00Z">
        <w:r w:rsidRPr="00C73669" w:rsidDel="008646E6">
          <w:delText xml:space="preserve"> </w:delText>
        </w:r>
      </w:del>
    </w:p>
    <w:p w:rsidR="007F7C82" w:rsidRPr="00C73669" w:rsidRDefault="00CA20F8" w:rsidP="00932BE4">
      <w:r w:rsidRPr="00C73669">
        <w:t xml:space="preserve">The </w:t>
      </w:r>
      <w:r w:rsidRPr="00C73669">
        <w:rPr>
          <w:i/>
        </w:rPr>
        <w:t>Path</w:t>
      </w:r>
      <w:r w:rsidRPr="00C73669">
        <w:t xml:space="preserve"> </w:t>
      </w:r>
      <w:r w:rsidR="00A25750" w:rsidRPr="00C73669">
        <w:t xml:space="preserve">describes a route through the topology.  When present in a Connection Request, the Path specifies </w:t>
      </w:r>
      <w:r w:rsidR="00812FDB" w:rsidRPr="00C73669">
        <w:t>a</w:t>
      </w:r>
      <w:r w:rsidR="00A25750" w:rsidRPr="00C73669">
        <w:t xml:space="preserve"> set of Service Term</w:t>
      </w:r>
      <w:r w:rsidR="00812FDB" w:rsidRPr="00C73669">
        <w:t>ination Points (STPs) that the C</w:t>
      </w:r>
      <w:r w:rsidR="00A25750" w:rsidRPr="00C73669">
        <w:t>onnection transit</w:t>
      </w:r>
      <w:r w:rsidR="00812FDB" w:rsidRPr="00C73669">
        <w:t>s</w:t>
      </w:r>
      <w:r w:rsidR="00A25750" w:rsidRPr="00C73669">
        <w:t xml:space="preserve">, and in the order the connection must transit them.  Within a </w:t>
      </w:r>
      <w:proofErr w:type="spellStart"/>
      <w:r w:rsidR="00812FDB" w:rsidRPr="00C73669">
        <w:rPr>
          <w:i/>
        </w:rPr>
        <w:t>reserveRequest</w:t>
      </w:r>
      <w:proofErr w:type="spellEnd"/>
      <w:r w:rsidR="00A25750" w:rsidRPr="00C73669">
        <w:t xml:space="preserve">, the </w:t>
      </w:r>
      <w:r w:rsidR="00A25750" w:rsidRPr="00C73669">
        <w:rPr>
          <w:i/>
        </w:rPr>
        <w:t>Path</w:t>
      </w:r>
      <w:r w:rsidR="00A25750" w:rsidRPr="00C73669">
        <w:t>, at a minimum, must specify the ingress and egress STPs for the Connection.   Additional intermediate</w:t>
      </w:r>
      <w:r w:rsidR="00812FDB" w:rsidRPr="00C73669">
        <w:t xml:space="preserve"> transit points may be included</w:t>
      </w:r>
      <w:r w:rsidR="00A25750" w:rsidRPr="00C73669">
        <w:t xml:space="preserve">, and when present, they are considered a required constraint on the Connection’s route and must be honored. </w:t>
      </w:r>
    </w:p>
    <w:p w:rsidR="007F7C82" w:rsidRPr="00C73669" w:rsidRDefault="007F7C82" w:rsidP="00932BE4">
      <w:pPr>
        <w:rPr>
          <w:rFonts w:cs="Arial"/>
        </w:rPr>
      </w:pPr>
    </w:p>
    <w:p w:rsidR="00812FDB" w:rsidRPr="00C73669" w:rsidRDefault="00812FDB" w:rsidP="00932BE4">
      <w:r w:rsidRPr="00C73669">
        <w:t xml:space="preserve">The </w:t>
      </w:r>
      <w:r w:rsidRPr="00C73669">
        <w:rPr>
          <w:i/>
        </w:rPr>
        <w:t>Path</w:t>
      </w:r>
      <w:r w:rsidRPr="00C73669">
        <w:t xml:space="preserve"> is made up of the following attributes: </w:t>
      </w:r>
      <w:r w:rsidRPr="00C73669">
        <w:rPr>
          <w:i/>
        </w:rPr>
        <w:t xml:space="preserve">directionality, </w:t>
      </w:r>
      <w:proofErr w:type="spellStart"/>
      <w:r w:rsidRPr="00C73669">
        <w:rPr>
          <w:i/>
        </w:rPr>
        <w:t>sourceSTP</w:t>
      </w:r>
      <w:proofErr w:type="spellEnd"/>
      <w:r w:rsidRPr="00C73669">
        <w:rPr>
          <w:i/>
        </w:rPr>
        <w:t xml:space="preserve">/ </w:t>
      </w:r>
      <w:proofErr w:type="spellStart"/>
      <w:r w:rsidRPr="00C73669">
        <w:rPr>
          <w:i/>
        </w:rPr>
        <w:t>destSTP</w:t>
      </w:r>
      <w:proofErr w:type="spellEnd"/>
      <w:r w:rsidRPr="00C73669">
        <w:rPr>
          <w:i/>
        </w:rPr>
        <w:t xml:space="preserve">, </w:t>
      </w:r>
      <w:proofErr w:type="spellStart"/>
      <w:r w:rsidRPr="00C73669">
        <w:rPr>
          <w:i/>
        </w:rPr>
        <w:t>stpId</w:t>
      </w:r>
      <w:proofErr w:type="spellEnd"/>
      <w:r w:rsidRPr="00C73669">
        <w:rPr>
          <w:i/>
        </w:rPr>
        <w:t xml:space="preserve">, </w:t>
      </w:r>
      <w:proofErr w:type="spellStart"/>
      <w:r w:rsidRPr="00C73669">
        <w:rPr>
          <w:i/>
        </w:rPr>
        <w:t>stpSpecAttrs</w:t>
      </w:r>
      <w:proofErr w:type="spellEnd"/>
      <w:r w:rsidRPr="00C73669">
        <w:rPr>
          <w:i/>
        </w:rPr>
        <w:t xml:space="preserve"> and </w:t>
      </w:r>
      <w:proofErr w:type="spellStart"/>
      <w:r w:rsidRPr="00C73669">
        <w:rPr>
          <w:i/>
        </w:rPr>
        <w:t>stpList</w:t>
      </w:r>
      <w:proofErr w:type="spellEnd"/>
      <w:r w:rsidRPr="00C73669">
        <w:t xml:space="preserve"> as described earlier in this document.  The</w:t>
      </w:r>
      <w:r w:rsidRPr="00C73669">
        <w:rPr>
          <w:i/>
        </w:rPr>
        <w:t xml:space="preserve"> </w:t>
      </w:r>
      <w:proofErr w:type="spellStart"/>
      <w:r w:rsidRPr="00C73669">
        <w:rPr>
          <w:i/>
        </w:rPr>
        <w:t>stpList</w:t>
      </w:r>
      <w:proofErr w:type="spellEnd"/>
      <w:r w:rsidRPr="00C73669">
        <w:t xml:space="preserve"> is a simple ordered list if list of Service Termination Points (STPs).  </w:t>
      </w:r>
    </w:p>
    <w:p w:rsidR="0091636B" w:rsidRPr="00C73669" w:rsidRDefault="0091636B" w:rsidP="00932BE4">
      <w:pPr>
        <w:rPr>
          <w:rFonts w:cs="Arial"/>
        </w:rPr>
      </w:pPr>
    </w:p>
    <w:p w:rsidR="0028295D" w:rsidRPr="00C73669" w:rsidRDefault="0028295D" w:rsidP="00932BE4">
      <w:pPr>
        <w:rPr>
          <w:rFonts w:cs="Arial"/>
        </w:rPr>
      </w:pPr>
    </w:p>
    <w:p w:rsidR="0028295D" w:rsidRPr="0049755F" w:rsidRDefault="00A25750" w:rsidP="00932BE4">
      <w:pPr>
        <w:pStyle w:val="Heading3"/>
      </w:pPr>
      <w:bookmarkStart w:id="105" w:name="_Toc327290214"/>
      <w:r>
        <w:t xml:space="preserve">Path example </w:t>
      </w:r>
      <w:r w:rsidR="00812FDB">
        <w:t>in an</w:t>
      </w:r>
      <w:r>
        <w:t xml:space="preserve"> NSA chain</w:t>
      </w:r>
      <w:bookmarkEnd w:id="105"/>
    </w:p>
    <w:p w:rsidR="0028295D" w:rsidRPr="000B185F" w:rsidRDefault="00812FDB" w:rsidP="00932BE4">
      <w:pPr>
        <w:rPr>
          <w:rFonts w:cs="Arial"/>
        </w:rPr>
      </w:pPr>
      <w:r>
        <w:rPr>
          <w:rFonts w:cs="Arial"/>
        </w:rPr>
        <w:t>An</w:t>
      </w:r>
      <w:r w:rsidRPr="000B185F">
        <w:rPr>
          <w:rFonts w:cs="Arial"/>
        </w:rPr>
        <w:t xml:space="preserve"> example</w:t>
      </w:r>
      <w:r>
        <w:rPr>
          <w:rFonts w:cs="Arial"/>
        </w:rPr>
        <w:t xml:space="preserve"> of a </w:t>
      </w:r>
      <w:r w:rsidRPr="00812FDB">
        <w:rPr>
          <w:rFonts w:cs="Arial"/>
          <w:i/>
        </w:rPr>
        <w:t>Path</w:t>
      </w:r>
      <w:r>
        <w:rPr>
          <w:rFonts w:cs="Arial"/>
        </w:rPr>
        <w:t xml:space="preserve"> in a NSA chain is presented to show</w:t>
      </w:r>
      <w:r w:rsidRPr="000B185F">
        <w:rPr>
          <w:rFonts w:cs="Arial"/>
        </w:rPr>
        <w:t xml:space="preserve"> how a </w:t>
      </w:r>
      <w:r w:rsidRPr="00812FDB">
        <w:rPr>
          <w:rFonts w:cs="Arial"/>
          <w:i/>
        </w:rPr>
        <w:t>Path</w:t>
      </w:r>
      <w:r w:rsidRPr="000B185F">
        <w:rPr>
          <w:rFonts w:cs="Arial"/>
        </w:rPr>
        <w:t xml:space="preserve"> can be described.  </w:t>
      </w:r>
    </w:p>
    <w:p w:rsidR="0028295D" w:rsidRPr="000B185F" w:rsidRDefault="00AF52E4" w:rsidP="00932BE4">
      <w:pPr>
        <w:jc w:val="center"/>
        <w:rPr>
          <w:rFonts w:cs="Arial"/>
        </w:rPr>
      </w:pPr>
      <w:r>
        <w:rPr>
          <w:rFonts w:cs="Arial"/>
          <w:noProof/>
          <w:lang w:val="en-GB" w:eastAsia="en-GB"/>
        </w:rPr>
        <w:drawing>
          <wp:inline distT="0" distB="0" distL="0" distR="0" wp14:anchorId="1D9043C7" wp14:editId="4284EC21">
            <wp:extent cx="3803650" cy="3556000"/>
            <wp:effectExtent l="25400" t="0" r="6350" b="0"/>
            <wp:docPr id="17" name="Picture 17" descr="path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th_chain"/>
                    <pic:cNvPicPr>
                      <a:picLocks noChangeAspect="1" noChangeArrowheads="1"/>
                    </pic:cNvPicPr>
                  </pic:nvPicPr>
                  <pic:blipFill>
                    <a:blip r:embed="rId66"/>
                    <a:srcRect l="21637" t="10492" r="25571" b="23608"/>
                    <a:stretch>
                      <a:fillRect/>
                    </a:stretch>
                  </pic:blipFill>
                  <pic:spPr bwMode="auto">
                    <a:xfrm>
                      <a:off x="0" y="0"/>
                      <a:ext cx="3803650" cy="3556000"/>
                    </a:xfrm>
                    <a:prstGeom prst="rect">
                      <a:avLst/>
                    </a:prstGeom>
                    <a:noFill/>
                    <a:ln w="9525">
                      <a:noFill/>
                      <a:miter lim="800000"/>
                      <a:headEnd/>
                      <a:tailEnd/>
                    </a:ln>
                  </pic:spPr>
                </pic:pic>
              </a:graphicData>
            </a:graphic>
          </wp:inline>
        </w:drawing>
      </w:r>
    </w:p>
    <w:p w:rsidR="0028295D" w:rsidRDefault="00A25750" w:rsidP="00932BE4">
      <w:pPr>
        <w:pStyle w:val="Caption"/>
        <w:jc w:val="center"/>
      </w:pPr>
      <w:r>
        <w:t xml:space="preserve">Figure </w:t>
      </w:r>
      <w:r w:rsidR="00C310AF">
        <w:fldChar w:fldCharType="begin"/>
      </w:r>
      <w:r>
        <w:instrText xml:space="preserve"> SEQ Figure \* ARABIC </w:instrText>
      </w:r>
      <w:r w:rsidR="00C310AF">
        <w:fldChar w:fldCharType="separate"/>
      </w:r>
      <w:r w:rsidR="004F4E11">
        <w:rPr>
          <w:noProof/>
        </w:rPr>
        <w:t>4</w:t>
      </w:r>
      <w:r w:rsidR="00C310AF">
        <w:fldChar w:fldCharType="end"/>
      </w:r>
      <w:r w:rsidR="00812FDB">
        <w:t>: Example of C</w:t>
      </w:r>
      <w:r>
        <w:t>onnection managed by a NSA chain</w:t>
      </w:r>
    </w:p>
    <w:p w:rsidR="0028295D" w:rsidRPr="000B185F" w:rsidRDefault="0028295D" w:rsidP="00932BE4">
      <w:pPr>
        <w:rPr>
          <w:rFonts w:cs="Arial"/>
        </w:rPr>
      </w:pPr>
    </w:p>
    <w:p w:rsidR="0028295D" w:rsidRDefault="00A25750" w:rsidP="00932BE4">
      <w:pPr>
        <w:rPr>
          <w:rFonts w:cs="Arial"/>
        </w:rPr>
      </w:pPr>
      <w:r w:rsidRPr="000B185F">
        <w:rPr>
          <w:rFonts w:cs="Arial"/>
        </w:rPr>
        <w:t>In this example there is a</w:t>
      </w:r>
      <w:r>
        <w:rPr>
          <w:rFonts w:cs="Arial"/>
        </w:rPr>
        <w:t>n Inter-Network Topology consisting of 3 networks, one per NSA</w:t>
      </w:r>
      <w:r w:rsidRPr="000B185F">
        <w:rPr>
          <w:rFonts w:cs="Arial"/>
        </w:rPr>
        <w:t xml:space="preserve">.  </w:t>
      </w:r>
      <w:r>
        <w:rPr>
          <w:rFonts w:cs="Arial"/>
        </w:rPr>
        <w:t xml:space="preserve">Each Network is </w:t>
      </w:r>
      <w:r w:rsidRPr="000B185F">
        <w:rPr>
          <w:rFonts w:cs="Arial"/>
        </w:rPr>
        <w:t>described as a set of edge points on a network</w:t>
      </w:r>
      <w:r>
        <w:rPr>
          <w:rFonts w:cs="Arial"/>
        </w:rPr>
        <w:t>.</w:t>
      </w:r>
    </w:p>
    <w:p w:rsidR="0028295D" w:rsidRPr="000B185F" w:rsidRDefault="0028295D" w:rsidP="00932BE4">
      <w:pPr>
        <w:rPr>
          <w:rFonts w:cs="Arial"/>
        </w:rPr>
      </w:pPr>
    </w:p>
    <w:p w:rsidR="0028295D" w:rsidRPr="000B185F" w:rsidRDefault="00A25750" w:rsidP="00932BE4">
      <w:pPr>
        <w:rPr>
          <w:rFonts w:cs="Arial"/>
        </w:rPr>
      </w:pPr>
      <w:r>
        <w:rPr>
          <w:rFonts w:cs="Arial"/>
        </w:rPr>
        <w:t xml:space="preserve">For this example the </w:t>
      </w:r>
      <w:r w:rsidRPr="000B185F">
        <w:rPr>
          <w:rFonts w:cs="Arial"/>
        </w:rPr>
        <w:t>topology would look like</w:t>
      </w:r>
      <w:r>
        <w:rPr>
          <w:rFonts w:cs="Arial"/>
        </w:rPr>
        <w:t xml:space="preserve"> this:</w:t>
      </w:r>
    </w:p>
    <w:p w:rsidR="0028295D" w:rsidRDefault="0028295D" w:rsidP="00932BE4">
      <w:pPr>
        <w:rPr>
          <w:rFonts w:cs="Arial"/>
        </w:rPr>
      </w:pPr>
    </w:p>
    <w:p w:rsidR="0028295D" w:rsidRDefault="00A25750" w:rsidP="00932BE4">
      <w:r>
        <w:t>Network X:  X</w:t>
      </w:r>
      <w:proofErr w:type="gramStart"/>
      <w:r>
        <w:t>:a</w:t>
      </w:r>
      <w:proofErr w:type="gramEnd"/>
      <w:r w:rsidR="00CF4267">
        <w:t xml:space="preserve"> X:b</w:t>
      </w:r>
    </w:p>
    <w:p w:rsidR="0028295D" w:rsidRDefault="00CF4267" w:rsidP="00932BE4">
      <w:r>
        <w:t>Network Y:  Y</w:t>
      </w:r>
      <w:proofErr w:type="gramStart"/>
      <w:r>
        <w:t>:c</w:t>
      </w:r>
      <w:proofErr w:type="gramEnd"/>
      <w:r w:rsidR="00A25750">
        <w:t>,</w:t>
      </w:r>
      <w:r w:rsidR="0091636B">
        <w:t xml:space="preserve"> </w:t>
      </w:r>
      <w:r>
        <w:t>Y:d</w:t>
      </w:r>
      <w:r w:rsidR="00A25750">
        <w:t>,</w:t>
      </w:r>
      <w:r w:rsidR="0091636B">
        <w:t xml:space="preserve"> </w:t>
      </w:r>
      <w:r>
        <w:t>Y:e</w:t>
      </w:r>
    </w:p>
    <w:p w:rsidR="0028295D" w:rsidRDefault="00CF4267" w:rsidP="00932BE4">
      <w:r>
        <w:t>Network Z:  Z</w:t>
      </w:r>
      <w:proofErr w:type="gramStart"/>
      <w:r>
        <w:t>:f</w:t>
      </w:r>
      <w:proofErr w:type="gramEnd"/>
      <w:r w:rsidR="00A25750">
        <w:t>,</w:t>
      </w:r>
      <w:r w:rsidR="0091636B">
        <w:t xml:space="preserve"> </w:t>
      </w:r>
      <w:r>
        <w:t>Z:g</w:t>
      </w:r>
    </w:p>
    <w:p w:rsidR="0091636B" w:rsidRDefault="0091636B" w:rsidP="00932BE4">
      <w:pPr>
        <w:rPr>
          <w:rFonts w:cs="Arial"/>
        </w:rPr>
      </w:pPr>
    </w:p>
    <w:p w:rsidR="0028295D" w:rsidRPr="000B185F" w:rsidRDefault="00A25750" w:rsidP="00932BE4">
      <w:pPr>
        <w:rPr>
          <w:rFonts w:cs="Arial"/>
        </w:rPr>
      </w:pPr>
      <w:r>
        <w:rPr>
          <w:rFonts w:cs="Arial"/>
        </w:rPr>
        <w:lastRenderedPageBreak/>
        <w:t>In this example, t</w:t>
      </w:r>
      <w:r w:rsidRPr="000B185F">
        <w:rPr>
          <w:rFonts w:cs="Arial"/>
        </w:rPr>
        <w:t>he</w:t>
      </w:r>
      <w:r>
        <w:rPr>
          <w:rFonts w:cs="Arial"/>
        </w:rPr>
        <w:t xml:space="preserve"> NSAs are connected as a chain: </w:t>
      </w:r>
    </w:p>
    <w:p w:rsidR="0028295D" w:rsidRPr="000B185F" w:rsidRDefault="00A25750" w:rsidP="00932BE4">
      <w:pPr>
        <w:rPr>
          <w:rFonts w:cs="Arial"/>
        </w:rPr>
      </w:pPr>
      <w:r w:rsidRPr="000B185F">
        <w:rPr>
          <w:rFonts w:cs="Arial"/>
        </w:rPr>
        <w:t>NSA-</w:t>
      </w:r>
      <w:proofErr w:type="gramStart"/>
      <w:r>
        <w:rPr>
          <w:rFonts w:cs="Arial"/>
        </w:rPr>
        <w:t>X</w:t>
      </w:r>
      <w:r w:rsidRPr="000B185F">
        <w:rPr>
          <w:rFonts w:cs="Arial"/>
        </w:rPr>
        <w:t>(</w:t>
      </w:r>
      <w:proofErr w:type="gramEnd"/>
      <w:r w:rsidRPr="000B185F">
        <w:rPr>
          <w:rFonts w:cs="Arial"/>
        </w:rPr>
        <w:t>R</w:t>
      </w:r>
      <w:r>
        <w:rPr>
          <w:rFonts w:cs="Arial"/>
        </w:rPr>
        <w:t>equester</w:t>
      </w:r>
      <w:r w:rsidRPr="000B185F">
        <w:rPr>
          <w:rFonts w:cs="Arial"/>
        </w:rPr>
        <w:t>) to NSA-</w:t>
      </w:r>
      <w:r>
        <w:rPr>
          <w:rFonts w:cs="Arial"/>
        </w:rPr>
        <w:t>Y</w:t>
      </w:r>
      <w:r w:rsidRPr="000B185F">
        <w:rPr>
          <w:rFonts w:cs="Arial"/>
        </w:rPr>
        <w:t>(P</w:t>
      </w:r>
      <w:r>
        <w:rPr>
          <w:rFonts w:cs="Arial"/>
        </w:rPr>
        <w:t>rovider</w:t>
      </w:r>
      <w:r w:rsidRPr="000B185F">
        <w:rPr>
          <w:rFonts w:cs="Arial"/>
        </w:rPr>
        <w:t>)</w:t>
      </w:r>
      <w:r>
        <w:rPr>
          <w:rFonts w:cs="Arial"/>
        </w:rPr>
        <w:t xml:space="preserve">, </w:t>
      </w:r>
      <w:r w:rsidRPr="000B185F">
        <w:rPr>
          <w:rFonts w:cs="Arial"/>
        </w:rPr>
        <w:t>NSA-</w:t>
      </w:r>
      <w:r>
        <w:rPr>
          <w:rFonts w:cs="Arial"/>
        </w:rPr>
        <w:t>Y</w:t>
      </w:r>
      <w:r w:rsidRPr="000B185F">
        <w:rPr>
          <w:rFonts w:cs="Arial"/>
        </w:rPr>
        <w:t>(</w:t>
      </w:r>
      <w:r>
        <w:rPr>
          <w:rFonts w:cs="Arial"/>
        </w:rPr>
        <w:t>Requester</w:t>
      </w:r>
      <w:r w:rsidRPr="000B185F">
        <w:rPr>
          <w:rFonts w:cs="Arial"/>
        </w:rPr>
        <w:t>)</w:t>
      </w:r>
      <w:r>
        <w:rPr>
          <w:rFonts w:cs="Arial"/>
        </w:rPr>
        <w:t xml:space="preserve">, </w:t>
      </w:r>
      <w:r w:rsidRPr="000B185F">
        <w:rPr>
          <w:rFonts w:cs="Arial"/>
        </w:rPr>
        <w:t>to NSA-</w:t>
      </w:r>
      <w:r>
        <w:rPr>
          <w:rFonts w:cs="Arial"/>
        </w:rPr>
        <w:t>Z</w:t>
      </w:r>
      <w:r w:rsidRPr="000B185F">
        <w:rPr>
          <w:rFonts w:cs="Arial"/>
        </w:rPr>
        <w:t>(P</w:t>
      </w:r>
      <w:r>
        <w:rPr>
          <w:rFonts w:cs="Arial"/>
        </w:rPr>
        <w:t>rovider</w:t>
      </w:r>
      <w:r w:rsidRPr="000B185F">
        <w:rPr>
          <w:rFonts w:cs="Arial"/>
        </w:rPr>
        <w:t>)</w:t>
      </w:r>
    </w:p>
    <w:p w:rsidR="0028295D" w:rsidRPr="000B185F" w:rsidRDefault="0028295D" w:rsidP="00932BE4">
      <w:pPr>
        <w:rPr>
          <w:rFonts w:cs="Arial"/>
        </w:rPr>
      </w:pPr>
    </w:p>
    <w:p w:rsidR="0028295D" w:rsidRPr="00D4051A" w:rsidRDefault="00812FDB" w:rsidP="00932BE4">
      <w:pPr>
        <w:rPr>
          <w:rFonts w:cs="Arial"/>
        </w:rPr>
      </w:pPr>
      <w:r>
        <w:rPr>
          <w:rFonts w:cs="Arial"/>
        </w:rPr>
        <w:t>Assuming a R</w:t>
      </w:r>
      <w:r w:rsidR="00A25750">
        <w:rPr>
          <w:rFonts w:cs="Arial"/>
        </w:rPr>
        <w:t>equest comes from the Application-NSA</w:t>
      </w:r>
      <w:r w:rsidR="00A25750" w:rsidRPr="000B185F">
        <w:rPr>
          <w:rFonts w:cs="Arial"/>
        </w:rPr>
        <w:t xml:space="preserve"> to NSA-</w:t>
      </w:r>
      <w:r w:rsidR="00A25750">
        <w:rPr>
          <w:rFonts w:cs="Arial"/>
        </w:rPr>
        <w:t>X</w:t>
      </w:r>
      <w:r w:rsidR="00A25750" w:rsidRPr="000B185F">
        <w:rPr>
          <w:rFonts w:cs="Arial"/>
        </w:rPr>
        <w:t xml:space="preserve"> to reserve a connection</w:t>
      </w:r>
      <w:r w:rsidR="00D967E5">
        <w:rPr>
          <w:rFonts w:cs="Arial"/>
        </w:rPr>
        <w:t xml:space="preserve"> X</w:t>
      </w:r>
      <w:proofErr w:type="gramStart"/>
      <w:r w:rsidR="00D967E5">
        <w:rPr>
          <w:rFonts w:cs="Arial"/>
        </w:rPr>
        <w:t>:a</w:t>
      </w:r>
      <w:proofErr w:type="gramEnd"/>
      <w:r w:rsidR="00D967E5">
        <w:rPr>
          <w:rFonts w:cs="Arial"/>
        </w:rPr>
        <w:t xml:space="preserve"> to </w:t>
      </w:r>
      <w:r w:rsidR="00CF4267">
        <w:rPr>
          <w:rFonts w:cs="Arial"/>
        </w:rPr>
        <w:t>Z:g</w:t>
      </w:r>
      <w:r w:rsidR="00A25750">
        <w:rPr>
          <w:rFonts w:cs="Arial"/>
        </w:rPr>
        <w:t xml:space="preserve">, then  </w:t>
      </w:r>
      <w:r w:rsidR="00A25750" w:rsidRPr="000B185F">
        <w:rPr>
          <w:rFonts w:cs="Arial"/>
        </w:rPr>
        <w:t>NSA-</w:t>
      </w:r>
      <w:r w:rsidR="00A25750">
        <w:rPr>
          <w:rFonts w:cs="Arial"/>
        </w:rPr>
        <w:t>X</w:t>
      </w:r>
      <w:r w:rsidR="00A25750" w:rsidRPr="000B185F">
        <w:rPr>
          <w:rFonts w:cs="Arial"/>
        </w:rPr>
        <w:t xml:space="preserve"> will look in the topology and determine that to make </w:t>
      </w:r>
      <w:r w:rsidR="00CF4267">
        <w:rPr>
          <w:rFonts w:cs="Arial"/>
        </w:rPr>
        <w:t xml:space="preserve">this Connection, </w:t>
      </w:r>
      <w:r w:rsidR="00A25750">
        <w:rPr>
          <w:rFonts w:cs="Arial"/>
        </w:rPr>
        <w:t>NSA-X</w:t>
      </w:r>
      <w:r w:rsidR="00CF4267">
        <w:rPr>
          <w:rFonts w:cs="Arial"/>
        </w:rPr>
        <w:t xml:space="preserve"> will reserve a local connection from X:a to </w:t>
      </w:r>
      <w:proofErr w:type="spellStart"/>
      <w:r w:rsidR="00CF4267">
        <w:rPr>
          <w:rFonts w:cs="Arial"/>
        </w:rPr>
        <w:t>Xb</w:t>
      </w:r>
      <w:proofErr w:type="spellEnd"/>
      <w:r w:rsidR="00CF4267">
        <w:rPr>
          <w:rFonts w:cs="Arial"/>
        </w:rPr>
        <w:t>, and then NSA-X</w:t>
      </w:r>
      <w:r w:rsidR="00A25750">
        <w:rPr>
          <w:rFonts w:cs="Arial"/>
        </w:rPr>
        <w:t xml:space="preserve"> must forward a request for the remainder of the connection to NSA-Y:  </w:t>
      </w:r>
      <w:r w:rsidR="00CF4267">
        <w:t>Y:C</w:t>
      </w:r>
      <w:r w:rsidR="00D967E5">
        <w:t xml:space="preserve"> to </w:t>
      </w:r>
      <w:r w:rsidR="00CF4267">
        <w:t>Z:g</w:t>
      </w:r>
    </w:p>
    <w:p w:rsidR="0028295D" w:rsidRPr="000B185F" w:rsidRDefault="0028295D" w:rsidP="00932BE4">
      <w:pPr>
        <w:rPr>
          <w:rFonts w:cs="Arial"/>
        </w:rPr>
      </w:pPr>
    </w:p>
    <w:p w:rsidR="0028295D" w:rsidRPr="000B185F" w:rsidRDefault="00A25750" w:rsidP="00932BE4">
      <w:pPr>
        <w:rPr>
          <w:rFonts w:cs="Arial"/>
        </w:rPr>
      </w:pPr>
      <w:r w:rsidRPr="000B185F">
        <w:rPr>
          <w:rFonts w:cs="Arial"/>
        </w:rPr>
        <w:t>NSA-</w:t>
      </w:r>
      <w:r>
        <w:rPr>
          <w:rFonts w:cs="Arial"/>
        </w:rPr>
        <w:t>Y</w:t>
      </w:r>
      <w:r w:rsidRPr="000B185F">
        <w:rPr>
          <w:rFonts w:cs="Arial"/>
        </w:rPr>
        <w:t xml:space="preserve"> gets this request and reserves a connection between</w:t>
      </w:r>
      <w:r w:rsidR="00D967E5">
        <w:rPr>
          <w:rFonts w:cs="Arial"/>
        </w:rPr>
        <w:t xml:space="preserve"> </w:t>
      </w:r>
      <w:r w:rsidR="00CF4267">
        <w:t>Y</w:t>
      </w:r>
      <w:proofErr w:type="gramStart"/>
      <w:r w:rsidR="00CF4267">
        <w:t>:c</w:t>
      </w:r>
      <w:proofErr w:type="gramEnd"/>
      <w:r>
        <w:t xml:space="preserve"> and</w:t>
      </w:r>
      <w:r w:rsidR="00D967E5">
        <w:t xml:space="preserve"> </w:t>
      </w:r>
      <w:r w:rsidR="00CF4267">
        <w:t>Y:e</w:t>
      </w:r>
      <w:r w:rsidRPr="000B185F">
        <w:rPr>
          <w:rFonts w:cs="Arial"/>
        </w:rPr>
        <w:t xml:space="preserve"> and requests a </w:t>
      </w:r>
      <w:r w:rsidR="00F53315">
        <w:rPr>
          <w:rFonts w:cs="Arial"/>
        </w:rPr>
        <w:t>Reservation</w:t>
      </w:r>
      <w:r w:rsidRPr="000B185F">
        <w:rPr>
          <w:rFonts w:cs="Arial"/>
        </w:rPr>
        <w:t xml:space="preserve"> from NSA-</w:t>
      </w:r>
      <w:r w:rsidR="00CF4267">
        <w:rPr>
          <w:rFonts w:cs="Arial"/>
        </w:rPr>
        <w:t>Z for a connection Z:f</w:t>
      </w:r>
      <w:r w:rsidR="00D967E5">
        <w:rPr>
          <w:rFonts w:cs="Arial"/>
        </w:rPr>
        <w:t xml:space="preserve"> to </w:t>
      </w:r>
      <w:r w:rsidR="00CF4267">
        <w:rPr>
          <w:rFonts w:cs="Arial"/>
        </w:rPr>
        <w:t>Z:g</w:t>
      </w:r>
      <w:r w:rsidRPr="000B185F">
        <w:rPr>
          <w:rFonts w:cs="Arial"/>
        </w:rPr>
        <w:t>.</w:t>
      </w:r>
    </w:p>
    <w:p w:rsidR="0028295D" w:rsidRPr="000B185F" w:rsidRDefault="0028295D" w:rsidP="00932BE4">
      <w:pPr>
        <w:rPr>
          <w:rFonts w:cs="Arial"/>
        </w:rPr>
      </w:pPr>
    </w:p>
    <w:p w:rsidR="0028295D" w:rsidRPr="000B185F" w:rsidRDefault="0028295D" w:rsidP="00932BE4">
      <w:pPr>
        <w:rPr>
          <w:rFonts w:cs="Arial"/>
        </w:rPr>
      </w:pPr>
    </w:p>
    <w:p w:rsidR="00812FDB" w:rsidRPr="0049755F" w:rsidRDefault="00812FDB" w:rsidP="00932BE4">
      <w:pPr>
        <w:pStyle w:val="Heading3"/>
      </w:pPr>
      <w:bookmarkStart w:id="106" w:name="_Toc327290215"/>
      <w:r>
        <w:t>Path example in an NSA tree</w:t>
      </w:r>
      <w:bookmarkEnd w:id="106"/>
    </w:p>
    <w:p w:rsidR="00812FDB" w:rsidRDefault="00812FDB" w:rsidP="00932BE4">
      <w:pPr>
        <w:rPr>
          <w:rFonts w:cs="Arial"/>
        </w:rPr>
      </w:pPr>
    </w:p>
    <w:p w:rsidR="00812FDB" w:rsidRPr="000B185F" w:rsidRDefault="00812FDB" w:rsidP="00932BE4">
      <w:pPr>
        <w:rPr>
          <w:rFonts w:cs="Arial"/>
        </w:rPr>
      </w:pPr>
      <w:r>
        <w:rPr>
          <w:rFonts w:cs="Arial"/>
        </w:rPr>
        <w:t>An</w:t>
      </w:r>
      <w:r w:rsidRPr="000B185F">
        <w:rPr>
          <w:rFonts w:cs="Arial"/>
        </w:rPr>
        <w:t xml:space="preserve"> example</w:t>
      </w:r>
      <w:r>
        <w:rPr>
          <w:rFonts w:cs="Arial"/>
        </w:rPr>
        <w:t xml:space="preserve"> of a </w:t>
      </w:r>
      <w:r w:rsidRPr="00812FDB">
        <w:rPr>
          <w:rFonts w:cs="Arial"/>
          <w:i/>
        </w:rPr>
        <w:t>Path</w:t>
      </w:r>
      <w:r>
        <w:rPr>
          <w:rFonts w:cs="Arial"/>
        </w:rPr>
        <w:t xml:space="preserve"> in a NSA tree is presented to show</w:t>
      </w:r>
      <w:r w:rsidRPr="000B185F">
        <w:rPr>
          <w:rFonts w:cs="Arial"/>
        </w:rPr>
        <w:t xml:space="preserve"> how a </w:t>
      </w:r>
      <w:r w:rsidRPr="00812FDB">
        <w:rPr>
          <w:rFonts w:cs="Arial"/>
          <w:i/>
        </w:rPr>
        <w:t>Path</w:t>
      </w:r>
      <w:r w:rsidRPr="000B185F">
        <w:rPr>
          <w:rFonts w:cs="Arial"/>
        </w:rPr>
        <w:t xml:space="preserve"> can be described.  </w:t>
      </w:r>
    </w:p>
    <w:p w:rsidR="0028295D" w:rsidRPr="000B185F" w:rsidRDefault="0028295D" w:rsidP="00932BE4">
      <w:pPr>
        <w:rPr>
          <w:rFonts w:cs="Arial"/>
        </w:rPr>
      </w:pPr>
    </w:p>
    <w:p w:rsidR="0028295D" w:rsidRDefault="00AF52E4" w:rsidP="00932BE4">
      <w:pPr>
        <w:jc w:val="center"/>
        <w:rPr>
          <w:rFonts w:cs="Arial"/>
        </w:rPr>
      </w:pPr>
      <w:r>
        <w:rPr>
          <w:rFonts w:cs="Arial"/>
          <w:noProof/>
          <w:lang w:val="en-GB" w:eastAsia="en-GB"/>
        </w:rPr>
        <w:drawing>
          <wp:inline distT="0" distB="0" distL="0" distR="0" wp14:anchorId="006388BB" wp14:editId="05812024">
            <wp:extent cx="3873500" cy="3467100"/>
            <wp:effectExtent l="25400" t="0" r="0" b="0"/>
            <wp:docPr id="18" name="Picture 18" descr="path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th_tree"/>
                    <pic:cNvPicPr>
                      <a:picLocks noChangeAspect="1" noChangeArrowheads="1"/>
                    </pic:cNvPicPr>
                  </pic:nvPicPr>
                  <pic:blipFill>
                    <a:blip r:embed="rId67"/>
                    <a:srcRect l="21637" t="13116" r="25571" b="23608"/>
                    <a:stretch>
                      <a:fillRect/>
                    </a:stretch>
                  </pic:blipFill>
                  <pic:spPr bwMode="auto">
                    <a:xfrm>
                      <a:off x="0" y="0"/>
                      <a:ext cx="3873500" cy="3467100"/>
                    </a:xfrm>
                    <a:prstGeom prst="rect">
                      <a:avLst/>
                    </a:prstGeom>
                    <a:noFill/>
                    <a:ln w="9525">
                      <a:noFill/>
                      <a:miter lim="800000"/>
                      <a:headEnd/>
                      <a:tailEnd/>
                    </a:ln>
                  </pic:spPr>
                </pic:pic>
              </a:graphicData>
            </a:graphic>
          </wp:inline>
        </w:drawing>
      </w:r>
    </w:p>
    <w:p w:rsidR="0028295D" w:rsidRDefault="00A25750" w:rsidP="00932BE4">
      <w:pPr>
        <w:pStyle w:val="Caption"/>
        <w:jc w:val="center"/>
      </w:pPr>
      <w:r>
        <w:t xml:space="preserve">Figure </w:t>
      </w:r>
      <w:r w:rsidR="00C310AF">
        <w:fldChar w:fldCharType="begin"/>
      </w:r>
      <w:r>
        <w:instrText xml:space="preserve"> SEQ Figure \* ARABIC </w:instrText>
      </w:r>
      <w:r w:rsidR="00C310AF">
        <w:fldChar w:fldCharType="separate"/>
      </w:r>
      <w:r w:rsidR="004F4E11">
        <w:rPr>
          <w:noProof/>
        </w:rPr>
        <w:t>5</w:t>
      </w:r>
      <w:r w:rsidR="00C310AF">
        <w:fldChar w:fldCharType="end"/>
      </w:r>
      <w:r w:rsidR="00812FDB">
        <w:t>: Example of a C</w:t>
      </w:r>
      <w:r>
        <w:t>onnection managed by a NSA tree</w:t>
      </w:r>
    </w:p>
    <w:p w:rsidR="0028295D" w:rsidRDefault="0028295D" w:rsidP="00932BE4">
      <w:pPr>
        <w:rPr>
          <w:rFonts w:cs="Arial"/>
        </w:rPr>
      </w:pPr>
    </w:p>
    <w:p w:rsidR="0028295D" w:rsidRDefault="00A25750" w:rsidP="00932BE4">
      <w:pPr>
        <w:rPr>
          <w:rFonts w:cs="Arial"/>
        </w:rPr>
      </w:pPr>
      <w:r>
        <w:rPr>
          <w:rFonts w:cs="Arial"/>
        </w:rPr>
        <w:t xml:space="preserve">The topology remains the same as for the previous example: </w:t>
      </w:r>
    </w:p>
    <w:p w:rsidR="0028295D" w:rsidRPr="000B185F" w:rsidRDefault="0028295D" w:rsidP="00932BE4">
      <w:pPr>
        <w:rPr>
          <w:rFonts w:cs="Arial"/>
        </w:rPr>
      </w:pPr>
    </w:p>
    <w:p w:rsidR="00CF4267" w:rsidRDefault="00CF4267" w:rsidP="00932BE4">
      <w:r>
        <w:t>Network X:  X</w:t>
      </w:r>
      <w:proofErr w:type="gramStart"/>
      <w:r>
        <w:t>:a</w:t>
      </w:r>
      <w:proofErr w:type="gramEnd"/>
      <w:r>
        <w:t xml:space="preserve"> X:b</w:t>
      </w:r>
    </w:p>
    <w:p w:rsidR="00CF4267" w:rsidRDefault="00CF4267" w:rsidP="00932BE4">
      <w:r>
        <w:t>Network Y:  Y</w:t>
      </w:r>
      <w:proofErr w:type="gramStart"/>
      <w:r>
        <w:t>:c</w:t>
      </w:r>
      <w:proofErr w:type="gramEnd"/>
      <w:r>
        <w:t>, Y:d, Y:e</w:t>
      </w:r>
    </w:p>
    <w:p w:rsidR="00CF4267" w:rsidRDefault="00CF4267" w:rsidP="00932BE4">
      <w:r>
        <w:t>Network Z:  Z</w:t>
      </w:r>
      <w:proofErr w:type="gramStart"/>
      <w:r>
        <w:t>:f</w:t>
      </w:r>
      <w:proofErr w:type="gramEnd"/>
      <w:r>
        <w:t>, Z:g</w:t>
      </w:r>
    </w:p>
    <w:p w:rsidR="0028295D" w:rsidRDefault="0028295D" w:rsidP="00932BE4"/>
    <w:p w:rsidR="0028295D" w:rsidRPr="000B185F" w:rsidRDefault="00A25750" w:rsidP="00932BE4">
      <w:pPr>
        <w:rPr>
          <w:rFonts w:cs="Arial"/>
        </w:rPr>
      </w:pPr>
      <w:r>
        <w:rPr>
          <w:rFonts w:cs="Arial"/>
        </w:rPr>
        <w:t>In this example, t</w:t>
      </w:r>
      <w:r w:rsidRPr="000B185F">
        <w:rPr>
          <w:rFonts w:cs="Arial"/>
        </w:rPr>
        <w:t>he</w:t>
      </w:r>
      <w:r>
        <w:rPr>
          <w:rFonts w:cs="Arial"/>
        </w:rPr>
        <w:t xml:space="preserve"> NSAs are connected as a tree: </w:t>
      </w:r>
    </w:p>
    <w:p w:rsidR="0028295D" w:rsidRDefault="00A25750" w:rsidP="00932BE4">
      <w:pPr>
        <w:rPr>
          <w:rFonts w:cs="Arial"/>
        </w:rPr>
      </w:pPr>
      <w:r w:rsidRPr="000B185F">
        <w:rPr>
          <w:rFonts w:cs="Arial"/>
        </w:rPr>
        <w:t>NSA-</w:t>
      </w:r>
      <w:proofErr w:type="gramStart"/>
      <w:r>
        <w:rPr>
          <w:rFonts w:cs="Arial"/>
        </w:rPr>
        <w:t>X</w:t>
      </w:r>
      <w:r w:rsidRPr="000B185F">
        <w:rPr>
          <w:rFonts w:cs="Arial"/>
        </w:rPr>
        <w:t>(</w:t>
      </w:r>
      <w:proofErr w:type="gramEnd"/>
      <w:r w:rsidRPr="000B185F">
        <w:rPr>
          <w:rFonts w:cs="Arial"/>
        </w:rPr>
        <w:t>R</w:t>
      </w:r>
      <w:r>
        <w:rPr>
          <w:rFonts w:cs="Arial"/>
        </w:rPr>
        <w:t>equester</w:t>
      </w:r>
      <w:r w:rsidRPr="000B185F">
        <w:rPr>
          <w:rFonts w:cs="Arial"/>
        </w:rPr>
        <w:t>) to NSA-</w:t>
      </w:r>
      <w:r>
        <w:rPr>
          <w:rFonts w:cs="Arial"/>
        </w:rPr>
        <w:t>Y</w:t>
      </w:r>
      <w:r w:rsidRPr="000B185F">
        <w:rPr>
          <w:rFonts w:cs="Arial"/>
        </w:rPr>
        <w:t>(P</w:t>
      </w:r>
      <w:r>
        <w:rPr>
          <w:rFonts w:cs="Arial"/>
        </w:rPr>
        <w:t>rovider</w:t>
      </w:r>
      <w:r w:rsidRPr="000B185F">
        <w:rPr>
          <w:rFonts w:cs="Arial"/>
        </w:rPr>
        <w:t>)</w:t>
      </w:r>
      <w:r>
        <w:rPr>
          <w:rFonts w:cs="Arial"/>
        </w:rPr>
        <w:t xml:space="preserve"> and</w:t>
      </w:r>
    </w:p>
    <w:p w:rsidR="0028295D" w:rsidRPr="000B185F" w:rsidRDefault="00A25750" w:rsidP="00932BE4">
      <w:pPr>
        <w:rPr>
          <w:rFonts w:cs="Arial"/>
        </w:rPr>
      </w:pPr>
      <w:r w:rsidRPr="000B185F">
        <w:rPr>
          <w:rFonts w:cs="Arial"/>
        </w:rPr>
        <w:t>NSA-</w:t>
      </w:r>
      <w:proofErr w:type="gramStart"/>
      <w:r>
        <w:rPr>
          <w:rFonts w:cs="Arial"/>
        </w:rPr>
        <w:t>X</w:t>
      </w:r>
      <w:r w:rsidRPr="000B185F">
        <w:rPr>
          <w:rFonts w:cs="Arial"/>
        </w:rPr>
        <w:t>(</w:t>
      </w:r>
      <w:proofErr w:type="gramEnd"/>
      <w:r w:rsidRPr="000B185F">
        <w:rPr>
          <w:rFonts w:cs="Arial"/>
        </w:rPr>
        <w:t>R</w:t>
      </w:r>
      <w:r>
        <w:rPr>
          <w:rFonts w:cs="Arial"/>
        </w:rPr>
        <w:t>equester</w:t>
      </w:r>
      <w:r w:rsidRPr="000B185F">
        <w:rPr>
          <w:rFonts w:cs="Arial"/>
        </w:rPr>
        <w:t>)  to NSA-</w:t>
      </w:r>
      <w:r>
        <w:rPr>
          <w:rFonts w:cs="Arial"/>
        </w:rPr>
        <w:t>Z</w:t>
      </w:r>
      <w:r w:rsidRPr="000B185F">
        <w:rPr>
          <w:rFonts w:cs="Arial"/>
        </w:rPr>
        <w:t>(P</w:t>
      </w:r>
      <w:r>
        <w:rPr>
          <w:rFonts w:cs="Arial"/>
        </w:rPr>
        <w:t>rovider</w:t>
      </w:r>
      <w:r w:rsidRPr="000B185F">
        <w:rPr>
          <w:rFonts w:cs="Arial"/>
        </w:rPr>
        <w:t>)</w:t>
      </w:r>
    </w:p>
    <w:p w:rsidR="0028295D" w:rsidRPr="000B185F" w:rsidRDefault="0028295D" w:rsidP="00932BE4">
      <w:pPr>
        <w:rPr>
          <w:rFonts w:cs="Arial"/>
        </w:rPr>
      </w:pPr>
    </w:p>
    <w:p w:rsidR="0028295D" w:rsidRDefault="00A25750" w:rsidP="00932BE4">
      <w:pPr>
        <w:rPr>
          <w:rFonts w:cs="Arial"/>
        </w:rPr>
      </w:pPr>
      <w:r>
        <w:rPr>
          <w:rFonts w:cs="Arial"/>
        </w:rPr>
        <w:t>Assuming a request comes from the Application-NSA</w:t>
      </w:r>
      <w:r w:rsidRPr="000B185F">
        <w:rPr>
          <w:rFonts w:cs="Arial"/>
        </w:rPr>
        <w:t xml:space="preserve"> to NSA-</w:t>
      </w:r>
      <w:r>
        <w:rPr>
          <w:rFonts w:cs="Arial"/>
        </w:rPr>
        <w:t>X</w:t>
      </w:r>
      <w:r w:rsidRPr="000B185F">
        <w:rPr>
          <w:rFonts w:cs="Arial"/>
        </w:rPr>
        <w:t xml:space="preserve"> to reserve a connection</w:t>
      </w:r>
      <w:r w:rsidR="00D967E5">
        <w:rPr>
          <w:rFonts w:cs="Arial"/>
        </w:rPr>
        <w:t xml:space="preserve"> </w:t>
      </w:r>
      <w:r>
        <w:rPr>
          <w:rFonts w:cs="Arial"/>
        </w:rPr>
        <w:t xml:space="preserve">X:a </w:t>
      </w:r>
      <w:r w:rsidR="00D967E5">
        <w:rPr>
          <w:rFonts w:cs="Arial"/>
        </w:rPr>
        <w:t>to</w:t>
      </w:r>
      <w:r>
        <w:rPr>
          <w:rFonts w:cs="Arial"/>
        </w:rPr>
        <w:t xml:space="preserve"> </w:t>
      </w:r>
      <w:r w:rsidR="00D967E5">
        <w:rPr>
          <w:rFonts w:cs="Arial"/>
        </w:rPr>
        <w:t xml:space="preserve"> </w:t>
      </w:r>
      <w:r w:rsidR="00181D52">
        <w:rPr>
          <w:rFonts w:cs="Arial"/>
        </w:rPr>
        <w:t>Z:g</w:t>
      </w:r>
      <w:r>
        <w:rPr>
          <w:rFonts w:cs="Arial"/>
        </w:rPr>
        <w:t xml:space="preserve">, then  </w:t>
      </w:r>
      <w:r w:rsidRPr="000B185F">
        <w:rPr>
          <w:rFonts w:cs="Arial"/>
        </w:rPr>
        <w:t>NSA-</w:t>
      </w:r>
      <w:r>
        <w:rPr>
          <w:rFonts w:cs="Arial"/>
        </w:rPr>
        <w:t>X</w:t>
      </w:r>
      <w:r w:rsidRPr="000B185F">
        <w:rPr>
          <w:rFonts w:cs="Arial"/>
        </w:rPr>
        <w:t xml:space="preserve"> will look in the topology and determine that to make </w:t>
      </w:r>
      <w:r>
        <w:rPr>
          <w:rFonts w:cs="Arial"/>
        </w:rPr>
        <w:t xml:space="preserve">this connection, </w:t>
      </w:r>
      <w:r w:rsidR="00181D52">
        <w:rPr>
          <w:rFonts w:cs="Arial"/>
        </w:rPr>
        <w:t>a</w:t>
      </w:r>
      <w:r>
        <w:rPr>
          <w:rFonts w:cs="Arial"/>
        </w:rPr>
        <w:t xml:space="preserve"> </w:t>
      </w:r>
      <w:r>
        <w:rPr>
          <w:rFonts w:cs="Arial"/>
        </w:rPr>
        <w:lastRenderedPageBreak/>
        <w:t xml:space="preserve">connection request is required locally </w:t>
      </w:r>
      <w:r w:rsidR="00181D52">
        <w:rPr>
          <w:rFonts w:cs="Arial"/>
        </w:rPr>
        <w:t xml:space="preserve">between X:a and X:b.  </w:t>
      </w:r>
      <w:r>
        <w:rPr>
          <w:rFonts w:cs="Arial"/>
        </w:rPr>
        <w:t>Next NSA-X must forward two requests:</w:t>
      </w:r>
    </w:p>
    <w:p w:rsidR="0028295D" w:rsidRPr="00C54E40" w:rsidRDefault="00A25750" w:rsidP="00932BE4">
      <w:pPr>
        <w:pStyle w:val="ListParagraph"/>
        <w:numPr>
          <w:ilvl w:val="0"/>
          <w:numId w:val="13"/>
        </w:numPr>
        <w:rPr>
          <w:rFonts w:cs="Arial"/>
        </w:rPr>
      </w:pPr>
      <w:r>
        <w:rPr>
          <w:rFonts w:cs="Arial"/>
        </w:rPr>
        <w:t xml:space="preserve">To </w:t>
      </w:r>
      <w:r w:rsidRPr="00C54E40">
        <w:rPr>
          <w:rFonts w:cs="Arial"/>
        </w:rPr>
        <w:t xml:space="preserve">NSA-Y:  </w:t>
      </w:r>
      <w:r w:rsidR="00D967E5">
        <w:rPr>
          <w:rFonts w:cs="Arial"/>
        </w:rPr>
        <w:t xml:space="preserve"> </w:t>
      </w:r>
      <w:r w:rsidR="00181D52">
        <w:t>Y:c</w:t>
      </w:r>
      <w:r w:rsidR="00D967E5">
        <w:t xml:space="preserve"> to </w:t>
      </w:r>
      <w:r w:rsidR="00181D52">
        <w:t>Y:e</w:t>
      </w:r>
    </w:p>
    <w:p w:rsidR="0028295D" w:rsidRPr="00C54E40" w:rsidRDefault="00181D52" w:rsidP="00932BE4">
      <w:pPr>
        <w:pStyle w:val="ListParagraph"/>
        <w:numPr>
          <w:ilvl w:val="0"/>
          <w:numId w:val="13"/>
        </w:numPr>
        <w:rPr>
          <w:rFonts w:cs="Arial"/>
        </w:rPr>
      </w:pPr>
      <w:r>
        <w:t>To NSA-Z:  Z:f</w:t>
      </w:r>
      <w:r w:rsidR="00A25750">
        <w:t xml:space="preserve"> </w:t>
      </w:r>
      <w:r w:rsidR="00D967E5">
        <w:t xml:space="preserve">to </w:t>
      </w:r>
      <w:r>
        <w:t>Z:g</w:t>
      </w:r>
    </w:p>
    <w:p w:rsidR="0028295D" w:rsidRDefault="0028295D" w:rsidP="00932BE4">
      <w:pPr>
        <w:rPr>
          <w:rFonts w:cs="Arial"/>
        </w:rPr>
      </w:pPr>
    </w:p>
    <w:p w:rsidR="00FA2765" w:rsidRDefault="00FA2765" w:rsidP="00932BE4"/>
    <w:p w:rsidR="00932BE4" w:rsidRDefault="00932BE4" w:rsidP="00932BE4">
      <w:pPr>
        <w:pStyle w:val="Heading2"/>
      </w:pPr>
      <w:bookmarkStart w:id="107" w:name="_Toc327290216"/>
      <w:r>
        <w:t xml:space="preserve">Inter-domain </w:t>
      </w:r>
      <w:proofErr w:type="spellStart"/>
      <w:r>
        <w:t>vs</w:t>
      </w:r>
      <w:proofErr w:type="spellEnd"/>
      <w:r>
        <w:t xml:space="preserve"> intra-domain </w:t>
      </w:r>
      <w:proofErr w:type="spellStart"/>
      <w:r>
        <w:t>pathfinding</w:t>
      </w:r>
      <w:bookmarkEnd w:id="107"/>
      <w:proofErr w:type="spellEnd"/>
    </w:p>
    <w:p w:rsidR="00932BE4" w:rsidRDefault="00932BE4" w:rsidP="00932BE4">
      <w:r>
        <w:t xml:space="preserve">There are two levels of </w:t>
      </w:r>
      <w:proofErr w:type="spellStart"/>
      <w:r>
        <w:t>pathfinding</w:t>
      </w:r>
      <w:proofErr w:type="spellEnd"/>
      <w:r>
        <w:t xml:space="preserve"> related to the NSI architecture: the inter-domain </w:t>
      </w:r>
      <w:proofErr w:type="spellStart"/>
      <w:r>
        <w:t>pathfinding</w:t>
      </w:r>
      <w:proofErr w:type="spellEnd"/>
      <w:r>
        <w:t xml:space="preserve"> which is concerned with choosing a path across the global topology of Networks, and the intra-domain </w:t>
      </w:r>
      <w:proofErr w:type="spellStart"/>
      <w:r>
        <w:t>pathfinding</w:t>
      </w:r>
      <w:proofErr w:type="spellEnd"/>
      <w:r>
        <w:t xml:space="preserve"> concerned with the transport resources within the Network.  NSI is concerned only with inter-Network </w:t>
      </w:r>
      <w:proofErr w:type="spellStart"/>
      <w:r>
        <w:t>pathfinding</w:t>
      </w:r>
      <w:proofErr w:type="spellEnd"/>
      <w:r>
        <w:t>.</w:t>
      </w:r>
    </w:p>
    <w:p w:rsidR="00932BE4" w:rsidRPr="008B1D65" w:rsidRDefault="00932BE4" w:rsidP="00932BE4"/>
    <w:p w:rsidR="00932BE4" w:rsidRDefault="00932BE4" w:rsidP="00932BE4">
      <w:r>
        <w:t>Inter-Network Connections extend across multiple networks; they are constructed by concatenating connections built across the individual networks.  This is done by choosing appropriate STPs such that the egress STP of one connection corresponds directly with the ingress STP of the successive connection.</w:t>
      </w:r>
    </w:p>
    <w:p w:rsidR="00932BE4" w:rsidRDefault="00932BE4" w:rsidP="00932BE4"/>
    <w:p w:rsidR="00932BE4" w:rsidRDefault="00932BE4" w:rsidP="00932BE4">
      <w:r>
        <w:t xml:space="preserve">Both the Tree and Chain model reduce </w:t>
      </w:r>
      <w:proofErr w:type="spellStart"/>
      <w:r>
        <w:t>pathfinding</w:t>
      </w:r>
      <w:proofErr w:type="spellEnd"/>
      <w:r>
        <w:t xml:space="preserve"> to a constraint-based search over a topology to build a k-preferred path tree.    The method, tree or chain, used to process a request is made exclusively in the requester NSA.  No path finding algorithms (e.g. PCE or OSPF-TE) are mandated by NSI.</w:t>
      </w:r>
    </w:p>
    <w:p w:rsidR="00932BE4" w:rsidRDefault="00932BE4" w:rsidP="00932BE4"/>
    <w:p w:rsidR="00932BE4" w:rsidRDefault="00932BE4" w:rsidP="00B4287F">
      <w:pPr>
        <w:pStyle w:val="Heading2"/>
        <w:pageBreakBefore/>
      </w:pPr>
      <w:bookmarkStart w:id="108" w:name="_Toc327290217"/>
      <w:r>
        <w:lastRenderedPageBreak/>
        <w:t>Distribution of NSI Topology</w:t>
      </w:r>
      <w:bookmarkEnd w:id="108"/>
    </w:p>
    <w:p w:rsidR="00932BE4" w:rsidRDefault="00932BE4" w:rsidP="00B4287F">
      <w:r>
        <w:t>Some form of Topology distribution is required in order for an inter-domain NSI network to function. In NSI 1.0 this process was performed out-of-band, mostly through e-mail. For NSI 2.0 we take the opportunity to provide a standardized interface for NSI topology exchange.</w:t>
      </w:r>
    </w:p>
    <w:p w:rsidR="00932BE4" w:rsidRDefault="00932BE4" w:rsidP="00B4287F"/>
    <w:p w:rsidR="00932BE4" w:rsidRPr="00C06A3B" w:rsidRDefault="00932BE4" w:rsidP="00C06A3B">
      <w:pPr>
        <w:pStyle w:val="Heading3"/>
      </w:pPr>
      <w:bookmarkStart w:id="109" w:name="h.bwvrmjj8t0gi"/>
      <w:bookmarkStart w:id="110" w:name="_Toc327290218"/>
      <w:bookmarkEnd w:id="109"/>
      <w:r>
        <w:t>Transport and Service plane relationship</w:t>
      </w:r>
      <w:bookmarkEnd w:id="110"/>
    </w:p>
    <w:p w:rsidR="00932BE4" w:rsidRDefault="00932BE4" w:rsidP="00B4287F">
      <w:r>
        <w:t>The NSI Connection Service is implemented on Network Service Agents (NSAs), which together form a network and tree-like structure. This graph represents how reservation requests would propagate through the network, but not necessarily reflects the transport-plane. One NSA may be an aggregation point for other NSAs, not visible from the outside.</w:t>
      </w:r>
    </w:p>
    <w:p w:rsidR="00932BE4" w:rsidRDefault="00932BE4" w:rsidP="00B4287F">
      <w:r>
        <w:t>The messaging between the NSAs will happen on the service plane, which is completely separate from the transport plane.</w:t>
      </w:r>
    </w:p>
    <w:p w:rsidR="00932BE4" w:rsidRDefault="00932BE4" w:rsidP="00B4287F"/>
    <w:p w:rsidR="00932BE4" w:rsidRDefault="00932BE4" w:rsidP="00B4287F">
      <w:pPr>
        <w:pStyle w:val="Heading3"/>
      </w:pPr>
      <w:bookmarkStart w:id="111" w:name="h.fgv10uyye5l1"/>
      <w:bookmarkStart w:id="112" w:name="_Toc327290219"/>
      <w:bookmarkEnd w:id="111"/>
      <w:r>
        <w:t>Bootstrapping Topology Exchange</w:t>
      </w:r>
      <w:bookmarkEnd w:id="112"/>
    </w:p>
    <w:p w:rsidR="00932BE4" w:rsidRDefault="00932BE4" w:rsidP="00B4287F">
      <w:r>
        <w:t>To start the initial Network Service the NSAs must be able to find each other, in order to communicate details about the network. So some form of bootstrapping is required, with initial synchronization between domains on both the service plane and the transport plane, i.e. the NSAs of both domains must be able to contact each other, and the details of transport plane connections between them have to be synchronized as well.</w:t>
      </w:r>
    </w:p>
    <w:p w:rsidR="00932BE4" w:rsidRDefault="00932BE4" w:rsidP="00B4287F">
      <w:r>
        <w:t>Initiating a transport plane connection between two networks is not a frequent occurrence, and a longer process, involving out-of-band (for NSI) contact. Part of that process can be that the networks also communicate the access details for the NSAs, thus forming an NSA relationship.</w:t>
      </w:r>
    </w:p>
    <w:p w:rsidR="00932BE4" w:rsidRDefault="00932BE4" w:rsidP="00B4287F"/>
    <w:p w:rsidR="00932BE4" w:rsidRDefault="00932BE4" w:rsidP="00B4287F">
      <w:pPr>
        <w:pStyle w:val="Heading3"/>
      </w:pPr>
      <w:bookmarkStart w:id="113" w:name="h.vjgcy5roewam"/>
      <w:bookmarkStart w:id="114" w:name="_Toc327290220"/>
      <w:bookmarkEnd w:id="113"/>
      <w:r>
        <w:t>Expanding the Topology Exchange</w:t>
      </w:r>
      <w:bookmarkEnd w:id="114"/>
    </w:p>
    <w:p w:rsidR="00932BE4" w:rsidRDefault="00932BE4" w:rsidP="00B4287F">
      <w:r>
        <w:t>Once the neighboring NSAs have exchanged details, they can also distribute details about the rest of the network, both the control plane details and connectivity, but also some transport details. This process can be similar to the OSPF bootstrap procedure.</w:t>
      </w:r>
    </w:p>
    <w:p w:rsidR="00932BE4" w:rsidRDefault="00932BE4" w:rsidP="00B4287F"/>
    <w:p w:rsidR="00932BE4" w:rsidRDefault="00932BE4" w:rsidP="00B4287F">
      <w:pPr>
        <w:pStyle w:val="Heading3"/>
      </w:pPr>
      <w:bookmarkStart w:id="115" w:name="h.tc1smmpka3sk"/>
      <w:bookmarkStart w:id="116" w:name="_Toc327290221"/>
      <w:bookmarkEnd w:id="115"/>
      <w:r>
        <w:t>Update Mechanism</w:t>
      </w:r>
      <w:bookmarkEnd w:id="116"/>
    </w:p>
    <w:p w:rsidR="00932BE4" w:rsidRDefault="00932BE4" w:rsidP="00B4287F">
      <w:r>
        <w:t>The transport network is not static, and links are added or removed from time to time. An update mechanism is thus required to inform other NSAs about these kinds of events. In OSPF these kinds of updates are sent using multicast, which is not always available over the Internet. Another option is to form a peer-to-peer network between the NSAs and send updates over this network.</w:t>
      </w:r>
    </w:p>
    <w:p w:rsidR="00932BE4" w:rsidRDefault="00932BE4" w:rsidP="00B4287F"/>
    <w:p w:rsidR="00932BE4" w:rsidRDefault="00932BE4" w:rsidP="00B4287F">
      <w:pPr>
        <w:pStyle w:val="Heading3"/>
      </w:pPr>
      <w:bookmarkStart w:id="117" w:name="h.z2m1ye2g5wct"/>
      <w:bookmarkStart w:id="118" w:name="_Toc327290222"/>
      <w:bookmarkEnd w:id="117"/>
      <w:r>
        <w:t>Policy on Topology Distribution</w:t>
      </w:r>
      <w:bookmarkEnd w:id="118"/>
    </w:p>
    <w:p w:rsidR="00932BE4" w:rsidRDefault="00932BE4" w:rsidP="00B4287F">
      <w:r>
        <w:t>Some networks are willing to provide additional details on their internal network to others, sometimes on limited conditions.</w:t>
      </w:r>
    </w:p>
    <w:p w:rsidR="00932BE4" w:rsidRDefault="00932BE4" w:rsidP="00B4287F">
      <w:r>
        <w:t>For NSI version 2.0 we acknowledge this issue, but provide no standard mechanism. We have not seen clear requirements or specific use-cases for these mechanisms to provide a sensible protocol for it.</w:t>
      </w:r>
    </w:p>
    <w:p w:rsidR="00932BE4" w:rsidRDefault="00932BE4" w:rsidP="0028295D"/>
    <w:p w:rsidR="00932BE4" w:rsidRDefault="00932BE4" w:rsidP="0028295D"/>
    <w:p w:rsidR="00932BE4" w:rsidRDefault="00932BE4" w:rsidP="0028295D"/>
    <w:p w:rsidR="00FF021F" w:rsidRDefault="00FF021F" w:rsidP="00FF021F">
      <w:pPr>
        <w:pStyle w:val="Heading1"/>
      </w:pPr>
      <w:bookmarkStart w:id="119" w:name="_Toc327290223"/>
      <w:r>
        <w:t>Security</w:t>
      </w:r>
      <w:bookmarkEnd w:id="119"/>
    </w:p>
    <w:p w:rsidR="00FF021F" w:rsidRDefault="00FF021F" w:rsidP="00FF021F">
      <w:r>
        <w:t>•</w:t>
      </w:r>
      <w:r>
        <w:tab/>
        <w:t xml:space="preserve">Inder, </w:t>
      </w:r>
      <w:proofErr w:type="spellStart"/>
      <w:r>
        <w:t>Henrik</w:t>
      </w:r>
      <w:proofErr w:type="spellEnd"/>
      <w:r>
        <w:t xml:space="preserve"> and John M. </w:t>
      </w:r>
    </w:p>
    <w:p w:rsidR="00FF021F" w:rsidRDefault="00FF021F" w:rsidP="00FF021F">
      <w:r>
        <w:t>•</w:t>
      </w:r>
      <w:r>
        <w:tab/>
        <w:t>25 April 2012: no updates on progress</w:t>
      </w:r>
    </w:p>
    <w:p w:rsidR="00FF021F" w:rsidRDefault="00FF021F" w:rsidP="00FF021F">
      <w:r>
        <w:t>•</w:t>
      </w:r>
      <w:r>
        <w:tab/>
      </w:r>
    </w:p>
    <w:p w:rsidR="00223C97" w:rsidRDefault="00223C97" w:rsidP="00971E20">
      <w:pPr>
        <w:pStyle w:val="Heading2"/>
      </w:pPr>
      <w:bookmarkStart w:id="120" w:name="_Toc327290224"/>
      <w:r>
        <w:t>Authentication and Authorization</w:t>
      </w:r>
      <w:bookmarkEnd w:id="120"/>
    </w:p>
    <w:p w:rsidR="00FC0627" w:rsidRDefault="00FC0627" w:rsidP="00971E20">
      <w:pPr>
        <w:pStyle w:val="Heading3"/>
      </w:pPr>
      <w:bookmarkStart w:id="121" w:name="_Toc168573167"/>
      <w:bookmarkStart w:id="122" w:name="_Toc327290225"/>
      <w:r>
        <w:t>Security Requirements</w:t>
      </w:r>
      <w:bookmarkEnd w:id="121"/>
      <w:bookmarkEnd w:id="122"/>
    </w:p>
    <w:p w:rsidR="00FC0627" w:rsidRDefault="00FC0627" w:rsidP="00971E20">
      <w:pPr>
        <w:pStyle w:val="nobreak"/>
      </w:pPr>
      <w:r>
        <w:t xml:space="preserve">The basic security requirements of any trusted, distributed service are: 1. </w:t>
      </w:r>
      <w:proofErr w:type="gramStart"/>
      <w:r>
        <w:t>The</w:t>
      </w:r>
      <w:proofErr w:type="gramEnd"/>
      <w:r>
        <w:t xml:space="preserve"> request</w:t>
      </w:r>
      <w:r w:rsidR="00A24A11">
        <w:t>e</w:t>
      </w:r>
      <w:r>
        <w:t>r and provider can be mutually authenticated: 2. The messages between them cannot be secretly tampered with (message integrity), 3. The provider should be able to get enough trusted information about the requester to satisfy its authorization requirements.</w:t>
      </w:r>
    </w:p>
    <w:p w:rsidR="00FC0627" w:rsidRDefault="00FC0627" w:rsidP="00971E2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pPr>
    </w:p>
    <w:p w:rsidR="00FC0627" w:rsidRDefault="00FC0627" w:rsidP="00971E20">
      <w:pPr>
        <w:pStyle w:val="Heading3"/>
      </w:pPr>
      <w:bookmarkStart w:id="123" w:name="_Toc168573168"/>
      <w:bookmarkStart w:id="124" w:name="_Toc327290226"/>
      <w:r>
        <w:lastRenderedPageBreak/>
        <w:t>Message Security</w:t>
      </w:r>
      <w:bookmarkEnd w:id="123"/>
      <w:bookmarkEnd w:id="124"/>
    </w:p>
    <w:p w:rsidR="00FC0627" w:rsidRDefault="00FC0627" w:rsidP="00971E20">
      <w:r>
        <w:t>Message integrity and authentication should be provided by the transport protocol over which the NSI messages are sent. Some examples of underlying secure protocols are: a VPN, Transport Layer Security (TLS), or SOAP with digitally signed messages. The choice of this protocol is not included in this specification, but should be addressed in a Security Profile (see the NSI CSv1 Security document for an exam</w:t>
      </w:r>
      <w:r w:rsidR="00A24A11">
        <w:t>ple)</w:t>
      </w:r>
      <w:r>
        <w:t>.</w:t>
      </w:r>
    </w:p>
    <w:p w:rsidR="00FC0627" w:rsidRDefault="00FC0627" w:rsidP="00971E20">
      <w:r>
        <w:t xml:space="preserve"> </w:t>
      </w:r>
    </w:p>
    <w:p w:rsidR="00FC0627" w:rsidRDefault="00FC0627" w:rsidP="00971E20">
      <w:pPr>
        <w:pStyle w:val="Heading3"/>
      </w:pPr>
      <w:bookmarkStart w:id="125" w:name="_Toc168573169"/>
      <w:bookmarkStart w:id="126" w:name="_Toc327290227"/>
      <w:r>
        <w:t>Authorization</w:t>
      </w:r>
      <w:bookmarkEnd w:id="125"/>
      <w:bookmarkEnd w:id="126"/>
    </w:p>
    <w:p w:rsidR="00FC0627" w:rsidRDefault="00FC0627" w:rsidP="00971E20">
      <w:r>
        <w:t xml:space="preserve">Authorization of resource use may be based on bilateral trust agreements between an RA and a PA. In addition, the NSI connection protocol provides a means of carrying identifying information on which authorization can be based. All NSI messages contain </w:t>
      </w:r>
      <w:proofErr w:type="spellStart"/>
      <w:r w:rsidRPr="00A24A11">
        <w:rPr>
          <w:i/>
        </w:rPr>
        <w:t>securityAttr</w:t>
      </w:r>
      <w:proofErr w:type="spellEnd"/>
      <w:r>
        <w:t xml:space="preserve"> objects associated with the </w:t>
      </w:r>
      <w:proofErr w:type="spellStart"/>
      <w:r>
        <w:t>requesterNSA</w:t>
      </w:r>
      <w:proofErr w:type="spellEnd"/>
      <w:r>
        <w:t xml:space="preserve"> and the </w:t>
      </w:r>
      <w:proofErr w:type="spellStart"/>
      <w:r>
        <w:t>providerNSA</w:t>
      </w:r>
      <w:proofErr w:type="spellEnd"/>
      <w:r>
        <w:t xml:space="preserve">. The </w:t>
      </w:r>
      <w:proofErr w:type="spellStart"/>
      <w:r w:rsidRPr="00A24A11">
        <w:rPr>
          <w:i/>
        </w:rPr>
        <w:t>securityAttr</w:t>
      </w:r>
      <w:proofErr w:type="spellEnd"/>
      <w:r>
        <w:t xml:space="preserve"> object is left opaque in the schema to facilitate various types of authorization schemes. One model that can be supported is to provide a set of mutually agreed upon attributes for the requester, The NSI CS</w:t>
      </w:r>
      <w:r w:rsidR="00A24A11">
        <w:t xml:space="preserve"> </w:t>
      </w:r>
      <w:r>
        <w:t>v1</w:t>
      </w:r>
      <w:r w:rsidR="00A24A11">
        <w:t>.1</w:t>
      </w:r>
      <w:r>
        <w:t xml:space="preserve"> document specifies a schema for an </w:t>
      </w:r>
      <w:proofErr w:type="spellStart"/>
      <w:r w:rsidRPr="00A24A11">
        <w:rPr>
          <w:i/>
        </w:rPr>
        <w:t>securityAttr</w:t>
      </w:r>
      <w:proofErr w:type="spellEnd"/>
      <w:r>
        <w:t xml:space="preserve"> that contains set of defined attributes that can apply to the RA or to the user who originated the request.</w:t>
      </w:r>
    </w:p>
    <w:p w:rsidR="00527461" w:rsidRDefault="00527461" w:rsidP="00971E20"/>
    <w:p w:rsidR="00527461" w:rsidRDefault="00527461" w:rsidP="00971E20">
      <w:pPr>
        <w:pStyle w:val="Heading2"/>
        <w:rPr>
          <w:rFonts w:eastAsia="MS Mincho"/>
        </w:rPr>
      </w:pPr>
      <w:bookmarkStart w:id="127" w:name="_Toc327290228"/>
      <w:r>
        <w:rPr>
          <w:rFonts w:eastAsia="MS Mincho"/>
        </w:rPr>
        <w:t>Failures and exceptions</w:t>
      </w:r>
      <w:bookmarkEnd w:id="127"/>
    </w:p>
    <w:p w:rsidR="00A16D14" w:rsidRPr="00FF2EE9" w:rsidRDefault="00A16D14" w:rsidP="00971E20">
      <w:pPr>
        <w:rPr>
          <w:rFonts w:eastAsia="MS Mincho"/>
        </w:rPr>
      </w:pPr>
    </w:p>
    <w:p w:rsidR="00527461" w:rsidRDefault="00527461" w:rsidP="00971E20">
      <w:pPr>
        <w:pStyle w:val="Heading3"/>
      </w:pPr>
      <w:bookmarkStart w:id="128" w:name="_Toc327290229"/>
      <w:r>
        <w:rPr>
          <w:rFonts w:eastAsia="MS Mincho"/>
        </w:rPr>
        <w:t>Service plane failures</w:t>
      </w:r>
      <w:bookmarkEnd w:id="128"/>
    </w:p>
    <w:p w:rsidR="00527461" w:rsidRDefault="00782065" w:rsidP="00971E20">
      <w:pPr>
        <w:rPr>
          <w:rFonts w:eastAsia="MS Mincho"/>
        </w:rPr>
      </w:pPr>
      <w:proofErr w:type="gramStart"/>
      <w:r>
        <w:rPr>
          <w:rFonts w:eastAsia="MS Mincho"/>
        </w:rPr>
        <w:t>Service plane failures are detected by the NSI transport and as such is</w:t>
      </w:r>
      <w:proofErr w:type="gramEnd"/>
      <w:r>
        <w:rPr>
          <w:rFonts w:eastAsia="MS Mincho"/>
        </w:rPr>
        <w:t xml:space="preserve"> not part of this NSI CS </w:t>
      </w:r>
      <w:r w:rsidRPr="00FF021F">
        <w:rPr>
          <w:rFonts w:eastAsia="MS Mincho"/>
        </w:rPr>
        <w:t xml:space="preserve">protocol.  See </w:t>
      </w:r>
      <w:r w:rsidRPr="00FF021F">
        <w:rPr>
          <w:rFonts w:eastAsia="MS Mincho"/>
        </w:rPr>
        <w:fldChar w:fldCharType="begin"/>
      </w:r>
      <w:r w:rsidRPr="00FF021F">
        <w:rPr>
          <w:rFonts w:eastAsia="MS Mincho"/>
        </w:rPr>
        <w:instrText xml:space="preserve"> REF _Ref312159053 \h </w:instrText>
      </w:r>
      <w:r w:rsidR="00FF021F">
        <w:rPr>
          <w:rFonts w:eastAsia="MS Mincho"/>
        </w:rPr>
        <w:instrText xml:space="preserve"> \* MERGEFORMAT </w:instrText>
      </w:r>
      <w:r w:rsidRPr="00FF021F">
        <w:rPr>
          <w:rFonts w:eastAsia="MS Mincho"/>
        </w:rPr>
      </w:r>
      <w:r w:rsidRPr="00FF021F">
        <w:rPr>
          <w:rFonts w:eastAsia="MS Mincho"/>
        </w:rPr>
        <w:fldChar w:fldCharType="separate"/>
      </w:r>
      <w:r w:rsidR="004F4E11" w:rsidRPr="00F05B9C">
        <w:t>Appendix A:  Best Practices for NSA implementation</w:t>
      </w:r>
      <w:r w:rsidRPr="00FF021F">
        <w:rPr>
          <w:rFonts w:eastAsia="MS Mincho"/>
        </w:rPr>
        <w:fldChar w:fldCharType="end"/>
      </w:r>
      <w:r w:rsidRPr="00FF021F">
        <w:rPr>
          <w:rFonts w:eastAsia="MS Mincho"/>
        </w:rPr>
        <w:t xml:space="preserve"> for a discussion on handling</w:t>
      </w:r>
      <w:r>
        <w:rPr>
          <w:rFonts w:eastAsia="MS Mincho"/>
        </w:rPr>
        <w:t xml:space="preserve"> time-outs.</w:t>
      </w:r>
    </w:p>
    <w:p w:rsidR="00527461" w:rsidRDefault="00527461" w:rsidP="00971E20"/>
    <w:p w:rsidR="00527461" w:rsidRDefault="00527461" w:rsidP="00971E20">
      <w:pPr>
        <w:pStyle w:val="Heading3"/>
        <w:rPr>
          <w:rFonts w:eastAsia="MS Mincho"/>
        </w:rPr>
      </w:pPr>
      <w:bookmarkStart w:id="129" w:name="_Toc327290230"/>
      <w:r>
        <w:rPr>
          <w:rFonts w:eastAsia="MS Mincho"/>
        </w:rPr>
        <w:t>Transport plane failures</w:t>
      </w:r>
      <w:bookmarkEnd w:id="129"/>
    </w:p>
    <w:p w:rsidR="00527461" w:rsidRDefault="00527461" w:rsidP="00971E20">
      <w:r>
        <w:t xml:space="preserve">Failures in the transport plane can occur at </w:t>
      </w:r>
      <w:r w:rsidR="000A6711">
        <w:t>any time</w:t>
      </w:r>
      <w:r>
        <w:t>, however within the framework of the NSI architecture, there are two time windows in which a transport plane failure is significant:</w:t>
      </w:r>
    </w:p>
    <w:p w:rsidR="00527461" w:rsidRDefault="00527461" w:rsidP="00971E20">
      <w:pPr>
        <w:pStyle w:val="ListParagraph"/>
        <w:numPr>
          <w:ilvl w:val="0"/>
          <w:numId w:val="12"/>
        </w:numPr>
      </w:pPr>
      <w:r>
        <w:t xml:space="preserve">The time between the service </w:t>
      </w:r>
      <w:r w:rsidR="000A6711">
        <w:t>R</w:t>
      </w:r>
      <w:r>
        <w:t>eservation</w:t>
      </w:r>
      <w:r w:rsidR="000A6711">
        <w:t xml:space="preserve"> completed</w:t>
      </w:r>
      <w:r>
        <w:t xml:space="preserve"> and </w:t>
      </w:r>
      <w:r w:rsidR="000A6711">
        <w:t>P</w:t>
      </w:r>
      <w:r>
        <w:t>rovisioning</w:t>
      </w:r>
      <w:r w:rsidR="000A6711">
        <w:t xml:space="preserve"> start</w:t>
      </w:r>
      <w:r>
        <w:t xml:space="preserve"> </w:t>
      </w:r>
    </w:p>
    <w:p w:rsidR="00527461" w:rsidRDefault="00527461" w:rsidP="00971E20">
      <w:pPr>
        <w:pStyle w:val="ListParagraph"/>
        <w:numPr>
          <w:ilvl w:val="0"/>
          <w:numId w:val="12"/>
        </w:numPr>
      </w:pPr>
      <w:r>
        <w:t xml:space="preserve">The time between the service </w:t>
      </w:r>
      <w:r w:rsidR="000A6711">
        <w:t>P</w:t>
      </w:r>
      <w:r>
        <w:t>rovisioning</w:t>
      </w:r>
      <w:r w:rsidR="000A6711">
        <w:t xml:space="preserve"> completed</w:t>
      </w:r>
      <w:r>
        <w:t xml:space="preserve"> and teardown </w:t>
      </w:r>
      <w:r w:rsidR="000A6711">
        <w:t>started</w:t>
      </w:r>
    </w:p>
    <w:p w:rsidR="00527461" w:rsidRDefault="00527461" w:rsidP="00971E20"/>
    <w:p w:rsidR="00527461" w:rsidRDefault="000A6711" w:rsidP="00971E20">
      <w:r>
        <w:t>T</w:t>
      </w:r>
      <w:r w:rsidR="00527461">
        <w:t>he errors only need to be handled by the NSA if the</w:t>
      </w:r>
      <w:r>
        <w:t xml:space="preserve"> Data Plane</w:t>
      </w:r>
      <w:r w:rsidR="00527461">
        <w:t xml:space="preserve"> errors affect the user service. </w:t>
      </w:r>
    </w:p>
    <w:p w:rsidR="00527461" w:rsidRDefault="00527461" w:rsidP="00971E20"/>
    <w:p w:rsidR="00527461" w:rsidRDefault="00AF52E4" w:rsidP="00971E20">
      <w:pPr>
        <w:pStyle w:val="Caption"/>
        <w:jc w:val="center"/>
      </w:pPr>
      <w:r>
        <w:rPr>
          <w:noProof/>
          <w:lang w:val="en-GB" w:eastAsia="en-GB"/>
        </w:rPr>
        <w:drawing>
          <wp:inline distT="0" distB="0" distL="0" distR="0" wp14:anchorId="7C0D2F3A" wp14:editId="20D9BC42">
            <wp:extent cx="5486400" cy="2514600"/>
            <wp:effectExtent l="0" t="0" r="0" b="0"/>
            <wp:docPr id="19" name="O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26611" cy="3763408"/>
                      <a:chOff x="81082" y="2139066"/>
                      <a:chExt cx="9026611" cy="3763408"/>
                    </a:xfrm>
                  </a:grpSpPr>
                  <a:grpSp>
                    <a:nvGrpSpPr>
                      <a:cNvPr id="55" name="Group 54"/>
                      <a:cNvGrpSpPr/>
                    </a:nvGrpSpPr>
                    <a:grpSpPr>
                      <a:xfrm>
                        <a:off x="81082" y="2139066"/>
                        <a:ext cx="9026611" cy="3763408"/>
                        <a:chOff x="81082" y="2139066"/>
                        <a:chExt cx="9026611" cy="3763408"/>
                      </a:xfrm>
                    </a:grpSpPr>
                    <a:cxnSp>
                      <a:nvCxnSpPr>
                        <a:cNvPr id="8" name="Straight Connector 7"/>
                        <a:cNvCxnSpPr/>
                      </a:nvCxnSpPr>
                      <a:spPr>
                        <a:xfrm rot="5400000">
                          <a:off x="991911"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9" name="Straight Connector 8"/>
                        <a:cNvCxnSpPr/>
                      </a:nvCxnSpPr>
                      <a:spPr>
                        <a:xfrm rot="5400000">
                          <a:off x="1605007"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12" name="Straight Connector 11"/>
                        <a:cNvCxnSpPr/>
                      </a:nvCxnSpPr>
                      <a:spPr>
                        <a:xfrm rot="5400000">
                          <a:off x="2186973"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13" name="Straight Connector 12"/>
                        <a:cNvCxnSpPr/>
                      </a:nvCxnSpPr>
                      <a:spPr>
                        <a:xfrm rot="5400000">
                          <a:off x="2800075"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sp>
                      <a:nvSpPr>
                        <a:cNvPr id="76" name="Rectangle 75"/>
                        <a:cNvSpPr/>
                      </a:nvSpPr>
                      <a:spPr>
                        <a:xfrm>
                          <a:off x="3088861" y="2139066"/>
                          <a:ext cx="2315931" cy="990091"/>
                        </a:xfrm>
                        <a:prstGeom prst="rect">
                          <a:avLst/>
                        </a:prstGeom>
                        <a:solidFill>
                          <a:srgbClr val="FF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Transport Plane Failure Sensitive Sections</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48" name="Parallelogram 47"/>
                        <a:cNvSpPr/>
                      </a:nvSpPr>
                      <a:spPr>
                        <a:xfrm>
                          <a:off x="522128" y="3799214"/>
                          <a:ext cx="8585565" cy="1261242"/>
                        </a:xfrm>
                        <a:prstGeom prst="parallelogram">
                          <a:avLst>
                            <a:gd name="adj" fmla="val 100000"/>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0" name="TextBox 49"/>
                        <a:cNvSpPr txBox="1"/>
                      </a:nvSpPr>
                      <a:spPr>
                        <a:xfrm rot="18900000">
                          <a:off x="560299" y="4306634"/>
                          <a:ext cx="1711300"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400" i="1" dirty="0" smtClean="0"/>
                              <a:t>Resources Free</a:t>
                            </a:r>
                            <a:endParaRPr lang="en-US" sz="1400" i="1" dirty="0"/>
                          </a:p>
                        </a:txBody>
                        <a:useSpRect/>
                      </a:txSp>
                    </a:sp>
                    <a:grpSp>
                      <a:nvGrpSpPr>
                        <a:cNvPr id="10" name="Group 41"/>
                        <a:cNvGrpSpPr/>
                      </a:nvGrpSpPr>
                      <a:grpSpPr>
                        <a:xfrm>
                          <a:off x="2306009" y="3799214"/>
                          <a:ext cx="1865612" cy="1261242"/>
                          <a:chOff x="2212620" y="1479926"/>
                          <a:chExt cx="1865612" cy="1261242"/>
                        </a:xfrm>
                      </a:grpSpPr>
                      <a:sp>
                        <a:nvSpPr>
                          <a:cNvPr id="35" name="Parallelogram 34"/>
                          <a:cNvSpPr/>
                        </a:nvSpPr>
                        <a:spPr>
                          <a:xfrm>
                            <a:off x="2212620" y="1479926"/>
                            <a:ext cx="1865612" cy="1261242"/>
                          </a:xfrm>
                          <a:prstGeom prst="parallelogram">
                            <a:avLst>
                              <a:gd name="adj" fmla="val 100000"/>
                            </a:avLst>
                          </a:prstGeom>
                          <a:solidFill>
                            <a:srgbClr val="0000FF"/>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6" name="TextBox 35"/>
                          <a:cNvSpPr txBox="1"/>
                        </a:nvSpPr>
                        <a:spPr>
                          <a:xfrm rot="18900000">
                            <a:off x="2622990" y="1925881"/>
                            <a:ext cx="104487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Provision</a:t>
                              </a:r>
                              <a:endParaRPr lang="en-US" dirty="0"/>
                            </a:p>
                          </a:txBody>
                          <a:useSpRect/>
                        </a:txSp>
                      </a:sp>
                    </a:grpSp>
                    <a:grpSp>
                      <a:nvGrpSpPr>
                        <a:cNvPr id="11" name="Group 40"/>
                        <a:cNvGrpSpPr/>
                      </a:nvGrpSpPr>
                      <a:grpSpPr>
                        <a:xfrm>
                          <a:off x="1109358" y="3799214"/>
                          <a:ext cx="1865612" cy="1261242"/>
                          <a:chOff x="1015969" y="1479925"/>
                          <a:chExt cx="1865612" cy="1261242"/>
                        </a:xfrm>
                        <a:solidFill>
                          <a:srgbClr val="0000FF"/>
                        </a:solidFill>
                      </a:grpSpPr>
                      <a:sp>
                        <a:nvSpPr>
                          <a:cNvPr id="33" name="Parallelogram 32"/>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4" name="TextBox 33"/>
                          <a:cNvSpPr txBox="1"/>
                        </a:nvSpPr>
                        <a:spPr>
                          <a:xfrm rot="18900000">
                            <a:off x="1302974" y="1925880"/>
                            <a:ext cx="1291602"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Reservation</a:t>
                              </a:r>
                              <a:endParaRPr lang="en-US" dirty="0"/>
                            </a:p>
                          </a:txBody>
                          <a:useSpRect/>
                        </a:txSp>
                      </a:sp>
                    </a:grpSp>
                    <a:cxnSp>
                      <a:nvCxnSpPr>
                        <a:cNvPr id="7" name="Straight Connector 6"/>
                        <a:cNvCxnSpPr/>
                      </a:nvCxnSpPr>
                      <a:spPr>
                        <a:xfrm rot="5400000">
                          <a:off x="403092" y="5067503"/>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2" name="Straight Connector 9"/>
                        <a:cNvCxnSpPr/>
                      </a:nvCxnSpPr>
                      <a:spPr>
                        <a:xfrm rot="5400000">
                          <a:off x="5235595"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3" name="Straight Connector 10"/>
                        <a:cNvCxnSpPr/>
                      </a:nvCxnSpPr>
                      <a:spPr>
                        <a:xfrm rot="5400000">
                          <a:off x="5841543" y="5069145"/>
                          <a:ext cx="236483" cy="1588"/>
                        </a:xfrm>
                        <a:prstGeom prst="line">
                          <a:avLst/>
                        </a:prstGeom>
                      </a:spPr>
                      <a:style>
                        <a:lnRef idx="2">
                          <a:schemeClr val="accent1"/>
                        </a:lnRef>
                        <a:fillRef idx="0">
                          <a:schemeClr val="accent1"/>
                        </a:fillRef>
                        <a:effectRef idx="1">
                          <a:schemeClr val="accent1"/>
                        </a:effectRef>
                        <a:fontRef idx="minor">
                          <a:schemeClr val="tx1"/>
                        </a:fontRef>
                      </a:style>
                    </a:cxnSp>
                    <a:sp>
                      <a:nvSpPr>
                        <a:cNvPr id="14" name="TextBox 13"/>
                        <a:cNvSpPr txBox="1"/>
                      </a:nvSpPr>
                      <a:spPr>
                        <a:xfrm rot="18900000">
                          <a:off x="216435" y="5149886"/>
                          <a:ext cx="353983"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smtClean="0"/>
                              <a:t>T</a:t>
                            </a:r>
                            <a:r>
                              <a:rPr lang="en-US" sz="1600" baseline="-25000" dirty="0" smtClean="0"/>
                              <a:t>0</a:t>
                            </a:r>
                            <a:endParaRPr lang="en-US" sz="1600" baseline="-25000" dirty="0"/>
                          </a:p>
                        </a:txBody>
                        <a:useSpRect/>
                      </a:txSp>
                    </a:sp>
                    <a:sp>
                      <a:nvSpPr>
                        <a:cNvPr id="15" name="TextBox 14"/>
                        <a:cNvSpPr txBox="1"/>
                      </a:nvSpPr>
                      <a:spPr>
                        <a:xfrm rot="18900000">
                          <a:off x="81082" y="5442590"/>
                          <a:ext cx="1206645"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ReservationStart</a:t>
                            </a:r>
                            <a:endParaRPr lang="en-US" sz="1600" baseline="-25000" dirty="0"/>
                          </a:p>
                        </a:txBody>
                        <a:useSpRect/>
                      </a:txSp>
                    </a:sp>
                    <a:sp>
                      <a:nvSpPr>
                        <a:cNvPr id="16" name="TextBox 15"/>
                        <a:cNvSpPr txBox="1"/>
                      </a:nvSpPr>
                      <a:spPr>
                        <a:xfrm rot="18900000">
                          <a:off x="395761" y="5563920"/>
                          <a:ext cx="1549821"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ReservationCompleted</a:t>
                            </a:r>
                            <a:endParaRPr lang="en-US" sz="1600" baseline="-25000" dirty="0"/>
                          </a:p>
                        </a:txBody>
                        <a:useSpRect/>
                      </a:txSp>
                    </a:sp>
                    <a:sp>
                      <a:nvSpPr>
                        <a:cNvPr id="17" name="TextBox 16"/>
                        <a:cNvSpPr txBox="1"/>
                      </a:nvSpPr>
                      <a:spPr>
                        <a:xfrm rot="18900000">
                          <a:off x="1424019" y="5387177"/>
                          <a:ext cx="1028445"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ProvsionStart</a:t>
                            </a:r>
                            <a:endParaRPr lang="en-US" sz="1600" baseline="-25000" dirty="0"/>
                          </a:p>
                        </a:txBody>
                        <a:useSpRect/>
                      </a:txSp>
                    </a:sp>
                    <a:sp>
                      <a:nvSpPr>
                        <a:cNvPr id="18" name="TextBox 17"/>
                        <a:cNvSpPr txBox="1"/>
                      </a:nvSpPr>
                      <a:spPr>
                        <a:xfrm rot="18900000">
                          <a:off x="1719354" y="5523729"/>
                          <a:ext cx="1403614"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ProvisionCompleted</a:t>
                            </a:r>
                            <a:endParaRPr lang="en-US" sz="1600" baseline="-25000" dirty="0"/>
                          </a:p>
                        </a:txBody>
                        <a:useSpRect/>
                      </a:txSp>
                    </a:sp>
                    <a:sp>
                      <a:nvSpPr>
                        <a:cNvPr id="19" name="TextBox 18"/>
                        <a:cNvSpPr txBox="1"/>
                      </a:nvSpPr>
                      <a:spPr>
                        <a:xfrm rot="18900000">
                          <a:off x="4679829" y="5532364"/>
                          <a:ext cx="1440884"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TeardownCompleted</a:t>
                            </a:r>
                            <a:endParaRPr lang="en-US" sz="1600" baseline="-25000" dirty="0"/>
                          </a:p>
                        </a:txBody>
                        <a:useSpRect/>
                      </a:txSp>
                    </a:sp>
                    <a:sp>
                      <a:nvSpPr>
                        <a:cNvPr id="20" name="TextBox 19"/>
                        <a:cNvSpPr txBox="1"/>
                      </a:nvSpPr>
                      <a:spPr>
                        <a:xfrm rot="18900000">
                          <a:off x="4414339" y="5413329"/>
                          <a:ext cx="1097708"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TeardownStart</a:t>
                            </a:r>
                            <a:endParaRPr lang="en-US" sz="1600" baseline="-25000" dirty="0"/>
                          </a:p>
                        </a:txBody>
                        <a:useSpRect/>
                      </a:txSp>
                    </a:sp>
                    <a:cxnSp>
                      <a:nvCxnSpPr>
                        <a:cNvPr id="22" name="Straight Connector 21"/>
                        <a:cNvCxnSpPr/>
                      </a:nvCxnSpPr>
                      <a:spPr>
                        <a:xfrm rot="5400000">
                          <a:off x="6488021" y="5069146"/>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23" name="Straight Connector 22"/>
                        <a:cNvCxnSpPr/>
                      </a:nvCxnSpPr>
                      <a:spPr>
                        <a:xfrm rot="5400000">
                          <a:off x="7092368" y="5064761"/>
                          <a:ext cx="236483" cy="1588"/>
                        </a:xfrm>
                        <a:prstGeom prst="line">
                          <a:avLst/>
                        </a:prstGeom>
                      </a:spPr>
                      <a:style>
                        <a:lnRef idx="2">
                          <a:schemeClr val="accent1"/>
                        </a:lnRef>
                        <a:fillRef idx="0">
                          <a:schemeClr val="accent1"/>
                        </a:fillRef>
                        <a:effectRef idx="1">
                          <a:schemeClr val="accent1"/>
                        </a:effectRef>
                        <a:fontRef idx="minor">
                          <a:schemeClr val="tx1"/>
                        </a:fontRef>
                      </a:style>
                    </a:cxnSp>
                    <a:sp>
                      <a:nvSpPr>
                        <a:cNvPr id="24" name="TextBox 23"/>
                        <a:cNvSpPr txBox="1"/>
                      </a:nvSpPr>
                      <a:spPr>
                        <a:xfrm rot="18900000">
                          <a:off x="6079715" y="5489602"/>
                          <a:ext cx="1320325"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ReleaseCompleted</a:t>
                            </a:r>
                            <a:endParaRPr lang="en-US" sz="1600" baseline="-25000" dirty="0"/>
                          </a:p>
                        </a:txBody>
                        <a:useSpRect/>
                      </a:txSp>
                    </a:sp>
                    <a:sp>
                      <a:nvSpPr>
                        <a:cNvPr id="25" name="TextBox 24"/>
                        <a:cNvSpPr txBox="1"/>
                      </a:nvSpPr>
                      <a:spPr>
                        <a:xfrm rot="18900000">
                          <a:off x="5770755" y="5370568"/>
                          <a:ext cx="977149"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ReleaseStart</a:t>
                            </a:r>
                            <a:endParaRPr lang="en-US" sz="1600" baseline="-25000" dirty="0"/>
                          </a:p>
                        </a:txBody>
                        <a:useSpRect/>
                      </a:txSp>
                    </a:sp>
                    <a:grpSp>
                      <a:nvGrpSpPr>
                        <a:cNvPr id="26" name="Group 58"/>
                        <a:cNvGrpSpPr/>
                      </a:nvGrpSpPr>
                      <a:grpSpPr>
                        <a:xfrm>
                          <a:off x="2315647" y="3804313"/>
                          <a:ext cx="1865612" cy="1261242"/>
                          <a:chOff x="1015969" y="1479925"/>
                          <a:chExt cx="1865612" cy="1261242"/>
                        </a:xfrm>
                        <a:solidFill>
                          <a:srgbClr val="0000FF"/>
                        </a:solidFill>
                      </a:grpSpPr>
                      <a:sp>
                        <a:nvSpPr>
                          <a:cNvPr id="60" name="Parallelogram 59"/>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1" name="TextBox 60"/>
                          <a:cNvSpPr txBox="1"/>
                        </a:nvSpPr>
                        <a:spPr>
                          <a:xfrm rot="18900000">
                            <a:off x="1284888" y="1925880"/>
                            <a:ext cx="1327782"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Provisioning</a:t>
                              </a:r>
                              <a:endParaRPr lang="en-US" dirty="0"/>
                            </a:p>
                          </a:txBody>
                          <a:useSpRect/>
                        </a:txSp>
                      </a:sp>
                    </a:grpSp>
                    <a:grpSp>
                      <a:nvGrpSpPr>
                        <a:cNvPr id="27" name="Group 61"/>
                        <a:cNvGrpSpPr/>
                      </a:nvGrpSpPr>
                      <a:grpSpPr>
                        <a:xfrm>
                          <a:off x="5354631" y="3799214"/>
                          <a:ext cx="1865612" cy="1261242"/>
                          <a:chOff x="1015969" y="1479925"/>
                          <a:chExt cx="1865612" cy="1261242"/>
                        </a:xfrm>
                        <a:solidFill>
                          <a:srgbClr val="0000FF"/>
                        </a:solidFill>
                      </a:grpSpPr>
                      <a:sp>
                        <a:nvSpPr>
                          <a:cNvPr id="63" name="Parallelogram 62"/>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4" name="TextBox 63"/>
                          <a:cNvSpPr txBox="1"/>
                        </a:nvSpPr>
                        <a:spPr>
                          <a:xfrm rot="18900000">
                            <a:off x="1394892" y="1925880"/>
                            <a:ext cx="1107770"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Teardown</a:t>
                              </a:r>
                              <a:endParaRPr lang="en-US" dirty="0"/>
                            </a:p>
                          </a:txBody>
                          <a:useSpRect/>
                        </a:txSp>
                      </a:sp>
                    </a:grpSp>
                    <a:grpSp>
                      <a:nvGrpSpPr>
                        <a:cNvPr id="28" name="Group 64"/>
                        <a:cNvGrpSpPr/>
                      </a:nvGrpSpPr>
                      <a:grpSpPr>
                        <a:xfrm>
                          <a:off x="6605468" y="3804313"/>
                          <a:ext cx="1865612" cy="1261242"/>
                          <a:chOff x="1015969" y="1479925"/>
                          <a:chExt cx="1865612" cy="1261242"/>
                        </a:xfrm>
                        <a:solidFill>
                          <a:srgbClr val="0000FF"/>
                        </a:solidFill>
                      </a:grpSpPr>
                      <a:sp>
                        <a:nvSpPr>
                          <a:cNvPr id="66" name="Parallelogram 65"/>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7" name="TextBox 66"/>
                          <a:cNvSpPr txBox="1"/>
                        </a:nvSpPr>
                        <a:spPr>
                          <a:xfrm rot="18900000">
                            <a:off x="1496613" y="1925880"/>
                            <a:ext cx="904327"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Release</a:t>
                              </a:r>
                              <a:endParaRPr lang="en-US" dirty="0"/>
                            </a:p>
                          </a:txBody>
                          <a:useSpRect/>
                        </a:txSp>
                      </a:sp>
                    </a:grpSp>
                    <a:sp>
                      <a:nvSpPr>
                        <a:cNvPr id="70" name="TextBox 69"/>
                        <a:cNvSpPr txBox="1"/>
                      </a:nvSpPr>
                      <a:spPr>
                        <a:xfrm rot="18900000">
                          <a:off x="7294992" y="4297876"/>
                          <a:ext cx="1711300"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400" i="1" dirty="0" smtClean="0"/>
                              <a:t>Resources Free</a:t>
                            </a:r>
                            <a:endParaRPr lang="en-US" sz="1400" i="1" dirty="0"/>
                          </a:p>
                        </a:txBody>
                        <a:useSpRect/>
                      </a:txSp>
                    </a:sp>
                    <a:sp>
                      <a:nvSpPr>
                        <a:cNvPr id="72" name="Down Arrow 71"/>
                        <a:cNvSpPr/>
                      </a:nvSpPr>
                      <a:spPr>
                        <a:xfrm>
                          <a:off x="2911172" y="3129156"/>
                          <a:ext cx="701705" cy="617513"/>
                        </a:xfrm>
                        <a:prstGeom prst="downArrow">
                          <a:avLst/>
                        </a:prstGeom>
                        <a:solidFill>
                          <a:srgbClr val="FF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3" name="Down Arrow 72"/>
                        <a:cNvSpPr/>
                      </a:nvSpPr>
                      <a:spPr>
                        <a:xfrm>
                          <a:off x="4876719" y="3129156"/>
                          <a:ext cx="701705" cy="617513"/>
                        </a:xfrm>
                        <a:prstGeom prst="downArrow">
                          <a:avLst/>
                        </a:prstGeom>
                        <a:solidFill>
                          <a:srgbClr val="FF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5" name="Straight Connector 4"/>
                        <a:cNvCxnSpPr/>
                      </a:nvCxnSpPr>
                      <a:spPr>
                        <a:xfrm flipV="1">
                          <a:off x="522128" y="5072321"/>
                          <a:ext cx="8251065" cy="4735"/>
                        </a:xfrm>
                        <a:prstGeom prst="line">
                          <a:avLst/>
                        </a:prstGeom>
                        <a:ln>
                          <a:tailEnd type="triangle"/>
                        </a:ln>
                      </a:spPr>
                      <a:style>
                        <a:lnRef idx="2">
                          <a:schemeClr val="accent1"/>
                        </a:lnRef>
                        <a:fillRef idx="0">
                          <a:schemeClr val="accent1"/>
                        </a:fillRef>
                        <a:effectRef idx="1">
                          <a:schemeClr val="accent1"/>
                        </a:effectRef>
                        <a:fontRef idx="minor">
                          <a:schemeClr val="tx1"/>
                        </a:fontRef>
                      </a:style>
                    </a:cxnSp>
                    <a:sp>
                      <a:nvSpPr>
                        <a:cNvPr id="75" name="Parallelogram 74"/>
                        <a:cNvSpPr/>
                      </a:nvSpPr>
                      <a:spPr>
                        <a:xfrm>
                          <a:off x="2905531" y="3799214"/>
                          <a:ext cx="3701525" cy="1261242"/>
                        </a:xfrm>
                        <a:prstGeom prst="parallelogram">
                          <a:avLst>
                            <a:gd name="adj" fmla="val 100000"/>
                          </a:avLst>
                        </a:prstGeom>
                        <a:solidFill>
                          <a:srgbClr val="FF6600"/>
                        </a:solidFill>
                        <a:ln w="63500" cap="flat" cmpd="sng" algn="ctr">
                          <a:solidFill>
                            <a:srgbClr val="FF0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4" name="Parallelogram 73"/>
                        <a:cNvSpPr/>
                      </a:nvSpPr>
                      <a:spPr>
                        <a:xfrm>
                          <a:off x="1696587" y="3804313"/>
                          <a:ext cx="1865612" cy="1261242"/>
                        </a:xfrm>
                        <a:prstGeom prst="parallelogram">
                          <a:avLst>
                            <a:gd name="adj" fmla="val 100000"/>
                          </a:avLst>
                        </a:prstGeom>
                        <a:solidFill>
                          <a:srgbClr val="FFFF00"/>
                        </a:solidFill>
                        <a:ln w="63500" cap="flat" cmpd="sng" algn="ctr">
                          <a:solidFill>
                            <a:srgbClr val="FF0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8" name="TextBox 67"/>
                        <a:cNvSpPr txBox="1"/>
                      </a:nvSpPr>
                      <a:spPr>
                        <a:xfrm rot="18900000">
                          <a:off x="1724325" y="4230141"/>
                          <a:ext cx="1873622"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i="1" dirty="0" smtClean="0"/>
                              <a:t>Resources Committed</a:t>
                            </a:r>
                            <a:endParaRPr lang="en-US" sz="1400" i="1" dirty="0"/>
                          </a:p>
                        </a:txBody>
                        <a:useSpRect/>
                      </a:txSp>
                    </a:sp>
                    <a:sp>
                      <a:nvSpPr>
                        <a:cNvPr id="69" name="TextBox 68"/>
                        <a:cNvSpPr txBox="1"/>
                      </a:nvSpPr>
                      <a:spPr>
                        <a:xfrm>
                          <a:off x="4014986" y="4222750"/>
                          <a:ext cx="1563438"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i="1" dirty="0" smtClean="0"/>
                              <a:t>Resources In-Use</a:t>
                            </a:r>
                            <a:endParaRPr lang="en-US" sz="1400" i="1" dirty="0"/>
                          </a:p>
                        </a:txBody>
                        <a:useSpRect/>
                      </a:txSp>
                    </a:sp>
                    <a:sp>
                      <a:nvSpPr>
                        <a:cNvPr id="53" name="TextBox 52"/>
                        <a:cNvSpPr txBox="1"/>
                      </a:nvSpPr>
                      <a:spPr>
                        <a:xfrm>
                          <a:off x="8190378" y="5077056"/>
                          <a:ext cx="597740"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smtClean="0"/>
                              <a:t>Time</a:t>
                            </a:r>
                            <a:endParaRPr lang="en-US" sz="1600" baseline="-25000" dirty="0"/>
                          </a:p>
                        </a:txBody>
                        <a:useSpRect/>
                      </a:txSp>
                    </a:sp>
                    <a:sp>
                      <a:nvSpPr>
                        <a:cNvPr id="54" name="Parallelogram 53"/>
                        <a:cNvSpPr/>
                      </a:nvSpPr>
                      <a:spPr>
                        <a:xfrm>
                          <a:off x="5995695" y="3796397"/>
                          <a:ext cx="1865612" cy="1261242"/>
                        </a:xfrm>
                        <a:prstGeom prst="parallelogram">
                          <a:avLst>
                            <a:gd name="adj" fmla="val 100000"/>
                          </a:avLst>
                        </a:prstGeom>
                        <a:solidFill>
                          <a:srgbClr val="FFFF00"/>
                        </a:solidFill>
                        <a:ln w="63500" cap="flat" cmpd="sng" algn="ctr">
                          <a:no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1" name="TextBox 50"/>
                        <a:cNvSpPr txBox="1"/>
                      </a:nvSpPr>
                      <a:spPr>
                        <a:xfrm rot="18900000">
                          <a:off x="6020458" y="4220359"/>
                          <a:ext cx="1901290"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i="1" dirty="0" smtClean="0"/>
                              <a:t>Resources Committed</a:t>
                            </a:r>
                            <a:endParaRPr lang="en-US" sz="1400" i="1" dirty="0"/>
                          </a:p>
                        </a:txBody>
                        <a:useSpRect/>
                      </a:txSp>
                    </a:sp>
                  </a:grpSp>
                </lc:lockedCanvas>
              </a:graphicData>
            </a:graphic>
          </wp:inline>
        </w:drawing>
      </w:r>
      <w:r w:rsidR="00527461" w:rsidRPr="00854E16">
        <w:t xml:space="preserve"> </w:t>
      </w:r>
      <w:r w:rsidR="00527461">
        <w:t xml:space="preserve">Figure </w:t>
      </w:r>
      <w:fldSimple w:instr=" SEQ Figure \* ARABIC ">
        <w:r w:rsidR="004F4E11">
          <w:rPr>
            <w:noProof/>
          </w:rPr>
          <w:t>6</w:t>
        </w:r>
      </w:fldSimple>
      <w:r w:rsidR="00527461">
        <w:t>: Local/Remote Failures</w:t>
      </w:r>
    </w:p>
    <w:p w:rsidR="00527461" w:rsidRDefault="00527461" w:rsidP="00971E20">
      <w:pPr>
        <w:jc w:val="center"/>
      </w:pPr>
    </w:p>
    <w:p w:rsidR="00527461" w:rsidRDefault="00527461" w:rsidP="00971E20">
      <w:r>
        <w:t>Tr</w:t>
      </w:r>
      <w:r w:rsidR="00782065">
        <w:t>ansport failure during the service R</w:t>
      </w:r>
      <w:r>
        <w:t xml:space="preserve">eservation and </w:t>
      </w:r>
      <w:r w:rsidR="00782065">
        <w:t>P</w:t>
      </w:r>
      <w:r>
        <w:t xml:space="preserve">rovisioning: An element in the </w:t>
      </w:r>
      <w:r w:rsidR="000A6711">
        <w:t>Data P</w:t>
      </w:r>
      <w:r>
        <w:t xml:space="preserve">lane becomes unavailable due to a </w:t>
      </w:r>
      <w:r w:rsidR="000A6711">
        <w:t>soft or hard failure causing a P</w:t>
      </w:r>
      <w:r>
        <w:t xml:space="preserve">rovisioning failure of a confirmed </w:t>
      </w:r>
      <w:r w:rsidR="000A6711">
        <w:t>Reservation;</w:t>
      </w:r>
      <w:r>
        <w:t xml:space="preserve"> the </w:t>
      </w:r>
      <w:r w:rsidR="000A6711">
        <w:t>NRM</w:t>
      </w:r>
      <w:r>
        <w:t xml:space="preserve"> can handle this by either reserving an alternate path as long as it meets </w:t>
      </w:r>
      <w:r>
        <w:lastRenderedPageBreak/>
        <w:t xml:space="preserve">the requested service characteristics or </w:t>
      </w:r>
      <w:r w:rsidR="000A6711">
        <w:t xml:space="preserve">applying a </w:t>
      </w:r>
      <w:proofErr w:type="spellStart"/>
      <w:r w:rsidR="000A6711">
        <w:t>forcedEnd</w:t>
      </w:r>
      <w:proofErr w:type="spellEnd"/>
      <w:r w:rsidR="000A6711">
        <w:t xml:space="preserve"> to the</w:t>
      </w:r>
      <w:r w:rsidR="00F53315">
        <w:t xml:space="preserve"> R</w:t>
      </w:r>
      <w:r>
        <w:t xml:space="preserve">eservation.  </w:t>
      </w:r>
      <w:r w:rsidR="000A6711">
        <w:t>The local policy of a Network provider</w:t>
      </w:r>
      <w:r>
        <w:t xml:space="preserve"> and availability of resources will determine what recovery action is taken. </w:t>
      </w:r>
    </w:p>
    <w:p w:rsidR="00527461" w:rsidRDefault="00527461" w:rsidP="00971E20"/>
    <w:p w:rsidR="00527461" w:rsidRDefault="000A6711" w:rsidP="00971E20">
      <w:r>
        <w:t>Transport failure during P</w:t>
      </w:r>
      <w:r w:rsidR="00527461">
        <w:t xml:space="preserve">rovisioning phase and teardown phase: In case a failure in the </w:t>
      </w:r>
      <w:r>
        <w:t>Data Plane</w:t>
      </w:r>
      <w:r w:rsidR="00527461">
        <w:t xml:space="preserve"> affects an active </w:t>
      </w:r>
      <w:r w:rsidR="00782065">
        <w:t>C</w:t>
      </w:r>
      <w:r w:rsidR="00527461">
        <w:t xml:space="preserve">onnection, the first recovery mechanisms will be triggered by the protection mechanisms </w:t>
      </w:r>
      <w:r>
        <w:t>P</w:t>
      </w:r>
      <w:r w:rsidR="00527461">
        <w:t>rovis</w:t>
      </w:r>
      <w:r>
        <w:t>ioned with the service. If the C</w:t>
      </w:r>
      <w:r w:rsidR="00527461">
        <w:t xml:space="preserve">onnection </w:t>
      </w:r>
      <w:r>
        <w:t>S</w:t>
      </w:r>
      <w:r w:rsidR="00527461">
        <w:t>ervice is unprotected, then the failure notification will be sent to the Domain’s NSA. At that point, NSA will take appropriate action based on service and user policies by either re-routi</w:t>
      </w:r>
      <w:r>
        <w:t>ng the C</w:t>
      </w:r>
      <w:r w:rsidR="00527461">
        <w:t xml:space="preserve">onnection within the </w:t>
      </w:r>
      <w:r>
        <w:t>Network</w:t>
      </w:r>
      <w:r w:rsidR="00527461">
        <w:t xml:space="preserve"> or tearing down the service</w:t>
      </w:r>
      <w:r>
        <w:t>.</w:t>
      </w:r>
    </w:p>
    <w:p w:rsidR="00557B59" w:rsidRDefault="00557B59" w:rsidP="00971E20"/>
    <w:p w:rsidR="00FF3553" w:rsidRDefault="00FF3553" w:rsidP="00971E20"/>
    <w:p w:rsidR="00FF3553" w:rsidRDefault="00FF3553" w:rsidP="00971E20"/>
    <w:p w:rsidR="00557B59" w:rsidRPr="00F05B9C" w:rsidRDefault="002A3CC3" w:rsidP="00557B59">
      <w:pPr>
        <w:pStyle w:val="Heading1"/>
      </w:pPr>
      <w:bookmarkStart w:id="130" w:name="_Ref312159053"/>
      <w:bookmarkStart w:id="131" w:name="_Toc327290231"/>
      <w:r w:rsidRPr="00F05B9C">
        <w:t xml:space="preserve">Appendix A:  </w:t>
      </w:r>
      <w:r w:rsidR="00557B59" w:rsidRPr="00F05B9C">
        <w:t>Best Practices</w:t>
      </w:r>
      <w:r w:rsidRPr="00F05B9C">
        <w:t xml:space="preserve"> for NSA implementation</w:t>
      </w:r>
      <w:bookmarkEnd w:id="130"/>
      <w:bookmarkEnd w:id="131"/>
    </w:p>
    <w:p w:rsidR="00557B59" w:rsidRDefault="00557B59" w:rsidP="00557B59">
      <w:r w:rsidRPr="00F05B9C">
        <w:t xml:space="preserve">This appendix lists a set of best practices to ensure </w:t>
      </w:r>
      <w:r w:rsidR="002A3CC3" w:rsidRPr="00F05B9C">
        <w:t>interoperability between NSA implementations.</w:t>
      </w:r>
    </w:p>
    <w:p w:rsidR="00F05B9C" w:rsidRPr="00F05B9C" w:rsidRDefault="00F05B9C" w:rsidP="00557B59"/>
    <w:p w:rsidR="00F05B9C" w:rsidRPr="00F05B9C" w:rsidRDefault="00F05B9C" w:rsidP="00F05B9C">
      <w:pPr>
        <w:pStyle w:val="Heading2"/>
      </w:pPr>
      <w:bookmarkStart w:id="132" w:name="_Toc327290232"/>
      <w:r w:rsidRPr="00F05B9C">
        <w:t>MDL</w:t>
      </w:r>
      <w:bookmarkEnd w:id="132"/>
    </w:p>
    <w:p w:rsidR="000C0097" w:rsidRDefault="000C0097" w:rsidP="00557B59">
      <w:pPr>
        <w:rPr>
          <w:color w:val="FF0000"/>
        </w:rPr>
      </w:pPr>
    </w:p>
    <w:p w:rsidR="00F05B9C" w:rsidRDefault="00F05B9C" w:rsidP="00F05B9C">
      <w:r>
        <w:t>The following (see Figure 4) is an example workflow of the MDL.</w:t>
      </w:r>
    </w:p>
    <w:p w:rsidR="00F05B9C" w:rsidRDefault="00F05B9C" w:rsidP="00F05B9C">
      <w:pPr>
        <w:jc w:val="center"/>
      </w:pPr>
      <w:r>
        <w:rPr>
          <w:noProof/>
          <w:lang w:val="en-GB" w:eastAsia="en-GB"/>
        </w:rPr>
        <w:drawing>
          <wp:inline distT="0" distB="0" distL="0" distR="0">
            <wp:extent cx="3954145" cy="3425825"/>
            <wp:effectExtent l="0" t="0" r="0" b="0"/>
            <wp:docPr id="45" name="Object 4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03424" cy="4347971"/>
                      <a:chOff x="1436816" y="1187038"/>
                      <a:chExt cx="5003424" cy="4347971"/>
                    </a:xfrm>
                  </a:grpSpPr>
                  <a:grpSp>
                    <a:nvGrpSpPr>
                      <a:cNvPr id="2" name="Group 37"/>
                      <a:cNvGrpSpPr/>
                    </a:nvGrpSpPr>
                    <a:grpSpPr>
                      <a:xfrm>
                        <a:off x="2680921" y="1249199"/>
                        <a:ext cx="799406" cy="652338"/>
                        <a:chOff x="748259" y="1379832"/>
                        <a:chExt cx="799406" cy="652338"/>
                      </a:xfrm>
                    </a:grpSpPr>
                    <a:sp>
                      <a:nvSpPr>
                        <a:cNvPr id="31" name="角丸四角形 4"/>
                        <a:cNvSpPr/>
                      </a:nvSpPr>
                      <a:spPr>
                        <a:xfrm>
                          <a:off x="748259" y="1379832"/>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1</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角丸四角形 41"/>
                        <a:cNvSpPr/>
                      </a:nvSpPr>
                      <a:spPr>
                        <a:xfrm>
                          <a:off x="834547" y="1685128"/>
                          <a:ext cx="626831" cy="268642"/>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000" dirty="0" smtClean="0">
                                <a:solidFill>
                                  <a:schemeClr val="tx1"/>
                                </a:solidFill>
                                <a:latin typeface="Arial"/>
                                <a:cs typeface="Arial"/>
                              </a:rPr>
                              <a:t>MDL</a:t>
                            </a:r>
                            <a:endParaRPr kumimoji="1" lang="ja-JP" altLang="en-US" sz="10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角丸四角形 4"/>
                      <a:cNvSpPr/>
                    </a:nvSpPr>
                    <a:spPr>
                      <a:xfrm>
                        <a:off x="1436816" y="3065935"/>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2</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 name="Group 48"/>
                      <a:cNvGrpSpPr/>
                    </a:nvGrpSpPr>
                    <a:grpSpPr>
                      <a:xfrm>
                        <a:off x="3940707" y="3065935"/>
                        <a:ext cx="799406" cy="652338"/>
                        <a:chOff x="748259" y="1379832"/>
                        <a:chExt cx="799406" cy="652338"/>
                      </a:xfrm>
                    </a:grpSpPr>
                    <a:sp>
                      <a:nvSpPr>
                        <a:cNvPr id="50" name="角丸四角形 4"/>
                        <a:cNvSpPr/>
                      </a:nvSpPr>
                      <a:spPr>
                        <a:xfrm>
                          <a:off x="748259" y="1379832"/>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3</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角丸四角形 41"/>
                        <a:cNvSpPr/>
                      </a:nvSpPr>
                      <a:spPr>
                        <a:xfrm>
                          <a:off x="834547" y="1685128"/>
                          <a:ext cx="626831" cy="268642"/>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000" dirty="0" smtClean="0">
                                <a:solidFill>
                                  <a:schemeClr val="tx1"/>
                                </a:solidFill>
                                <a:latin typeface="Arial"/>
                                <a:cs typeface="Arial"/>
                              </a:rPr>
                              <a:t>MDL</a:t>
                            </a:r>
                            <a:endParaRPr kumimoji="1" lang="ja-JP" altLang="en-US" sz="10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56" name="角丸四角形 4"/>
                      <a:cNvSpPr/>
                    </a:nvSpPr>
                    <a:spPr>
                      <a:xfrm>
                        <a:off x="5200493" y="4882671"/>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5</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角丸四角形 4"/>
                      <a:cNvSpPr/>
                    </a:nvSpPr>
                    <a:spPr>
                      <a:xfrm>
                        <a:off x="2696602" y="4882671"/>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4</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3" name="Straight Connector 62"/>
                      <a:cNvCxnSpPr/>
                    </a:nvCxnSpPr>
                    <a:spPr>
                      <a:xfrm rot="16200000" flipH="1">
                        <a:off x="3089118" y="1814643"/>
                        <a:ext cx="1242798" cy="1259785"/>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cxnSp>
                    <a:nvCxnSpPr>
                      <a:cNvPr id="66" name="Straight Connector 65"/>
                      <a:cNvCxnSpPr>
                        <a:stCxn id="35" idx="2"/>
                        <a:endCxn id="41" idx="0"/>
                      </a:cNvCxnSpPr>
                    </a:nvCxnSpPr>
                    <a:spPr>
                      <a:xfrm rot="5400000">
                        <a:off x="1837173" y="1822483"/>
                        <a:ext cx="1242798" cy="1244106"/>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cxnSp>
                    <a:nvCxnSpPr>
                      <a:cNvPr id="73" name="Straight Connector 72"/>
                      <a:cNvCxnSpPr>
                        <a:stCxn id="51" idx="2"/>
                        <a:endCxn id="60" idx="0"/>
                      </a:cNvCxnSpPr>
                    </a:nvCxnSpPr>
                    <a:spPr>
                      <a:xfrm rot="5400000">
                        <a:off x="3096959" y="3639219"/>
                        <a:ext cx="1242798" cy="1244106"/>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cxnSp>
                    <a:nvCxnSpPr>
                      <a:cNvPr id="76" name="Straight Connector 75"/>
                      <a:cNvCxnSpPr>
                        <a:stCxn id="51" idx="2"/>
                        <a:endCxn id="56" idx="0"/>
                      </a:cNvCxnSpPr>
                    </a:nvCxnSpPr>
                    <a:spPr>
                      <a:xfrm rot="16200000" flipH="1">
                        <a:off x="4348904" y="3631379"/>
                        <a:ext cx="1242798" cy="1259785"/>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sp>
                    <a:nvSpPr>
                      <a:cNvPr id="83" name="Left Arrow 82"/>
                      <a:cNvSpPr/>
                    </a:nvSpPr>
                    <a:spPr>
                      <a:xfrm rot="18900000">
                        <a:off x="2322368" y="1978213"/>
                        <a:ext cx="439022" cy="268642"/>
                      </a:xfrm>
                      <a:prstGeom prst="leftArrow">
                        <a:avLst/>
                      </a:prstGeom>
                      <a:solidFill>
                        <a:srgbClr val="3366FF"/>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4" name="Left Arrow 83"/>
                      <a:cNvSpPr/>
                    </a:nvSpPr>
                    <a:spPr>
                      <a:xfrm rot="2700000">
                        <a:off x="3597673" y="2684574"/>
                        <a:ext cx="439022" cy="268642"/>
                      </a:xfrm>
                      <a:prstGeom prst="leftArrow">
                        <a:avLst/>
                      </a:prstGeom>
                      <a:solidFill>
                        <a:schemeClr val="bg1">
                          <a:lumMod val="8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tx1"/>
                              </a:solidFill>
                              <a:latin typeface="Arial"/>
                              <a:cs typeface="Arial"/>
                            </a:rPr>
                            <a:t>Ack</a:t>
                          </a:r>
                          <a:endParaRPr lang="en-US" sz="8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5" name="Right Arrow 84"/>
                      <a:cNvSpPr/>
                    </a:nvSpPr>
                    <a:spPr>
                      <a:xfrm rot="18900000">
                        <a:off x="2114072" y="2684574"/>
                        <a:ext cx="439022" cy="268641"/>
                      </a:xfrm>
                      <a:prstGeom prst="rightArrow">
                        <a:avLst/>
                      </a:prstGeom>
                      <a:solidFill>
                        <a:schemeClr val="bg1">
                          <a:lumMod val="85000"/>
                        </a:schemeClr>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rgbClr val="000000"/>
                              </a:solidFill>
                              <a:latin typeface="Arial"/>
                              <a:cs typeface="Arial"/>
                            </a:rPr>
                            <a:t>Ack</a:t>
                          </a:r>
                          <a:endParaRPr lang="en-US" sz="800" dirty="0">
                            <a:solidFill>
                              <a:srgbClr val="000000"/>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4" name="Group 91"/>
                      <a:cNvGrpSpPr/>
                    </a:nvGrpSpPr>
                    <a:grpSpPr>
                      <a:xfrm>
                        <a:off x="2177507" y="1768256"/>
                        <a:ext cx="474235" cy="259445"/>
                        <a:chOff x="4738842" y="1137558"/>
                        <a:chExt cx="474235" cy="259445"/>
                      </a:xfrm>
                    </a:grpSpPr>
                    <a:sp>
                      <a:nvSpPr>
                        <a:cNvPr id="88" name="Oval 8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9" name="TextBox 88"/>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1</a:t>
                            </a:r>
                            <a:endParaRPr lang="en-US" sz="1000" b="1" dirty="0">
                              <a:solidFill>
                                <a:srgbClr val="000000"/>
                              </a:solidFill>
                              <a:latin typeface="Arial"/>
                              <a:cs typeface="Arial"/>
                            </a:endParaRPr>
                          </a:p>
                        </a:txBody>
                        <a:useSpRect/>
                      </a:txSp>
                    </a:sp>
                  </a:grpSp>
                  <a:grpSp>
                    <a:nvGrpSpPr>
                      <a:cNvPr id="5" name="Group 92"/>
                      <a:cNvGrpSpPr/>
                    </a:nvGrpSpPr>
                    <a:grpSpPr>
                      <a:xfrm>
                        <a:off x="3529055" y="1771814"/>
                        <a:ext cx="474235" cy="259445"/>
                        <a:chOff x="4738842" y="1137558"/>
                        <a:chExt cx="474235" cy="259445"/>
                      </a:xfrm>
                    </a:grpSpPr>
                    <a:sp>
                      <a:nvSpPr>
                        <a:cNvPr id="94" name="Oval 93"/>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5" name="TextBox 94"/>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1</a:t>
                            </a:r>
                            <a:endParaRPr lang="en-US" sz="1000" b="1" dirty="0">
                              <a:solidFill>
                                <a:srgbClr val="000000"/>
                              </a:solidFill>
                              <a:latin typeface="Arial"/>
                              <a:cs typeface="Arial"/>
                            </a:endParaRPr>
                          </a:p>
                        </a:txBody>
                        <a:useSpRect/>
                      </a:txSp>
                    </a:sp>
                  </a:grpSp>
                  <a:grpSp>
                    <a:nvGrpSpPr>
                      <a:cNvPr id="6" name="Group 101"/>
                      <a:cNvGrpSpPr/>
                    </a:nvGrpSpPr>
                    <a:grpSpPr>
                      <a:xfrm>
                        <a:off x="2243210" y="2894046"/>
                        <a:ext cx="474235" cy="259445"/>
                        <a:chOff x="4738842" y="1137558"/>
                        <a:chExt cx="474235" cy="259445"/>
                      </a:xfrm>
                    </a:grpSpPr>
                    <a:sp>
                      <a:nvSpPr>
                        <a:cNvPr id="103" name="Oval 102"/>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04" name="TextBox 103"/>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2</a:t>
                            </a:r>
                            <a:endParaRPr lang="en-US" sz="1000" b="1" dirty="0">
                              <a:solidFill>
                                <a:srgbClr val="000000"/>
                              </a:solidFill>
                              <a:latin typeface="Arial"/>
                              <a:cs typeface="Arial"/>
                            </a:endParaRPr>
                          </a:p>
                        </a:txBody>
                        <a:useSpRect/>
                      </a:txSp>
                    </a:sp>
                  </a:grpSp>
                  <a:grpSp>
                    <a:nvGrpSpPr>
                      <a:cNvPr id="7" name="Group 104"/>
                      <a:cNvGrpSpPr/>
                    </a:nvGrpSpPr>
                    <a:grpSpPr>
                      <a:xfrm>
                        <a:off x="3420212" y="2878366"/>
                        <a:ext cx="474235" cy="259445"/>
                        <a:chOff x="4738842" y="1137558"/>
                        <a:chExt cx="474235" cy="259445"/>
                      </a:xfrm>
                    </a:grpSpPr>
                    <a:sp>
                      <a:nvSpPr>
                        <a:cNvPr id="106" name="Oval 105"/>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07" name="TextBox 106"/>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2</a:t>
                            </a:r>
                            <a:endParaRPr lang="en-US" sz="1000" b="1" dirty="0">
                              <a:solidFill>
                                <a:srgbClr val="000000"/>
                              </a:solidFill>
                              <a:latin typeface="Arial"/>
                              <a:cs typeface="Arial"/>
                            </a:endParaRPr>
                          </a:p>
                        </a:txBody>
                        <a:useSpRect/>
                      </a:txSp>
                    </a:sp>
                  </a:grpSp>
                  <a:sp>
                    <a:nvSpPr>
                      <a:cNvPr id="117" name="Rectangular Callout 116"/>
                      <a:cNvSpPr/>
                    </a:nvSpPr>
                    <a:spPr>
                      <a:xfrm>
                        <a:off x="3937135" y="1187038"/>
                        <a:ext cx="1353514" cy="367458"/>
                      </a:xfrm>
                      <a:prstGeom prst="wedgeRectCallout">
                        <a:avLst>
                          <a:gd name="adj1" fmla="val -89254"/>
                          <a:gd name="adj2" fmla="val 86085"/>
                        </a:avLst>
                      </a:prstGeom>
                      <a:solidFill>
                        <a:srgbClr val="008000"/>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sz="1000" dirty="0" smtClean="0">
                              <a:solidFill>
                                <a:schemeClr val="bg1"/>
                              </a:solidFill>
                              <a:latin typeface="Arial"/>
                              <a:cs typeface="Arial"/>
                            </a:rPr>
                            <a:t>All children OK</a:t>
                          </a:r>
                          <a:endParaRPr lang="en-US" sz="10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67" name="Right Arrow 66"/>
                      <a:cNvSpPr/>
                    </a:nvSpPr>
                    <a:spPr>
                      <a:xfrm rot="2700000">
                        <a:off x="3397154" y="1965017"/>
                        <a:ext cx="439022" cy="268641"/>
                      </a:xfrm>
                      <a:prstGeom prst="rightArrow">
                        <a:avLst/>
                      </a:prstGeom>
                      <a:solidFill>
                        <a:srgbClr val="3366FF"/>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0" name="Left Arrow 79"/>
                      <a:cNvSpPr/>
                    </a:nvSpPr>
                    <a:spPr>
                      <a:xfrm rot="18900000">
                        <a:off x="3581993" y="3802789"/>
                        <a:ext cx="439022" cy="268642"/>
                      </a:xfrm>
                      <a:prstGeom prst="leftArrow">
                        <a:avLst/>
                      </a:prstGeom>
                      <a:solidFill>
                        <a:srgbClr val="3366FF"/>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1" name="Right Arrow 80"/>
                      <a:cNvSpPr/>
                    </a:nvSpPr>
                    <a:spPr>
                      <a:xfrm rot="18900000">
                        <a:off x="3373697" y="4509150"/>
                        <a:ext cx="439022" cy="268641"/>
                      </a:xfrm>
                      <a:prstGeom prst="rightArrow">
                        <a:avLst/>
                      </a:prstGeom>
                      <a:solidFill>
                        <a:schemeClr val="bg1">
                          <a:lumMod val="85000"/>
                        </a:schemeClr>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rgbClr val="000000"/>
                              </a:solidFill>
                              <a:latin typeface="Arial"/>
                              <a:cs typeface="Arial"/>
                            </a:rPr>
                            <a:t>Ack</a:t>
                          </a:r>
                          <a:endParaRPr lang="en-US" sz="800" dirty="0">
                            <a:solidFill>
                              <a:srgbClr val="000000"/>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82" name="Group 91"/>
                      <a:cNvGrpSpPr/>
                    </a:nvGrpSpPr>
                    <a:grpSpPr>
                      <a:xfrm>
                        <a:off x="3437132" y="3592832"/>
                        <a:ext cx="474235" cy="259445"/>
                        <a:chOff x="4738842" y="1137558"/>
                        <a:chExt cx="474235" cy="259445"/>
                      </a:xfrm>
                    </a:grpSpPr>
                    <a:sp>
                      <a:nvSpPr>
                        <a:cNvPr id="86" name="Oval 85"/>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0" name="TextBox 89"/>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4</a:t>
                            </a:r>
                            <a:endParaRPr lang="en-US" sz="1000" b="1" dirty="0">
                              <a:solidFill>
                                <a:srgbClr val="000000"/>
                              </a:solidFill>
                              <a:latin typeface="Arial"/>
                              <a:cs typeface="Arial"/>
                            </a:endParaRPr>
                          </a:p>
                        </a:txBody>
                        <a:useSpRect/>
                      </a:txSp>
                    </a:sp>
                  </a:grpSp>
                  <a:grpSp>
                    <a:nvGrpSpPr>
                      <a:cNvPr id="91" name="Group 101"/>
                      <a:cNvGrpSpPr/>
                    </a:nvGrpSpPr>
                    <a:grpSpPr>
                      <a:xfrm>
                        <a:off x="3502835" y="4718622"/>
                        <a:ext cx="474235" cy="259445"/>
                        <a:chOff x="4738842" y="1137558"/>
                        <a:chExt cx="474235" cy="259445"/>
                      </a:xfrm>
                    </a:grpSpPr>
                    <a:sp>
                      <a:nvSpPr>
                        <a:cNvPr id="92" name="Oval 91"/>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3" name="TextBox 92"/>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5</a:t>
                            </a:r>
                            <a:endParaRPr lang="en-US" sz="1000" b="1" dirty="0">
                              <a:solidFill>
                                <a:srgbClr val="000000"/>
                              </a:solidFill>
                              <a:latin typeface="Arial"/>
                              <a:cs typeface="Arial"/>
                            </a:endParaRPr>
                          </a:p>
                        </a:txBody>
                        <a:useSpRect/>
                      </a:txSp>
                    </a:sp>
                  </a:grpSp>
                  <a:grpSp>
                    <a:nvGrpSpPr>
                      <a:cNvPr id="97" name="Group 92"/>
                      <a:cNvGrpSpPr/>
                    </a:nvGrpSpPr>
                    <a:grpSpPr>
                      <a:xfrm>
                        <a:off x="4816414" y="3600673"/>
                        <a:ext cx="474235" cy="259445"/>
                        <a:chOff x="4738842" y="1137558"/>
                        <a:chExt cx="474235" cy="259445"/>
                      </a:xfrm>
                    </a:grpSpPr>
                    <a:sp>
                      <a:nvSpPr>
                        <a:cNvPr id="98" name="Oval 9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9" name="TextBox 98"/>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4</a:t>
                            </a:r>
                            <a:endParaRPr lang="en-US" sz="1000" b="1" dirty="0">
                              <a:solidFill>
                                <a:srgbClr val="000000"/>
                              </a:solidFill>
                              <a:latin typeface="Arial"/>
                              <a:cs typeface="Arial"/>
                            </a:endParaRPr>
                          </a:p>
                        </a:txBody>
                        <a:useSpRect/>
                      </a:txSp>
                    </a:sp>
                  </a:grpSp>
                  <a:sp>
                    <a:nvSpPr>
                      <a:cNvPr id="105" name="Right Arrow 104"/>
                      <a:cNvSpPr/>
                    </a:nvSpPr>
                    <a:spPr>
                      <a:xfrm rot="2700000">
                        <a:off x="4684513" y="3793876"/>
                        <a:ext cx="439022" cy="268641"/>
                      </a:xfrm>
                      <a:prstGeom prst="rightArrow">
                        <a:avLst/>
                      </a:prstGeom>
                      <a:solidFill>
                        <a:srgbClr val="3366FF"/>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10" name="Group 113"/>
                      <a:cNvGrpSpPr/>
                    </a:nvGrpSpPr>
                    <a:grpSpPr>
                      <a:xfrm>
                        <a:off x="3880007" y="1238343"/>
                        <a:ext cx="474235" cy="259445"/>
                        <a:chOff x="4738842" y="1137558"/>
                        <a:chExt cx="474235" cy="259445"/>
                      </a:xfrm>
                    </a:grpSpPr>
                    <a:sp>
                      <a:nvSpPr>
                        <a:cNvPr id="115" name="Oval 114"/>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16" name="TextBox 115"/>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3</a:t>
                            </a:r>
                            <a:endParaRPr lang="en-US" sz="1000" b="1" dirty="0">
                              <a:solidFill>
                                <a:srgbClr val="000000"/>
                              </a:solidFill>
                              <a:latin typeface="Arial"/>
                              <a:cs typeface="Arial"/>
                            </a:endParaRPr>
                          </a:p>
                        </a:txBody>
                        <a:useSpRect/>
                      </a:txSp>
                    </a:sp>
                  </a:grpSp>
                  <a:sp>
                    <a:nvSpPr>
                      <a:cNvPr id="111" name="Rectangular Callout 110"/>
                      <a:cNvSpPr/>
                    </a:nvSpPr>
                    <a:spPr>
                      <a:xfrm>
                        <a:off x="4544566" y="2165806"/>
                        <a:ext cx="1262284" cy="367458"/>
                      </a:xfrm>
                      <a:prstGeom prst="wedgeRectCallout">
                        <a:avLst>
                          <a:gd name="adj1" fmla="val -47684"/>
                          <a:gd name="adj2" fmla="val 273838"/>
                        </a:avLst>
                      </a:prstGeom>
                      <a:solidFill>
                        <a:srgbClr val="FFFF00"/>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sz="1000" dirty="0" smtClean="0">
                              <a:solidFill>
                                <a:schemeClr val="tx1"/>
                              </a:solidFill>
                              <a:latin typeface="Arial"/>
                              <a:cs typeface="Arial"/>
                            </a:rPr>
                            <a:t>One child</a:t>
                          </a:r>
                        </a:p>
                        <a:p>
                          <a:pPr algn="r"/>
                          <a:r>
                            <a:rPr lang="en-US" sz="1000" dirty="0" smtClean="0">
                              <a:solidFill>
                                <a:schemeClr val="tx1"/>
                              </a:solidFill>
                              <a:latin typeface="Arial"/>
                              <a:cs typeface="Arial"/>
                            </a:rPr>
                            <a:t>failed, retrying</a:t>
                          </a: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114" name="Group 113"/>
                      <a:cNvGrpSpPr/>
                    </a:nvGrpSpPr>
                    <a:grpSpPr>
                      <a:xfrm>
                        <a:off x="4495278" y="2217111"/>
                        <a:ext cx="474235" cy="259445"/>
                        <a:chOff x="4738842" y="1137558"/>
                        <a:chExt cx="474235" cy="259445"/>
                      </a:xfrm>
                    </a:grpSpPr>
                    <a:sp>
                      <a:nvSpPr>
                        <a:cNvPr id="118" name="Oval 11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21" name="TextBox 120"/>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6</a:t>
                            </a:r>
                            <a:endParaRPr lang="en-US" sz="1000" b="1" dirty="0">
                              <a:solidFill>
                                <a:srgbClr val="000000"/>
                              </a:solidFill>
                              <a:latin typeface="Arial"/>
                              <a:cs typeface="Arial"/>
                            </a:endParaRPr>
                          </a:p>
                        </a:txBody>
                        <a:useSpRect/>
                      </a:txSp>
                    </a:sp>
                  </a:grpSp>
                  <a:grpSp>
                    <a:nvGrpSpPr>
                      <a:cNvPr id="124" name="Group 92"/>
                      <a:cNvGrpSpPr/>
                    </a:nvGrpSpPr>
                    <a:grpSpPr>
                      <a:xfrm>
                        <a:off x="5120828" y="3607439"/>
                        <a:ext cx="474235" cy="259445"/>
                        <a:chOff x="4738842" y="1137558"/>
                        <a:chExt cx="474235" cy="259445"/>
                      </a:xfrm>
                    </a:grpSpPr>
                    <a:sp>
                      <a:nvSpPr>
                        <a:cNvPr id="129" name="Oval 128"/>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32" name="TextBox 131"/>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7</a:t>
                            </a:r>
                            <a:endParaRPr lang="en-US" sz="1000" b="1" dirty="0">
                              <a:solidFill>
                                <a:srgbClr val="000000"/>
                              </a:solidFill>
                              <a:latin typeface="Arial"/>
                              <a:cs typeface="Arial"/>
                            </a:endParaRPr>
                          </a:p>
                        </a:txBody>
                        <a:useSpRect/>
                      </a:txSp>
                    </a:sp>
                  </a:grpSp>
                  <a:sp>
                    <a:nvSpPr>
                      <a:cNvPr id="136" name="Rectangular Callout 135"/>
                      <a:cNvSpPr/>
                    </a:nvSpPr>
                    <a:spPr>
                      <a:xfrm>
                        <a:off x="5177956" y="2671683"/>
                        <a:ext cx="1262284" cy="367458"/>
                      </a:xfrm>
                      <a:prstGeom prst="wedgeRectCallout">
                        <a:avLst>
                          <a:gd name="adj1" fmla="val -91159"/>
                          <a:gd name="adj2" fmla="val 192763"/>
                        </a:avLst>
                      </a:prstGeom>
                      <a:solidFill>
                        <a:srgbClr val="FF0000"/>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sz="1000" dirty="0" smtClean="0">
                              <a:solidFill>
                                <a:schemeClr val="tx1"/>
                              </a:solidFill>
                              <a:latin typeface="Arial"/>
                              <a:cs typeface="Arial"/>
                            </a:rPr>
                            <a:t>Retries failed,</a:t>
                          </a:r>
                        </a:p>
                        <a:p>
                          <a:pPr algn="r"/>
                          <a:r>
                            <a:rPr lang="en-US" sz="1000" dirty="0" smtClean="0">
                              <a:solidFill>
                                <a:schemeClr val="tx1"/>
                              </a:solidFill>
                              <a:latin typeface="Arial"/>
                              <a:cs typeface="Arial"/>
                            </a:rPr>
                            <a:t>fatal error</a:t>
                          </a: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137" name="Group 136"/>
                      <a:cNvGrpSpPr/>
                    </a:nvGrpSpPr>
                    <a:grpSpPr>
                      <a:xfrm>
                        <a:off x="5120828" y="2722988"/>
                        <a:ext cx="474235" cy="259445"/>
                        <a:chOff x="4738842" y="1137558"/>
                        <a:chExt cx="474235" cy="259445"/>
                      </a:xfrm>
                    </a:grpSpPr>
                    <a:sp>
                      <a:nvSpPr>
                        <a:cNvPr id="138" name="Oval 13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39" name="TextBox 138"/>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8</a:t>
                            </a:r>
                            <a:endParaRPr lang="en-US" sz="1000" b="1" dirty="0">
                              <a:solidFill>
                                <a:srgbClr val="000000"/>
                              </a:solidFill>
                              <a:latin typeface="Arial"/>
                              <a:cs typeface="Arial"/>
                            </a:endParaRPr>
                          </a:p>
                        </a:txBody>
                        <a:useSpRect/>
                      </a:txSp>
                    </a:sp>
                  </a:grpSp>
                </lc:lockedCanvas>
              </a:graphicData>
            </a:graphic>
          </wp:inline>
        </w:drawing>
      </w:r>
    </w:p>
    <w:p w:rsidR="00F05B9C" w:rsidRDefault="00F05B9C" w:rsidP="00F05B9C">
      <w:pPr>
        <w:jc w:val="center"/>
      </w:pPr>
      <w:proofErr w:type="gramStart"/>
      <w:r>
        <w:t>Figure 4.</w:t>
      </w:r>
      <w:proofErr w:type="gramEnd"/>
      <w:r>
        <w:t xml:space="preserve"> Example workflow of MDL</w:t>
      </w:r>
    </w:p>
    <w:p w:rsidR="00F05B9C" w:rsidRDefault="00F05B9C" w:rsidP="00F05B9C">
      <w:pPr>
        <w:jc w:val="center"/>
      </w:pPr>
    </w:p>
    <w:p w:rsidR="00F05B9C" w:rsidRDefault="00F05B9C" w:rsidP="00F05B9C">
      <w:pPr>
        <w:pStyle w:val="ListParagraph"/>
        <w:numPr>
          <w:ilvl w:val="0"/>
          <w:numId w:val="28"/>
        </w:numPr>
      </w:pPr>
      <w:r>
        <w:t>NSA 1 sends messages to NSA 2 and NSA 3 via the MDL.</w:t>
      </w:r>
    </w:p>
    <w:p w:rsidR="00F05B9C" w:rsidRDefault="00F05B9C" w:rsidP="00F05B9C">
      <w:pPr>
        <w:pStyle w:val="ListParagraph"/>
        <w:numPr>
          <w:ilvl w:val="0"/>
          <w:numId w:val="28"/>
        </w:numPr>
      </w:pPr>
      <w:r>
        <w:t>NSA 2 and NSA 3 acknowledge receipt of the message.</w:t>
      </w:r>
    </w:p>
    <w:p w:rsidR="00F05B9C" w:rsidRDefault="00F05B9C" w:rsidP="00F05B9C">
      <w:pPr>
        <w:pStyle w:val="ListParagraph"/>
        <w:numPr>
          <w:ilvl w:val="0"/>
          <w:numId w:val="28"/>
        </w:numPr>
      </w:pPr>
      <w:r>
        <w:t>The MDL in NSA 1 flags that both children (NSA 2 and NSA 3) received the message successfully.</w:t>
      </w:r>
    </w:p>
    <w:p w:rsidR="00F05B9C" w:rsidRDefault="00F05B9C" w:rsidP="00F05B9C">
      <w:pPr>
        <w:pStyle w:val="ListParagraph"/>
        <w:numPr>
          <w:ilvl w:val="0"/>
          <w:numId w:val="28"/>
        </w:numPr>
      </w:pPr>
      <w:r>
        <w:t>NSA 3 sends messages to NSA 4 and NSA 5 via the MDL.</w:t>
      </w:r>
    </w:p>
    <w:p w:rsidR="00F05B9C" w:rsidRDefault="00F05B9C" w:rsidP="00F05B9C">
      <w:pPr>
        <w:pStyle w:val="ListParagraph"/>
        <w:numPr>
          <w:ilvl w:val="0"/>
          <w:numId w:val="28"/>
        </w:numPr>
      </w:pPr>
      <w:r>
        <w:t>NSA 4 acknowledges receipt (NSA 5 does not).</w:t>
      </w:r>
    </w:p>
    <w:p w:rsidR="00F05B9C" w:rsidRDefault="00F05B9C" w:rsidP="00F05B9C">
      <w:pPr>
        <w:pStyle w:val="ListParagraph"/>
        <w:numPr>
          <w:ilvl w:val="0"/>
          <w:numId w:val="28"/>
        </w:numPr>
      </w:pPr>
      <w:r>
        <w:t>The MDL in NSA 3 recognizes that NSA 5 did not acknowledge receipt of the message and retries sending the message.</w:t>
      </w:r>
    </w:p>
    <w:p w:rsidR="00F05B9C" w:rsidRDefault="00F05B9C" w:rsidP="00F05B9C">
      <w:pPr>
        <w:pStyle w:val="ListParagraph"/>
        <w:numPr>
          <w:ilvl w:val="0"/>
          <w:numId w:val="28"/>
        </w:numPr>
      </w:pPr>
      <w:r>
        <w:t>NSA 3 resends the message to NSA 5 via the MDL (and may continue to do so for multiple times if it does not get an acknowledgement).</w:t>
      </w:r>
    </w:p>
    <w:p w:rsidR="00F05B9C" w:rsidRDefault="00F05B9C" w:rsidP="00F05B9C">
      <w:pPr>
        <w:pStyle w:val="ListParagraph"/>
        <w:numPr>
          <w:ilvl w:val="0"/>
          <w:numId w:val="28"/>
        </w:numPr>
      </w:pPr>
      <w:r>
        <w:lastRenderedPageBreak/>
        <w:t>The MDL in NSA 3 flags that it did not get an acknowledgement from NSA 5 (after multiple attempts), gives up, and reports a fatal error.</w:t>
      </w:r>
    </w:p>
    <w:p w:rsidR="00F05B9C" w:rsidRDefault="00F05B9C" w:rsidP="00F05B9C"/>
    <w:p w:rsidR="00F05B9C" w:rsidRPr="000C0097" w:rsidRDefault="00F05B9C" w:rsidP="00557B59">
      <w:pPr>
        <w:rPr>
          <w:color w:val="FF0000"/>
        </w:rPr>
      </w:pPr>
    </w:p>
    <w:p w:rsidR="000C0097" w:rsidRPr="00F05B9C" w:rsidRDefault="000C0097" w:rsidP="000C0097">
      <w:pPr>
        <w:pStyle w:val="Heading2"/>
      </w:pPr>
      <w:bookmarkStart w:id="133" w:name="_Toc327290233"/>
      <w:r w:rsidRPr="00F05B9C">
        <w:t xml:space="preserve">Message </w:t>
      </w:r>
      <w:r w:rsidR="007C4FF2" w:rsidRPr="00F05B9C">
        <w:t xml:space="preserve">transport </w:t>
      </w:r>
      <w:r w:rsidRPr="00F05B9C">
        <w:t xml:space="preserve">error </w:t>
      </w:r>
      <w:commentRangeStart w:id="134"/>
      <w:r w:rsidRPr="00F05B9C">
        <w:t>handling</w:t>
      </w:r>
      <w:bookmarkEnd w:id="133"/>
      <w:commentRangeEnd w:id="134"/>
      <w:r w:rsidR="0076452F">
        <w:rPr>
          <w:rStyle w:val="CommentReference"/>
        </w:rPr>
        <w:commentReference w:id="134"/>
      </w:r>
    </w:p>
    <w:p w:rsidR="000C0097" w:rsidRPr="00F05B9C" w:rsidRDefault="000C0097" w:rsidP="000C0097">
      <w:r w:rsidRPr="00F05B9C">
        <w:t>Additional error condition handling</w:t>
      </w:r>
      <w:r w:rsidR="007C4FF2" w:rsidRPr="00F05B9C">
        <w:t>: T</w:t>
      </w:r>
      <w:r w:rsidRPr="00F05B9C">
        <w:t xml:space="preserve">he following </w:t>
      </w:r>
      <w:r w:rsidR="007C4FF2" w:rsidRPr="00F05B9C">
        <w:t>set of checks is</w:t>
      </w:r>
      <w:r w:rsidRPr="00F05B9C">
        <w:t xml:space="preserve"> required to pass for message</w:t>
      </w:r>
      <w:r w:rsidR="007C4FF2" w:rsidRPr="00F05B9C">
        <w:t>s</w:t>
      </w:r>
      <w:r w:rsidRPr="00F05B9C">
        <w:t xml:space="preserve"> to be </w:t>
      </w:r>
      <w:r w:rsidR="007C4FF2" w:rsidRPr="00F05B9C">
        <w:t xml:space="preserve">considered </w:t>
      </w:r>
      <w:proofErr w:type="spellStart"/>
      <w:proofErr w:type="gramStart"/>
      <w:r w:rsidRPr="00F05B9C">
        <w:t>vaild</w:t>
      </w:r>
      <w:proofErr w:type="spellEnd"/>
      <w:r w:rsidRPr="00F05B9C">
        <w:t>,</w:t>
      </w:r>
      <w:proofErr w:type="gramEnd"/>
      <w:r w:rsidRPr="00F05B9C">
        <w:t xml:space="preserve"> otherwise a </w:t>
      </w:r>
      <w:r w:rsidR="000A6711" w:rsidRPr="00F05B9C">
        <w:t>message transport layer</w:t>
      </w:r>
      <w:r w:rsidRPr="00F05B9C">
        <w:t xml:space="preserve"> fault will be returned:</w:t>
      </w:r>
    </w:p>
    <w:p w:rsidR="000C0097" w:rsidRPr="00F05B9C" w:rsidRDefault="000C0097" w:rsidP="004D4EA9">
      <w:pPr>
        <w:pStyle w:val="ListParagraph"/>
        <w:numPr>
          <w:ilvl w:val="0"/>
          <w:numId w:val="20"/>
        </w:numPr>
      </w:pPr>
      <w:r w:rsidRPr="00F05B9C">
        <w:t>HTTP authentication – if the message does not have valid credentials it will be rejected with an HTTP 40x message.</w:t>
      </w:r>
    </w:p>
    <w:p w:rsidR="000C0097" w:rsidRPr="00F05B9C" w:rsidRDefault="000C0097" w:rsidP="004D4EA9">
      <w:pPr>
        <w:pStyle w:val="ListParagraph"/>
        <w:numPr>
          <w:ilvl w:val="0"/>
          <w:numId w:val="20"/>
        </w:numPr>
      </w:pPr>
      <w:proofErr w:type="spellStart"/>
      <w:proofErr w:type="gramStart"/>
      <w:r w:rsidRPr="00F05B9C">
        <w:rPr>
          <w:i/>
        </w:rPr>
        <w:t>correlationId</w:t>
      </w:r>
      <w:proofErr w:type="spellEnd"/>
      <w:proofErr w:type="gramEnd"/>
      <w:r w:rsidRPr="00F05B9C">
        <w:t xml:space="preserve"> - needed for any acknowledgment, confirmation, or failed message.  Must be unique within the context of the </w:t>
      </w:r>
      <w:proofErr w:type="spellStart"/>
      <w:r w:rsidRPr="00F05B9C">
        <w:t>providerNSA</w:t>
      </w:r>
      <w:proofErr w:type="spellEnd"/>
      <w:r w:rsidRPr="00F05B9C">
        <w:t xml:space="preserve"> otherwise the request cannot be accepted.</w:t>
      </w:r>
    </w:p>
    <w:p w:rsidR="000C0097" w:rsidRPr="00F05B9C" w:rsidRDefault="000C0097" w:rsidP="004D4EA9">
      <w:pPr>
        <w:pStyle w:val="ListParagraph"/>
        <w:numPr>
          <w:ilvl w:val="0"/>
          <w:numId w:val="20"/>
        </w:numPr>
      </w:pPr>
      <w:proofErr w:type="spellStart"/>
      <w:proofErr w:type="gramStart"/>
      <w:r w:rsidRPr="00F05B9C">
        <w:rPr>
          <w:i/>
        </w:rPr>
        <w:t>replyTo</w:t>
      </w:r>
      <w:proofErr w:type="spellEnd"/>
      <w:proofErr w:type="gramEnd"/>
      <w:r w:rsidRPr="00F05B9C">
        <w:t xml:space="preserve"> - we will send the confirmation, or failed message back to this location.  We do not validate the contents of the endpoint, just that it exists.</w:t>
      </w:r>
    </w:p>
    <w:p w:rsidR="000C0097" w:rsidRPr="00F05B9C" w:rsidRDefault="000C0097" w:rsidP="004D4EA9">
      <w:pPr>
        <w:pStyle w:val="ListParagraph"/>
        <w:numPr>
          <w:ilvl w:val="0"/>
          <w:numId w:val="20"/>
        </w:numPr>
      </w:pPr>
      <w:r w:rsidRPr="00F05B9C">
        <w:rPr>
          <w:i/>
        </w:rPr>
        <w:t>Reservation</w:t>
      </w:r>
      <w:r w:rsidRPr="00F05B9C">
        <w:t xml:space="preserve"> – if the reservation parameters are not present then we reject.</w:t>
      </w:r>
    </w:p>
    <w:p w:rsidR="000C0097" w:rsidRPr="00F05B9C" w:rsidRDefault="000C0097" w:rsidP="004D4EA9">
      <w:pPr>
        <w:pStyle w:val="ListParagraph"/>
        <w:numPr>
          <w:ilvl w:val="0"/>
          <w:numId w:val="20"/>
        </w:numPr>
      </w:pPr>
      <w:proofErr w:type="spellStart"/>
      <w:proofErr w:type="gramStart"/>
      <w:r w:rsidRPr="00F05B9C">
        <w:rPr>
          <w:i/>
        </w:rPr>
        <w:t>requesterNSA</w:t>
      </w:r>
      <w:proofErr w:type="spellEnd"/>
      <w:proofErr w:type="gramEnd"/>
      <w:r w:rsidRPr="00F05B9C">
        <w:t xml:space="preserve"> and </w:t>
      </w:r>
      <w:proofErr w:type="spellStart"/>
      <w:r w:rsidRPr="00F05B9C">
        <w:rPr>
          <w:i/>
        </w:rPr>
        <w:t>providerNSA</w:t>
      </w:r>
      <w:proofErr w:type="spellEnd"/>
      <w:r w:rsidRPr="00F05B9C">
        <w:t xml:space="preserve"> – must be present and resolve to an </w:t>
      </w:r>
      <w:proofErr w:type="spellStart"/>
      <w:r w:rsidRPr="00F05B9C">
        <w:rPr>
          <w:i/>
        </w:rPr>
        <w:t>NSnetwork</w:t>
      </w:r>
      <w:proofErr w:type="spellEnd"/>
      <w:r w:rsidRPr="00F05B9C">
        <w:t xml:space="preserve"> in topology.  Also, the </w:t>
      </w:r>
      <w:proofErr w:type="spellStart"/>
      <w:r w:rsidRPr="00F05B9C">
        <w:rPr>
          <w:i/>
        </w:rPr>
        <w:t>providerNSA</w:t>
      </w:r>
      <w:proofErr w:type="spellEnd"/>
      <w:r w:rsidRPr="00F05B9C">
        <w:t xml:space="preserve"> must be the </w:t>
      </w:r>
      <w:proofErr w:type="spellStart"/>
      <w:r w:rsidRPr="00F05B9C">
        <w:rPr>
          <w:i/>
        </w:rPr>
        <w:t>NSnetwork</w:t>
      </w:r>
      <w:proofErr w:type="spellEnd"/>
      <w:r w:rsidRPr="00F05B9C">
        <w:t xml:space="preserve"> that </w:t>
      </w:r>
      <w:r w:rsidR="00E960EE" w:rsidRPr="00F05B9C">
        <w:t>the NSA</w:t>
      </w:r>
      <w:r w:rsidRPr="00F05B9C">
        <w:t xml:space="preserve"> is managing or </w:t>
      </w:r>
      <w:r w:rsidR="00E960EE" w:rsidRPr="00F05B9C">
        <w:t>the message will be rejected.</w:t>
      </w:r>
    </w:p>
    <w:p w:rsidR="000C0097" w:rsidRPr="00F05B9C" w:rsidRDefault="000C0097" w:rsidP="004D4EA9">
      <w:pPr>
        <w:pStyle w:val="ListParagraph"/>
        <w:numPr>
          <w:ilvl w:val="0"/>
          <w:numId w:val="20"/>
        </w:numPr>
      </w:pPr>
      <w:proofErr w:type="spellStart"/>
      <w:proofErr w:type="gramStart"/>
      <w:r w:rsidRPr="00F05B9C">
        <w:rPr>
          <w:i/>
        </w:rPr>
        <w:t>connectionId</w:t>
      </w:r>
      <w:proofErr w:type="spellEnd"/>
      <w:proofErr w:type="gramEnd"/>
      <w:r w:rsidRPr="00F05B9C">
        <w:t xml:space="preserve"> – this is used as the p</w:t>
      </w:r>
      <w:r w:rsidR="00E960EE" w:rsidRPr="00F05B9C">
        <w:t>rimary reference attribute for R</w:t>
      </w:r>
      <w:r w:rsidRPr="00F05B9C">
        <w:t>eservation state machines and must be present.</w:t>
      </w:r>
    </w:p>
    <w:p w:rsidR="000C0097" w:rsidRPr="00F05B9C" w:rsidRDefault="000C0097" w:rsidP="004D4EA9">
      <w:pPr>
        <w:pStyle w:val="ListParagraph"/>
        <w:numPr>
          <w:ilvl w:val="0"/>
          <w:numId w:val="20"/>
        </w:numPr>
      </w:pPr>
      <w:r w:rsidRPr="00F05B9C">
        <w:t xml:space="preserve">If any of these fields are missing or invalid </w:t>
      </w:r>
      <w:r w:rsidR="00E960EE" w:rsidRPr="00F05B9C">
        <w:t>the NSA</w:t>
      </w:r>
      <w:r w:rsidRPr="00F05B9C">
        <w:t xml:space="preserve"> will return a </w:t>
      </w:r>
      <w:r w:rsidR="00E960EE" w:rsidRPr="00F05B9C">
        <w:t>message transport</w:t>
      </w:r>
      <w:r w:rsidRPr="00F05B9C">
        <w:t xml:space="preserve"> fault containing the </w:t>
      </w:r>
      <w:proofErr w:type="spellStart"/>
      <w:r w:rsidRPr="00F05B9C">
        <w:rPr>
          <w:i/>
        </w:rPr>
        <w:t>NSIServiceException</w:t>
      </w:r>
      <w:proofErr w:type="spellEnd"/>
      <w:r w:rsidRPr="00F05B9C">
        <w:t xml:space="preserve"> set to an appropriate error message.  </w:t>
      </w:r>
      <w:r w:rsidR="00E960EE" w:rsidRPr="00F05B9C">
        <w:t>Typically this will be</w:t>
      </w:r>
      <w:r w:rsidRPr="00F05B9C">
        <w:t xml:space="preserve"> MISSING_PARAMETER - "SVC0001", "Invalid or missing parameter" for this generic case and specify attributes identifying the parameter in question.</w:t>
      </w:r>
    </w:p>
    <w:p w:rsidR="000C0097" w:rsidRPr="00F05B9C" w:rsidRDefault="000C0097" w:rsidP="000C0097"/>
    <w:p w:rsidR="00E960EE" w:rsidRPr="00F05B9C" w:rsidRDefault="00E960EE" w:rsidP="000C0097"/>
    <w:p w:rsidR="000C0097" w:rsidRPr="00F05B9C" w:rsidRDefault="000C0097" w:rsidP="000C0097">
      <w:r w:rsidRPr="00F05B9C">
        <w:t xml:space="preserve">The following list of parameters should be validated when receiving a reservation message:  </w:t>
      </w:r>
    </w:p>
    <w:p w:rsidR="000C0097" w:rsidRPr="00F05B9C" w:rsidRDefault="000C0097" w:rsidP="000C0097"/>
    <w:tbl>
      <w:tblPr>
        <w:tblStyle w:val="TableGrid"/>
        <w:tblW w:w="0" w:type="auto"/>
        <w:tblLook w:val="04A0" w:firstRow="1" w:lastRow="0" w:firstColumn="1" w:lastColumn="0" w:noHBand="0" w:noVBand="1"/>
      </w:tblPr>
      <w:tblGrid>
        <w:gridCol w:w="1158"/>
        <w:gridCol w:w="3773"/>
        <w:gridCol w:w="2850"/>
        <w:gridCol w:w="1075"/>
      </w:tblGrid>
      <w:tr w:rsidR="00BF0588" w:rsidRPr="00F05B9C" w:rsidTr="00BF0588">
        <w:tc>
          <w:tcPr>
            <w:tcW w:w="1158" w:type="dxa"/>
          </w:tcPr>
          <w:p w:rsidR="00BF0588" w:rsidRPr="00F05B9C" w:rsidRDefault="00BF0588" w:rsidP="00BF0588">
            <w:pPr>
              <w:rPr>
                <w:i/>
              </w:rPr>
            </w:pPr>
            <w:proofErr w:type="spellStart"/>
            <w:r w:rsidRPr="00F05B9C">
              <w:rPr>
                <w:i/>
              </w:rPr>
              <w:t>errorId</w:t>
            </w:r>
            <w:proofErr w:type="spellEnd"/>
          </w:p>
        </w:tc>
        <w:tc>
          <w:tcPr>
            <w:tcW w:w="3773" w:type="dxa"/>
          </w:tcPr>
          <w:p w:rsidR="00BF0588" w:rsidRPr="00F05B9C" w:rsidRDefault="00BF0588" w:rsidP="00BF0588">
            <w:pPr>
              <w:rPr>
                <w:i/>
              </w:rPr>
            </w:pPr>
            <w:proofErr w:type="spellStart"/>
            <w:r w:rsidRPr="00F05B9C">
              <w:rPr>
                <w:i/>
              </w:rPr>
              <w:t>errorDescription</w:t>
            </w:r>
            <w:proofErr w:type="spellEnd"/>
          </w:p>
        </w:tc>
        <w:tc>
          <w:tcPr>
            <w:tcW w:w="2850" w:type="dxa"/>
          </w:tcPr>
          <w:p w:rsidR="00BF0588" w:rsidRPr="00F05B9C" w:rsidRDefault="00BF0588" w:rsidP="00BF0588">
            <w:r w:rsidRPr="00F05B9C">
              <w:rPr>
                <w:i/>
              </w:rPr>
              <w:t>text</w:t>
            </w:r>
          </w:p>
        </w:tc>
        <w:tc>
          <w:tcPr>
            <w:tcW w:w="1075" w:type="dxa"/>
          </w:tcPr>
          <w:p w:rsidR="00BF0588" w:rsidRPr="00F05B9C" w:rsidRDefault="00BF0588" w:rsidP="000C0097">
            <w:pPr>
              <w:rPr>
                <w:i/>
              </w:rPr>
            </w:pPr>
            <w:r w:rsidRPr="00F05B9C">
              <w:rPr>
                <w:i/>
              </w:rPr>
              <w:t xml:space="preserve">variables </w:t>
            </w:r>
          </w:p>
        </w:tc>
      </w:tr>
      <w:tr w:rsidR="00BF0588" w:rsidRPr="00F05B9C" w:rsidTr="00BF0588">
        <w:tc>
          <w:tcPr>
            <w:tcW w:w="1158" w:type="dxa"/>
          </w:tcPr>
          <w:p w:rsidR="00BF0588" w:rsidRPr="00F05B9C" w:rsidRDefault="00BF0588" w:rsidP="00BF0588">
            <w:r w:rsidRPr="00F05B9C">
              <w:t xml:space="preserve">SVC0001 </w:t>
            </w:r>
          </w:p>
        </w:tc>
        <w:tc>
          <w:tcPr>
            <w:tcW w:w="3773" w:type="dxa"/>
          </w:tcPr>
          <w:p w:rsidR="00BF0588" w:rsidRPr="00F05B9C" w:rsidRDefault="00BF0588" w:rsidP="000C0097">
            <w:r w:rsidRPr="00F05B9C">
              <w:t>MISSING_PARAMETER</w:t>
            </w:r>
          </w:p>
        </w:tc>
        <w:tc>
          <w:tcPr>
            <w:tcW w:w="2850" w:type="dxa"/>
          </w:tcPr>
          <w:p w:rsidR="00BF0588" w:rsidRPr="00F05B9C" w:rsidRDefault="00BF0588" w:rsidP="000C0097">
            <w:r w:rsidRPr="00F05B9C">
              <w:t>Invalid or missing parameter</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BF0588">
            <w:r w:rsidRPr="00F05B9C">
              <w:t xml:space="preserve">SVC0002 </w:t>
            </w:r>
          </w:p>
        </w:tc>
        <w:tc>
          <w:tcPr>
            <w:tcW w:w="3773" w:type="dxa"/>
          </w:tcPr>
          <w:p w:rsidR="00BF0588" w:rsidRPr="00F05B9C" w:rsidRDefault="00BF0588" w:rsidP="000C0097">
            <w:r w:rsidRPr="00F05B9C">
              <w:t>UNSUPPORTED_OPTION</w:t>
            </w:r>
          </w:p>
        </w:tc>
        <w:tc>
          <w:tcPr>
            <w:tcW w:w="2850" w:type="dxa"/>
          </w:tcPr>
          <w:p w:rsidR="00BF0588" w:rsidRPr="00F05B9C" w:rsidRDefault="00BF0588" w:rsidP="000C0097">
            <w:r w:rsidRPr="00F05B9C">
              <w:t>Parameter provided contains an unsupported value which MUST be processed</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BF0588">
            <w:r w:rsidRPr="00F05B9C">
              <w:t xml:space="preserve">SVC0003 </w:t>
            </w:r>
          </w:p>
        </w:tc>
        <w:tc>
          <w:tcPr>
            <w:tcW w:w="3773" w:type="dxa"/>
          </w:tcPr>
          <w:p w:rsidR="00BF0588" w:rsidRPr="00F05B9C" w:rsidRDefault="00BF0588" w:rsidP="000C0097">
            <w:r w:rsidRPr="00F05B9C">
              <w:t>ALREADY_EXISTS</w:t>
            </w:r>
          </w:p>
        </w:tc>
        <w:tc>
          <w:tcPr>
            <w:tcW w:w="2850" w:type="dxa"/>
          </w:tcPr>
          <w:p w:rsidR="00BF0588" w:rsidRPr="00F05B9C" w:rsidRDefault="00BF0588" w:rsidP="000C0097">
            <w:r w:rsidRPr="00F05B9C">
              <w:t xml:space="preserve">Schedule already exists for </w:t>
            </w:r>
            <w:proofErr w:type="spellStart"/>
            <w:r w:rsidRPr="00F05B9C">
              <w:t>connectionId</w:t>
            </w:r>
            <w:proofErr w:type="spellEnd"/>
          </w:p>
        </w:tc>
        <w:tc>
          <w:tcPr>
            <w:tcW w:w="1075" w:type="dxa"/>
          </w:tcPr>
          <w:p w:rsidR="00BF0588" w:rsidRPr="00F05B9C" w:rsidRDefault="00BF0588" w:rsidP="000C0097"/>
        </w:tc>
      </w:tr>
      <w:tr w:rsidR="00BF0588" w:rsidRPr="00F05B9C" w:rsidTr="00BF0588">
        <w:tc>
          <w:tcPr>
            <w:tcW w:w="1158" w:type="dxa"/>
          </w:tcPr>
          <w:p w:rsidR="00BF0588" w:rsidRPr="00F05B9C" w:rsidRDefault="00BF0588" w:rsidP="000C0097">
            <w:r w:rsidRPr="00F05B9C">
              <w:t>SVC0004</w:t>
            </w:r>
          </w:p>
        </w:tc>
        <w:tc>
          <w:tcPr>
            <w:tcW w:w="3773" w:type="dxa"/>
          </w:tcPr>
          <w:p w:rsidR="00BF0588" w:rsidRPr="00F05B9C" w:rsidRDefault="00BF0588" w:rsidP="000C0097">
            <w:r w:rsidRPr="00F05B9C">
              <w:t>DOES_NOT_EXIST</w:t>
            </w:r>
          </w:p>
        </w:tc>
        <w:tc>
          <w:tcPr>
            <w:tcW w:w="2850" w:type="dxa"/>
          </w:tcPr>
          <w:p w:rsidR="00BF0588" w:rsidRPr="00F05B9C" w:rsidRDefault="00BF0588" w:rsidP="000C0097">
            <w:r w:rsidRPr="00F05B9C">
              <w:t xml:space="preserve">Schedule does not exist for </w:t>
            </w:r>
            <w:proofErr w:type="spellStart"/>
            <w:r w:rsidRPr="00F05B9C">
              <w:t>connectionId</w:t>
            </w:r>
            <w:proofErr w:type="spellEnd"/>
          </w:p>
        </w:tc>
        <w:tc>
          <w:tcPr>
            <w:tcW w:w="1075" w:type="dxa"/>
          </w:tcPr>
          <w:p w:rsidR="00BF0588" w:rsidRPr="00F05B9C" w:rsidRDefault="00BF0588" w:rsidP="000C0097"/>
        </w:tc>
      </w:tr>
      <w:tr w:rsidR="00BF0588" w:rsidRPr="00F05B9C" w:rsidTr="00BF0588">
        <w:tc>
          <w:tcPr>
            <w:tcW w:w="1158" w:type="dxa"/>
          </w:tcPr>
          <w:p w:rsidR="00BF0588" w:rsidRPr="00F05B9C" w:rsidRDefault="00BF0588" w:rsidP="000C0097">
            <w:r w:rsidRPr="00F05B9C">
              <w:t>SVC0005</w:t>
            </w:r>
          </w:p>
        </w:tc>
        <w:tc>
          <w:tcPr>
            <w:tcW w:w="3773" w:type="dxa"/>
          </w:tcPr>
          <w:p w:rsidR="00BF0588" w:rsidRPr="00F05B9C" w:rsidRDefault="00BF0588" w:rsidP="000C0097">
            <w:r w:rsidRPr="00F05B9C">
              <w:t>MISSING_SECURITY</w:t>
            </w:r>
          </w:p>
        </w:tc>
        <w:tc>
          <w:tcPr>
            <w:tcW w:w="2850" w:type="dxa"/>
          </w:tcPr>
          <w:p w:rsidR="00BF0588" w:rsidRPr="00F05B9C" w:rsidRDefault="00BF0588" w:rsidP="000C0097">
            <w:r w:rsidRPr="00F05B9C">
              <w:t>Invalid or missing user credentials</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0C0097">
            <w:r w:rsidRPr="00F05B9C">
              <w:t>SVC0006</w:t>
            </w:r>
          </w:p>
        </w:tc>
        <w:tc>
          <w:tcPr>
            <w:tcW w:w="3773" w:type="dxa"/>
          </w:tcPr>
          <w:p w:rsidR="00BF0588" w:rsidRPr="00F05B9C" w:rsidRDefault="00BF0588" w:rsidP="000C0097">
            <w:r w:rsidRPr="00F05B9C">
              <w:t>TOPOLOGY_RESOLUTION_STP</w:t>
            </w:r>
          </w:p>
        </w:tc>
        <w:tc>
          <w:tcPr>
            <w:tcW w:w="2850" w:type="dxa"/>
          </w:tcPr>
          <w:p w:rsidR="00BF0588" w:rsidRPr="00F05B9C" w:rsidRDefault="00BF0588" w:rsidP="000C0097">
            <w:r w:rsidRPr="00F05B9C">
              <w:t>Could not resolve STP in Topology database</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863486">
            <w:r w:rsidRPr="00F05B9C">
              <w:t>SVC0007</w:t>
            </w:r>
          </w:p>
        </w:tc>
        <w:tc>
          <w:tcPr>
            <w:tcW w:w="3773" w:type="dxa"/>
          </w:tcPr>
          <w:p w:rsidR="00BF0588" w:rsidRPr="00F05B9C" w:rsidRDefault="00BF0588" w:rsidP="00863486">
            <w:r w:rsidRPr="00F05B9C">
              <w:t>TOPOLOGY_RESOLUTION_STP_NSA</w:t>
            </w:r>
          </w:p>
        </w:tc>
        <w:tc>
          <w:tcPr>
            <w:tcW w:w="2850" w:type="dxa"/>
          </w:tcPr>
          <w:p w:rsidR="00BF0588" w:rsidRPr="00F05B9C" w:rsidRDefault="00BF0588" w:rsidP="00863486">
            <w:r w:rsidRPr="00F05B9C">
              <w:t>Could not resolve STP to managing NSA</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863486">
            <w:r w:rsidRPr="00F05B9C">
              <w:t>SVC0008</w:t>
            </w:r>
          </w:p>
        </w:tc>
        <w:tc>
          <w:tcPr>
            <w:tcW w:w="3773" w:type="dxa"/>
          </w:tcPr>
          <w:p w:rsidR="00BF0588" w:rsidRPr="00F05B9C" w:rsidRDefault="00BF0588" w:rsidP="00863486">
            <w:r w:rsidRPr="00F05B9C">
              <w:t>PATH_COMPUTATION_NO_PATH</w:t>
            </w:r>
          </w:p>
        </w:tc>
        <w:tc>
          <w:tcPr>
            <w:tcW w:w="2850" w:type="dxa"/>
          </w:tcPr>
          <w:p w:rsidR="00BF0588" w:rsidRPr="00F05B9C" w:rsidRDefault="00BF0588" w:rsidP="00863486">
            <w:r w:rsidRPr="00F05B9C">
              <w:t>Path computation failed to resolve route for reservation</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863486">
            <w:r w:rsidRPr="00F05B9C">
              <w:t>SVC0009</w:t>
            </w:r>
          </w:p>
        </w:tc>
        <w:tc>
          <w:tcPr>
            <w:tcW w:w="3773" w:type="dxa"/>
          </w:tcPr>
          <w:p w:rsidR="00BF0588" w:rsidRPr="00F05B9C" w:rsidRDefault="00BF0588" w:rsidP="00863486">
            <w:r w:rsidRPr="00F05B9C">
              <w:t>INVALID_STATE</w:t>
            </w:r>
          </w:p>
        </w:tc>
        <w:tc>
          <w:tcPr>
            <w:tcW w:w="2850" w:type="dxa"/>
          </w:tcPr>
          <w:p w:rsidR="00BF0588" w:rsidRPr="00F05B9C" w:rsidRDefault="00BF0588" w:rsidP="00863486">
            <w:r w:rsidRPr="00F05B9C">
              <w:t>Connection state machine is in invalid state for received message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863486">
            <w:r w:rsidRPr="00F05B9C">
              <w:t>SVC0010</w:t>
            </w:r>
          </w:p>
        </w:tc>
        <w:tc>
          <w:tcPr>
            <w:tcW w:w="3773" w:type="dxa"/>
          </w:tcPr>
          <w:p w:rsidR="00BF0588" w:rsidRPr="00F05B9C" w:rsidRDefault="00BF0588" w:rsidP="00863486">
            <w:r w:rsidRPr="00F05B9C">
              <w:t>INTERNAL_ERROR</w:t>
            </w:r>
          </w:p>
        </w:tc>
        <w:tc>
          <w:tcPr>
            <w:tcW w:w="2850" w:type="dxa"/>
          </w:tcPr>
          <w:p w:rsidR="00BF0588" w:rsidRPr="00F05B9C" w:rsidRDefault="00BF0588" w:rsidP="00863486">
            <w:r w:rsidRPr="00F05B9C">
              <w:t>An internal error has caused a message processing failure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BF0588">
            <w:r w:rsidRPr="00F05B9C">
              <w:t>SVC0011</w:t>
            </w:r>
          </w:p>
        </w:tc>
        <w:tc>
          <w:tcPr>
            <w:tcW w:w="3773" w:type="dxa"/>
          </w:tcPr>
          <w:p w:rsidR="00BF0588" w:rsidRPr="00F05B9C" w:rsidRDefault="00BF0588" w:rsidP="00863486">
            <w:r w:rsidRPr="00F05B9C">
              <w:t>INTERNAL_NRM_ERROR</w:t>
            </w:r>
          </w:p>
        </w:tc>
        <w:tc>
          <w:tcPr>
            <w:tcW w:w="2850" w:type="dxa"/>
          </w:tcPr>
          <w:p w:rsidR="00BF0588" w:rsidRPr="00F05B9C" w:rsidRDefault="00BF0588" w:rsidP="00863486">
            <w:r w:rsidRPr="00F05B9C">
              <w:t>An internal NRM error has caused a message processing failure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BF0588">
            <w:r w:rsidRPr="00F05B9C">
              <w:t>SVC0012</w:t>
            </w:r>
          </w:p>
        </w:tc>
        <w:tc>
          <w:tcPr>
            <w:tcW w:w="3773" w:type="dxa"/>
          </w:tcPr>
          <w:p w:rsidR="00BF0588" w:rsidRPr="00F05B9C" w:rsidRDefault="00BF0588" w:rsidP="00863486">
            <w:r w:rsidRPr="00F05B9C">
              <w:t>STP_ALREADY_IN_USE</w:t>
            </w:r>
          </w:p>
        </w:tc>
        <w:tc>
          <w:tcPr>
            <w:tcW w:w="2850" w:type="dxa"/>
          </w:tcPr>
          <w:p w:rsidR="00BF0588" w:rsidRPr="00F05B9C" w:rsidRDefault="00BF0588" w:rsidP="00863486">
            <w:r w:rsidRPr="00F05B9C">
              <w:t>Specified STP already in use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BF0588">
            <w:r w:rsidRPr="00F05B9C">
              <w:t>SVC0012</w:t>
            </w:r>
          </w:p>
        </w:tc>
        <w:tc>
          <w:tcPr>
            <w:tcW w:w="3773" w:type="dxa"/>
          </w:tcPr>
          <w:p w:rsidR="00BF0588" w:rsidRPr="00F05B9C" w:rsidRDefault="00BF0588" w:rsidP="000C0097">
            <w:r w:rsidRPr="00F05B9C">
              <w:t>BANDWIDTH_NOT_AVAILABLE</w:t>
            </w:r>
          </w:p>
        </w:tc>
        <w:tc>
          <w:tcPr>
            <w:tcW w:w="2850" w:type="dxa"/>
          </w:tcPr>
          <w:p w:rsidR="00BF0588" w:rsidRPr="00F05B9C" w:rsidRDefault="00BF0588" w:rsidP="000C0097">
            <w:r w:rsidRPr="00F05B9C">
              <w:t xml:space="preserve">Insufficient bandwidth </w:t>
            </w:r>
            <w:r w:rsidRPr="00F05B9C">
              <w:lastRenderedPageBreak/>
              <w:t>available for reservation</w:t>
            </w:r>
          </w:p>
        </w:tc>
        <w:tc>
          <w:tcPr>
            <w:tcW w:w="1075" w:type="dxa"/>
          </w:tcPr>
          <w:p w:rsidR="00BF0588" w:rsidRPr="00F05B9C" w:rsidRDefault="00BF0588" w:rsidP="000C0097"/>
        </w:tc>
      </w:tr>
    </w:tbl>
    <w:p w:rsidR="00BF0588" w:rsidRPr="00F05B9C" w:rsidRDefault="00BF0588" w:rsidP="00BF0588">
      <w:pPr>
        <w:pStyle w:val="Caption"/>
        <w:jc w:val="center"/>
      </w:pPr>
      <w:r w:rsidRPr="00F05B9C">
        <w:lastRenderedPageBreak/>
        <w:t xml:space="preserve">Table </w:t>
      </w:r>
      <w:fldSimple w:instr=" SEQ Table \* ARABIC ">
        <w:r w:rsidR="004F4E11">
          <w:rPr>
            <w:noProof/>
          </w:rPr>
          <w:t>5</w:t>
        </w:r>
      </w:fldSimple>
      <w:r w:rsidRPr="00F05B9C">
        <w:t>: error messages</w:t>
      </w:r>
    </w:p>
    <w:p w:rsidR="00E960EE" w:rsidRPr="00F05B9C" w:rsidRDefault="00E960EE" w:rsidP="000C0097"/>
    <w:p w:rsidR="000C0097" w:rsidRPr="00F05B9C" w:rsidRDefault="000C0097" w:rsidP="000C0097">
      <w:r w:rsidRPr="00F05B9C">
        <w:t>***We will also need to agree on the format of the message/</w:t>
      </w:r>
      <w:proofErr w:type="spellStart"/>
      <w:r w:rsidRPr="00F05B9C">
        <w:t>errorId</w:t>
      </w:r>
      <w:proofErr w:type="spellEnd"/>
      <w:r w:rsidRPr="00F05B9C">
        <w:t>.</w:t>
      </w:r>
    </w:p>
    <w:p w:rsidR="000C0097" w:rsidRPr="00F05B9C" w:rsidRDefault="000C0097" w:rsidP="000C0097"/>
    <w:p w:rsidR="000C0097" w:rsidRPr="00F05B9C" w:rsidRDefault="000C0097" w:rsidP="000C0097">
      <w:pPr>
        <w:pStyle w:val="Heading2"/>
      </w:pPr>
      <w:bookmarkStart w:id="135" w:name="_Toc327290234"/>
      <w:r w:rsidRPr="00F05B9C">
        <w:t>ACK handling</w:t>
      </w:r>
      <w:bookmarkEnd w:id="135"/>
    </w:p>
    <w:p w:rsidR="000C0097" w:rsidRPr="00F05B9C" w:rsidRDefault="000C0097" w:rsidP="000C0097">
      <w:r w:rsidRPr="00F05B9C">
        <w:t xml:space="preserve">Delays on the transport layer can result in ACK arriving after the confirm/fail message.  The following guidelines are recommended for handling web-service ACKs: </w:t>
      </w:r>
    </w:p>
    <w:p w:rsidR="000C0097" w:rsidRPr="00F05B9C" w:rsidRDefault="000C0097" w:rsidP="000C0097"/>
    <w:p w:rsidR="000C0097" w:rsidRPr="00F05B9C" w:rsidRDefault="000C0097" w:rsidP="00E65C20">
      <w:pPr>
        <w:pStyle w:val="ListParagraph"/>
        <w:numPr>
          <w:ilvl w:val="0"/>
          <w:numId w:val="24"/>
        </w:numPr>
      </w:pPr>
      <w:r w:rsidRPr="00F05B9C">
        <w:t>For protocol robustness, the NSA should accept any confirm/fail messages even if these are received out-of-order w.r.t. the ACK, i.e. before the associate ACK has been received.</w:t>
      </w:r>
    </w:p>
    <w:p w:rsidR="000C0097" w:rsidRPr="00F05B9C" w:rsidRDefault="000C0097" w:rsidP="00E65C20">
      <w:pPr>
        <w:pStyle w:val="ListParagraph"/>
        <w:numPr>
          <w:ilvl w:val="0"/>
          <w:numId w:val="24"/>
        </w:numPr>
      </w:pPr>
      <w:r w:rsidRPr="00F05B9C">
        <w:t xml:space="preserve">The receipt of a confirm/fail message cancels out the need to receive an ACK.  So the NSA should not only continue to process the confirm/fail message, but not gate on or wait for the ACK, </w:t>
      </w:r>
      <w:proofErr w:type="spellStart"/>
      <w:r w:rsidRPr="00F05B9C">
        <w:t>i.e</w:t>
      </w:r>
      <w:proofErr w:type="spellEnd"/>
      <w:r w:rsidRPr="00F05B9C">
        <w:t xml:space="preserve"> consequent-messages may be sent without waiting on the receipt of the ACK. </w:t>
      </w:r>
    </w:p>
    <w:p w:rsidR="000C0097" w:rsidRPr="00F05B9C" w:rsidRDefault="000C0097" w:rsidP="00E65C20">
      <w:pPr>
        <w:pStyle w:val="ListParagraph"/>
        <w:numPr>
          <w:ilvl w:val="0"/>
          <w:numId w:val="24"/>
        </w:numPr>
      </w:pPr>
      <w:r w:rsidRPr="00F05B9C">
        <w:t>The NSA should send the ACK before sending the associated confirm/fail message.</w:t>
      </w:r>
    </w:p>
    <w:p w:rsidR="000C0097" w:rsidRPr="00F05B9C" w:rsidRDefault="000C0097" w:rsidP="00E65C20">
      <w:pPr>
        <w:pStyle w:val="ListParagraph"/>
        <w:numPr>
          <w:ilvl w:val="0"/>
          <w:numId w:val="24"/>
        </w:numPr>
      </w:pPr>
      <w:r w:rsidRPr="00F05B9C">
        <w:t xml:space="preserve">The message transport layer takes care of ACK retransmission in case of a packet loss. </w:t>
      </w:r>
    </w:p>
    <w:p w:rsidR="002A3CC3" w:rsidRPr="00F05B9C" w:rsidRDefault="000C0097" w:rsidP="00E65C20">
      <w:pPr>
        <w:pStyle w:val="ListParagraph"/>
        <w:numPr>
          <w:ilvl w:val="0"/>
          <w:numId w:val="24"/>
        </w:numPr>
      </w:pPr>
      <w:r w:rsidRPr="00F05B9C">
        <w:t>If the message transport layer is broken, the ACKs will eventually timeout and generate a message transport error that the NSA will need to handle.</w:t>
      </w:r>
    </w:p>
    <w:p w:rsidR="004B2A85" w:rsidRPr="00F05B9C" w:rsidRDefault="004B2A85" w:rsidP="000C0097"/>
    <w:p w:rsidR="004B2A85" w:rsidRPr="00F05B9C" w:rsidRDefault="004B2A85" w:rsidP="004B2A85">
      <w:pPr>
        <w:pStyle w:val="Heading2"/>
      </w:pPr>
      <w:bookmarkStart w:id="136" w:name="_Toc327290235"/>
      <w:r w:rsidRPr="00F05B9C">
        <w:t>Guidelines on timeouts:</w:t>
      </w:r>
      <w:bookmarkEnd w:id="136"/>
      <w:r w:rsidRPr="00F05B9C">
        <w:t xml:space="preserve"> </w:t>
      </w:r>
    </w:p>
    <w:p w:rsidR="004B2A85" w:rsidRPr="00F05B9C" w:rsidRDefault="004B2A85" w:rsidP="00E65C20">
      <w:pPr>
        <w:pStyle w:val="ListParagraph"/>
        <w:numPr>
          <w:ilvl w:val="0"/>
          <w:numId w:val="22"/>
        </w:numPr>
      </w:pPr>
      <w:r w:rsidRPr="00F05B9C">
        <w:t>Timeouts should be configurable on a per operation basis and set to 2 minutes as a default.</w:t>
      </w:r>
    </w:p>
    <w:p w:rsidR="004B2A85" w:rsidRPr="00F05B9C" w:rsidRDefault="004B2A85" w:rsidP="00E65C20">
      <w:pPr>
        <w:pStyle w:val="ListParagraph"/>
        <w:numPr>
          <w:ilvl w:val="0"/>
          <w:numId w:val="22"/>
        </w:numPr>
      </w:pPr>
      <w:r w:rsidRPr="00F05B9C">
        <w:t>Requester side timeouts:  It is up to the individual provider to choose appropriate NSA timeouts for their network.  As a guide the timeout should be set to 1 minute for reservations to a provider only NSA, and longer for hierarchical requests to aggregator NSAs depending on the number of levels of re</w:t>
      </w:r>
      <w:r w:rsidR="00E65C20" w:rsidRPr="00F05B9C">
        <w:t>cursion.   Provisioning requests are likely to take longer than Reservation requests.</w:t>
      </w:r>
      <w:r w:rsidRPr="00F05B9C">
        <w:t xml:space="preserve"> The timeout will need to be tailored to meet the response times of the participating networks. </w:t>
      </w:r>
    </w:p>
    <w:p w:rsidR="00E65C20" w:rsidRPr="00894B62" w:rsidRDefault="00E65C20" w:rsidP="00894B62">
      <w:pPr>
        <w:pStyle w:val="ListParagraph"/>
        <w:numPr>
          <w:ilvl w:val="0"/>
          <w:numId w:val="22"/>
        </w:numPr>
        <w:rPr>
          <w:b/>
        </w:rPr>
      </w:pPr>
      <w:r w:rsidRPr="00F05B9C">
        <w:t>The requester NSA may choose to send queries to check the status of a request rather than terminating at timeout.</w:t>
      </w:r>
    </w:p>
    <w:p w:rsidR="004B2A85" w:rsidRPr="00F05B9C" w:rsidRDefault="004B2A85" w:rsidP="004B2A85"/>
    <w:p w:rsidR="004B2A85" w:rsidRPr="00F05B9C" w:rsidRDefault="004B2A85" w:rsidP="00E65C20">
      <w:pPr>
        <w:pStyle w:val="Heading2"/>
      </w:pPr>
      <w:bookmarkStart w:id="137" w:name="_Toc327290236"/>
      <w:r w:rsidRPr="00F05B9C">
        <w:t xml:space="preserve">Parallel processing of </w:t>
      </w:r>
      <w:commentRangeStart w:id="138"/>
      <w:r w:rsidRPr="00F05B9C">
        <w:t>messages</w:t>
      </w:r>
      <w:commentRangeEnd w:id="138"/>
      <w:r w:rsidR="0076452F">
        <w:rPr>
          <w:rStyle w:val="CommentReference"/>
        </w:rPr>
        <w:commentReference w:id="138"/>
      </w:r>
      <w:r w:rsidRPr="00F05B9C">
        <w:t>:</w:t>
      </w:r>
      <w:bookmarkEnd w:id="137"/>
    </w:p>
    <w:p w:rsidR="004B2A85" w:rsidRPr="00F05B9C" w:rsidRDefault="004B2A85" w:rsidP="00894B62">
      <w:pPr>
        <w:rPr>
          <w:b/>
        </w:rPr>
      </w:pPr>
      <w:r w:rsidRPr="00F05B9C">
        <w:t>The provider NSA should respond to queries even if still working on a response to a request.</w:t>
      </w:r>
    </w:p>
    <w:p w:rsidR="000C0097" w:rsidRPr="00F05B9C" w:rsidRDefault="000C0097" w:rsidP="00557B59"/>
    <w:p w:rsidR="00557B59" w:rsidRPr="00F05B9C" w:rsidRDefault="00557B59" w:rsidP="00557B59">
      <w:pPr>
        <w:pStyle w:val="Heading2"/>
      </w:pPr>
      <w:bookmarkStart w:id="139" w:name="_Toc327290237"/>
      <w:r w:rsidRPr="00F05B9C">
        <w:t>NTP servers</w:t>
      </w:r>
      <w:bookmarkEnd w:id="139"/>
    </w:p>
    <w:p w:rsidR="00557B59" w:rsidRPr="00F05B9C" w:rsidRDefault="00557B59" w:rsidP="00557B59">
      <w:pPr>
        <w:pStyle w:val="nobreak"/>
      </w:pPr>
      <w:r w:rsidRPr="00F05B9C">
        <w:t>The server running the NSA should use NTP version 4 [</w:t>
      </w:r>
      <w:r w:rsidR="006F126F" w:rsidRPr="00F05B9C">
        <w:fldChar w:fldCharType="begin"/>
      </w:r>
      <w:r w:rsidR="006F126F" w:rsidRPr="00F05B9C">
        <w:instrText xml:space="preserve"> REF _Ref311473831 \r \h </w:instrText>
      </w:r>
      <w:r w:rsidR="000C0097" w:rsidRPr="00F05B9C">
        <w:instrText xml:space="preserve"> \* MERGEFORMAT </w:instrText>
      </w:r>
      <w:r w:rsidR="006F126F" w:rsidRPr="00F05B9C">
        <w:fldChar w:fldCharType="separate"/>
      </w:r>
      <w:r w:rsidR="004F4E11">
        <w:t>8</w:t>
      </w:r>
      <w:r w:rsidR="006F126F" w:rsidRPr="00F05B9C">
        <w:fldChar w:fldCharType="end"/>
      </w:r>
      <w:r w:rsidRPr="00F05B9C">
        <w:t>]</w:t>
      </w:r>
      <w:r w:rsidR="004B2A85" w:rsidRPr="00F05B9C">
        <w:t>.  This will reduce the risk of clock skew between the NSAs.</w:t>
      </w:r>
    </w:p>
    <w:p w:rsidR="000C0097" w:rsidRPr="00F05B9C" w:rsidRDefault="000C0097" w:rsidP="000C0097"/>
    <w:p w:rsidR="000C0097" w:rsidRPr="00F05B9C" w:rsidRDefault="000C0097" w:rsidP="000C0097"/>
    <w:p w:rsidR="00B4287F" w:rsidDel="0076452F" w:rsidRDefault="00B4287F" w:rsidP="00B4287F">
      <w:pPr>
        <w:pStyle w:val="Heading1"/>
        <w:rPr>
          <w:del w:id="140" w:author="Guy" w:date="2012-06-13T15:26:00Z"/>
        </w:rPr>
      </w:pPr>
      <w:bookmarkStart w:id="141" w:name="_Toc327290238"/>
      <w:del w:id="142" w:author="Guy" w:date="2012-06-13T15:26:00Z">
        <w:r w:rsidDel="0076452F">
          <w:delText>Appendix B: Service Definitions for Connection Services</w:delText>
        </w:r>
        <w:bookmarkEnd w:id="141"/>
      </w:del>
    </w:p>
    <w:p w:rsidR="00B4287F" w:rsidDel="0076452F" w:rsidRDefault="00B4287F" w:rsidP="00B4287F">
      <w:pPr>
        <w:rPr>
          <w:del w:id="143" w:author="Guy" w:date="2012-06-13T15:26:00Z"/>
        </w:rPr>
      </w:pPr>
      <w:del w:id="144" w:author="Guy" w:date="2012-06-13T15:26:00Z">
        <w:r w:rsidDel="0076452F">
          <w:delText>•</w:delText>
        </w:r>
        <w:r w:rsidDel="0076452F">
          <w:tab/>
          <w:delText>Jerry Sobieski (notified)</w:delText>
        </w:r>
      </w:del>
    </w:p>
    <w:p w:rsidR="00B4287F" w:rsidDel="0076452F" w:rsidRDefault="00B4287F" w:rsidP="00B4287F">
      <w:pPr>
        <w:rPr>
          <w:del w:id="145" w:author="Guy" w:date="2012-06-13T15:26:00Z"/>
        </w:rPr>
      </w:pPr>
      <w:del w:id="146" w:author="Guy" w:date="2012-06-13T15:26:00Z">
        <w:r w:rsidDel="0076452F">
          <w:delText>•</w:delText>
        </w:r>
        <w:r w:rsidDel="0076452F">
          <w:tab/>
          <w:delText>25 April 2012: no updates on progress</w:delText>
        </w:r>
      </w:del>
    </w:p>
    <w:p w:rsidR="00B4287F" w:rsidDel="0076452F" w:rsidRDefault="00B4287F" w:rsidP="00B4287F">
      <w:pPr>
        <w:rPr>
          <w:del w:id="147" w:author="Guy" w:date="2012-06-13T15:26:00Z"/>
        </w:rPr>
      </w:pPr>
      <w:del w:id="148" w:author="Guy" w:date="2012-06-13T15:26:00Z">
        <w:r w:rsidDel="0076452F">
          <w:delText>•</w:delText>
        </w:r>
        <w:r w:rsidDel="0076452F">
          <w:tab/>
          <w:delText>Service definitions</w:delText>
        </w:r>
      </w:del>
    </w:p>
    <w:p w:rsidR="00B4287F" w:rsidRDefault="00B4287F" w:rsidP="00B4287F">
      <w:pPr>
        <w:pStyle w:val="Heading1"/>
        <w:pageBreakBefore/>
      </w:pPr>
      <w:bookmarkStart w:id="149" w:name="_Toc327290239"/>
      <w:r>
        <w:lastRenderedPageBreak/>
        <w:t>Appendix C: NSI topology</w:t>
      </w:r>
      <w:bookmarkEnd w:id="149"/>
    </w:p>
    <w:p w:rsidR="00B4287F" w:rsidRDefault="00B4287F" w:rsidP="00B4287F">
      <w:pPr>
        <w:pStyle w:val="Heading2"/>
      </w:pPr>
      <w:bookmarkStart w:id="150" w:name="h.mp55r6agitbt"/>
      <w:bookmarkStart w:id="151" w:name="_Toc327290240"/>
      <w:bookmarkEnd w:id="150"/>
      <w:r>
        <w:t>STP, SDP, Networks, NSAs concepts and syntax</w:t>
      </w:r>
      <w:bookmarkEnd w:id="151"/>
    </w:p>
    <w:p w:rsidR="00B4287F" w:rsidRDefault="00B4287F" w:rsidP="00B4287F">
      <w:r>
        <w:t>Version 1 of the NSI Connection Service specification left the topology definition out of scope. This has left a huge gap for the operational side, where implementers have had to cooperate to create a common file to represent the topologies of each of the domains, and how to share that data.</w:t>
      </w:r>
    </w:p>
    <w:p w:rsidR="00B4287F" w:rsidRDefault="00B4287F" w:rsidP="00B4287F"/>
    <w:p w:rsidR="00B4287F" w:rsidRDefault="00B4287F" w:rsidP="00B4287F">
      <w:r>
        <w:t xml:space="preserve">The Distributed </w:t>
      </w:r>
      <w:proofErr w:type="spellStart"/>
      <w:r>
        <w:t>TOpology</w:t>
      </w:r>
      <w:proofErr w:type="spellEnd"/>
      <w:r>
        <w:t xml:space="preserve"> </w:t>
      </w:r>
      <w:proofErr w:type="spellStart"/>
      <w:r>
        <w:t>eXchange</w:t>
      </w:r>
      <w:proofErr w:type="spellEnd"/>
      <w:r>
        <w:t xml:space="preserve"> (DTOX) working group of GLIF jumped to the opportunity and quickly provided a topology format which was heavily inspired by the NML work in progress, but also contained some additions specific to NSI. This has allowed us to gain some experience in required elements for a topology format, and the way it could be exchanged.</w:t>
      </w:r>
    </w:p>
    <w:p w:rsidR="00B4287F" w:rsidRDefault="00B4287F" w:rsidP="00B4287F"/>
    <w:p w:rsidR="00B4287F" w:rsidRDefault="00B4287F" w:rsidP="00B4287F"/>
    <w:p w:rsidR="00B4287F" w:rsidRDefault="00B4287F" w:rsidP="00B4287F">
      <w:r>
        <w:t>The current DTOX format contains the following elements:</w:t>
      </w:r>
    </w:p>
    <w:p w:rsidR="00B4287F" w:rsidRDefault="00B4287F" w:rsidP="00B4287F">
      <w:pPr>
        <w:numPr>
          <w:ilvl w:val="0"/>
          <w:numId w:val="37"/>
        </w:numPr>
        <w:tabs>
          <w:tab w:val="num" w:pos="720"/>
        </w:tabs>
        <w:rPr>
          <w:b/>
          <w:bCs/>
        </w:rPr>
      </w:pPr>
      <w:r>
        <w:rPr>
          <w:b/>
          <w:bCs/>
        </w:rPr>
        <w:t xml:space="preserve">STP </w:t>
      </w:r>
      <w:r>
        <w:t>Service Termination Point.</w:t>
      </w:r>
    </w:p>
    <w:p w:rsidR="00B4287F" w:rsidRDefault="00B4287F" w:rsidP="00B4287F">
      <w:pPr>
        <w:numPr>
          <w:ilvl w:val="1"/>
          <w:numId w:val="37"/>
        </w:numPr>
        <w:tabs>
          <w:tab w:val="num" w:pos="1440"/>
        </w:tabs>
        <w:rPr>
          <w:b/>
          <w:bCs/>
        </w:rPr>
      </w:pPr>
      <w:proofErr w:type="spellStart"/>
      <w:r>
        <w:rPr>
          <w:b/>
          <w:bCs/>
        </w:rPr>
        <w:t>connectedTo</w:t>
      </w:r>
      <w:proofErr w:type="spellEnd"/>
      <w:r>
        <w:t xml:space="preserve"> relation to form an SDP with another STP</w:t>
      </w:r>
    </w:p>
    <w:p w:rsidR="00B4287F" w:rsidRDefault="00B4287F" w:rsidP="00B4287F">
      <w:pPr>
        <w:numPr>
          <w:ilvl w:val="0"/>
          <w:numId w:val="37"/>
        </w:numPr>
        <w:tabs>
          <w:tab w:val="num" w:pos="720"/>
        </w:tabs>
        <w:rPr>
          <w:b/>
          <w:bCs/>
        </w:rPr>
      </w:pPr>
      <w:proofErr w:type="spellStart"/>
      <w:r>
        <w:rPr>
          <w:b/>
          <w:bCs/>
        </w:rPr>
        <w:t>NSNetwork</w:t>
      </w:r>
      <w:proofErr w:type="spellEnd"/>
      <w:r>
        <w:t xml:space="preserve"> Network Service Network</w:t>
      </w:r>
    </w:p>
    <w:p w:rsidR="00B4287F" w:rsidRDefault="00B4287F" w:rsidP="00B4287F">
      <w:pPr>
        <w:numPr>
          <w:ilvl w:val="1"/>
          <w:numId w:val="37"/>
        </w:numPr>
        <w:tabs>
          <w:tab w:val="num" w:pos="1440"/>
        </w:tabs>
        <w:rPr>
          <w:b/>
          <w:bCs/>
        </w:rPr>
      </w:pPr>
      <w:proofErr w:type="spellStart"/>
      <w:r>
        <w:rPr>
          <w:b/>
          <w:bCs/>
        </w:rPr>
        <w:t>hasSTP</w:t>
      </w:r>
      <w:proofErr w:type="spellEnd"/>
      <w:r>
        <w:rPr>
          <w:b/>
          <w:bCs/>
        </w:rPr>
        <w:t xml:space="preserve"> </w:t>
      </w:r>
      <w:r>
        <w:t>to define STP containment</w:t>
      </w:r>
    </w:p>
    <w:p w:rsidR="00B4287F" w:rsidRDefault="00B4287F" w:rsidP="00B4287F">
      <w:pPr>
        <w:numPr>
          <w:ilvl w:val="1"/>
          <w:numId w:val="37"/>
        </w:numPr>
        <w:tabs>
          <w:tab w:val="num" w:pos="1440"/>
        </w:tabs>
        <w:rPr>
          <w:b/>
          <w:bCs/>
        </w:rPr>
      </w:pPr>
      <w:proofErr w:type="spellStart"/>
      <w:r>
        <w:rPr>
          <w:b/>
          <w:bCs/>
        </w:rPr>
        <w:t>locatedAt</w:t>
      </w:r>
      <w:proofErr w:type="spellEnd"/>
      <w:r>
        <w:t xml:space="preserve"> to define a location of a network</w:t>
      </w:r>
    </w:p>
    <w:p w:rsidR="00B4287F" w:rsidRDefault="00B4287F" w:rsidP="00B4287F">
      <w:pPr>
        <w:numPr>
          <w:ilvl w:val="0"/>
          <w:numId w:val="37"/>
        </w:numPr>
        <w:tabs>
          <w:tab w:val="num" w:pos="720"/>
        </w:tabs>
        <w:rPr>
          <w:b/>
          <w:bCs/>
        </w:rPr>
      </w:pPr>
      <w:r>
        <w:rPr>
          <w:b/>
          <w:bCs/>
        </w:rPr>
        <w:t>Location</w:t>
      </w:r>
    </w:p>
    <w:p w:rsidR="00B4287F" w:rsidRDefault="00B4287F" w:rsidP="00B4287F">
      <w:pPr>
        <w:numPr>
          <w:ilvl w:val="1"/>
          <w:numId w:val="37"/>
        </w:numPr>
        <w:tabs>
          <w:tab w:val="num" w:pos="1440"/>
        </w:tabs>
        <w:rPr>
          <w:b/>
          <w:bCs/>
        </w:rPr>
      </w:pPr>
      <w:proofErr w:type="spellStart"/>
      <w:r>
        <w:rPr>
          <w:b/>
          <w:bCs/>
        </w:rPr>
        <w:t>lat</w:t>
      </w:r>
      <w:proofErr w:type="spellEnd"/>
      <w:r>
        <w:rPr>
          <w:b/>
          <w:bCs/>
        </w:rPr>
        <w:t>, long</w:t>
      </w:r>
      <w:r>
        <w:t xml:space="preserve"> define GPS coordinates</w:t>
      </w:r>
    </w:p>
    <w:p w:rsidR="00B4287F" w:rsidRDefault="00B4287F" w:rsidP="00B4287F">
      <w:pPr>
        <w:numPr>
          <w:ilvl w:val="0"/>
          <w:numId w:val="37"/>
        </w:numPr>
        <w:tabs>
          <w:tab w:val="num" w:pos="720"/>
        </w:tabs>
        <w:rPr>
          <w:b/>
          <w:bCs/>
        </w:rPr>
      </w:pPr>
      <w:r>
        <w:rPr>
          <w:b/>
          <w:bCs/>
        </w:rPr>
        <w:t>NSA</w:t>
      </w:r>
      <w:r>
        <w:t xml:space="preserve"> Network Service Agent</w:t>
      </w:r>
    </w:p>
    <w:p w:rsidR="00B4287F" w:rsidRDefault="00B4287F" w:rsidP="00B4287F">
      <w:pPr>
        <w:numPr>
          <w:ilvl w:val="1"/>
          <w:numId w:val="37"/>
        </w:numPr>
        <w:tabs>
          <w:tab w:val="num" w:pos="1440"/>
        </w:tabs>
        <w:rPr>
          <w:b/>
          <w:bCs/>
        </w:rPr>
      </w:pPr>
      <w:r>
        <w:rPr>
          <w:b/>
          <w:bCs/>
        </w:rPr>
        <w:t>managing</w:t>
      </w:r>
      <w:r>
        <w:t xml:space="preserve"> to relate it to an </w:t>
      </w:r>
      <w:proofErr w:type="spellStart"/>
      <w:r>
        <w:rPr>
          <w:b/>
          <w:bCs/>
        </w:rPr>
        <w:t>NSNetwork</w:t>
      </w:r>
      <w:proofErr w:type="spellEnd"/>
    </w:p>
    <w:p w:rsidR="00B4287F" w:rsidRDefault="00B4287F" w:rsidP="00B4287F">
      <w:pPr>
        <w:numPr>
          <w:ilvl w:val="1"/>
          <w:numId w:val="37"/>
        </w:numPr>
        <w:tabs>
          <w:tab w:val="num" w:pos="1440"/>
        </w:tabs>
        <w:rPr>
          <w:b/>
          <w:bCs/>
        </w:rPr>
      </w:pPr>
      <w:proofErr w:type="spellStart"/>
      <w:r>
        <w:rPr>
          <w:b/>
          <w:bCs/>
        </w:rPr>
        <w:t>adminContact</w:t>
      </w:r>
      <w:proofErr w:type="spellEnd"/>
      <w:r>
        <w:t xml:space="preserve"> to describe contacts for the administrator</w:t>
      </w:r>
    </w:p>
    <w:p w:rsidR="00B4287F" w:rsidRDefault="00B4287F" w:rsidP="00B4287F">
      <w:pPr>
        <w:numPr>
          <w:ilvl w:val="1"/>
          <w:numId w:val="37"/>
        </w:numPr>
        <w:tabs>
          <w:tab w:val="num" w:pos="1440"/>
        </w:tabs>
        <w:rPr>
          <w:b/>
          <w:bCs/>
        </w:rPr>
      </w:pPr>
      <w:proofErr w:type="spellStart"/>
      <w:r>
        <w:rPr>
          <w:b/>
          <w:bCs/>
        </w:rPr>
        <w:t>csProviderEndpoint</w:t>
      </w:r>
      <w:proofErr w:type="spellEnd"/>
      <w:r>
        <w:t xml:space="preserve"> to define the URL at which the NSA is reachable</w:t>
      </w:r>
    </w:p>
    <w:p w:rsidR="00B4287F" w:rsidRDefault="00B4287F" w:rsidP="00B4287F"/>
    <w:p w:rsidR="00B4287F" w:rsidRDefault="00B4287F" w:rsidP="00B4287F">
      <w:r>
        <w:t>The above format is simple, but effective. The STP elements are the most important ones which provide the identifiers and connectivity information necessary to do path calculations between domains. An example is provided below. This uses the DTOX namespace, for the final NSI v2.0 version this would be replaced with the NSI concepts and an NSI namespace.</w:t>
      </w:r>
    </w:p>
    <w:p w:rsidR="00B4287F" w:rsidRDefault="00B4287F" w:rsidP="00B4287F"/>
    <w:p w:rsidR="00B4287F" w:rsidRDefault="00B4287F" w:rsidP="00B4287F">
      <w:pPr>
        <w:rPr>
          <w:rFonts w:ascii="Consolas" w:eastAsia="Consolas" w:hAnsi="Consolas" w:cs="Consolas"/>
        </w:rPr>
      </w:pPr>
      <w:r>
        <w:rPr>
          <w:rFonts w:ascii="Consolas" w:eastAsia="Consolas" w:hAnsi="Consolas" w:cs="Consolas"/>
        </w:rPr>
        <w:t>&lt;</w:t>
      </w:r>
      <w:proofErr w:type="spellStart"/>
      <w:r>
        <w:rPr>
          <w:rFonts w:ascii="Consolas" w:eastAsia="Consolas" w:hAnsi="Consolas" w:cs="Consolas"/>
        </w:rPr>
        <w:t>rdf</w:t>
      </w:r>
      <w:proofErr w:type="gramStart"/>
      <w:r>
        <w:rPr>
          <w:rFonts w:ascii="Consolas" w:eastAsia="Consolas" w:hAnsi="Consolas" w:cs="Consolas"/>
        </w:rPr>
        <w:t>:RDF</w:t>
      </w:r>
      <w:proofErr w:type="spellEnd"/>
      <w:proofErr w:type="gramEnd"/>
      <w:r>
        <w:rPr>
          <w:rFonts w:ascii="Consolas" w:eastAsia="Consolas" w:hAnsi="Consolas" w:cs="Consolas"/>
        </w:rPr>
        <w:t xml:space="preserve"> </w:t>
      </w:r>
      <w:proofErr w:type="spellStart"/>
      <w:r>
        <w:rPr>
          <w:rFonts w:ascii="Consolas" w:eastAsia="Consolas" w:hAnsi="Consolas" w:cs="Consolas"/>
        </w:rPr>
        <w:t>xmlns</w:t>
      </w:r>
      <w:proofErr w:type="spellEnd"/>
      <w:r>
        <w:rPr>
          <w:rFonts w:ascii="Consolas" w:eastAsia="Consolas" w:hAnsi="Consolas" w:cs="Consolas"/>
        </w:rPr>
        <w:t>="http://www.glif.is/working-groups/tech/dtox#"</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xmlns:rdfs</w:t>
      </w:r>
      <w:proofErr w:type="spellEnd"/>
      <w:r>
        <w:rPr>
          <w:rFonts w:ascii="Consolas" w:eastAsia="Consolas" w:hAnsi="Consolas" w:cs="Consolas"/>
        </w:rPr>
        <w:t>="http://www.w3.org/2000/01/rdf-schema#"</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xmlns:owl</w:t>
      </w:r>
      <w:proofErr w:type="spellEnd"/>
      <w:r>
        <w:rPr>
          <w:rFonts w:ascii="Consolas" w:eastAsia="Consolas" w:hAnsi="Consolas" w:cs="Consolas"/>
        </w:rPr>
        <w:t>="http://www.w3.org/2002/07/owl#"</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xmlns:rdf</w:t>
      </w:r>
      <w:proofErr w:type="spellEnd"/>
      <w:r>
        <w:rPr>
          <w:rFonts w:ascii="Consolas" w:eastAsia="Consolas" w:hAnsi="Consolas" w:cs="Consolas"/>
        </w:rPr>
        <w:t>="http://www.w3.org/1999/02/22-rdf-syntax-ns#"</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xmlns:dtox</w:t>
      </w:r>
      <w:proofErr w:type="spellEnd"/>
      <w:r>
        <w:rPr>
          <w:rFonts w:ascii="Consolas" w:eastAsia="Consolas" w:hAnsi="Consolas" w:cs="Consolas"/>
        </w:rPr>
        <w:t>="http://www.glif.is/working-groups/tech/dtox#"&gt;</w:t>
      </w:r>
    </w:p>
    <w:p w:rsidR="00B4287F" w:rsidRDefault="00B4287F" w:rsidP="00B4287F">
      <w:pPr>
        <w:rPr>
          <w:rFonts w:ascii="Consolas" w:eastAsia="Consolas" w:hAnsi="Consolas" w:cs="Consolas"/>
        </w:rPr>
      </w:pP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 xml:space="preserve"> </w:t>
      </w:r>
      <w:proofErr w:type="spellStart"/>
      <w:r>
        <w:rPr>
          <w:rFonts w:ascii="Consolas" w:eastAsia="Consolas" w:hAnsi="Consolas" w:cs="Consolas"/>
        </w:rPr>
        <w:t>rdf:about</w:t>
      </w:r>
      <w:proofErr w:type="spellEnd"/>
      <w:r>
        <w:rPr>
          <w:rFonts w:ascii="Consolas" w:eastAsia="Consolas" w:hAnsi="Consolas" w:cs="Consolas"/>
        </w:rPr>
        <w:t>="urn:ogf:network:stp:netherlight.ets:uva-83"&gt;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proofErr w:type="gramStart"/>
      <w:r>
        <w:rPr>
          <w:rFonts w:ascii="Consolas" w:eastAsia="Consolas" w:hAnsi="Consolas" w:cs="Consolas"/>
        </w:rPr>
        <w:t>rdf:</w:t>
      </w:r>
      <w:proofErr w:type="gramEnd"/>
      <w:r>
        <w:rPr>
          <w:rFonts w:ascii="Consolas" w:eastAsia="Consolas" w:hAnsi="Consolas" w:cs="Consolas"/>
        </w:rPr>
        <w:t>type</w:t>
      </w:r>
      <w:proofErr w:type="spellEnd"/>
      <w:r>
        <w:rPr>
          <w:rFonts w:ascii="Consolas" w:eastAsia="Consolas" w:hAnsi="Consolas" w:cs="Consolas"/>
        </w:rPr>
        <w:t xml:space="preserve"> </w:t>
      </w:r>
      <w:proofErr w:type="spellStart"/>
      <w:r>
        <w:rPr>
          <w:rFonts w:ascii="Consolas" w:eastAsia="Consolas" w:hAnsi="Consolas" w:cs="Consolas"/>
        </w:rPr>
        <w:t>rdf:resource</w:t>
      </w:r>
      <w:proofErr w:type="spellEnd"/>
      <w:r>
        <w:rPr>
          <w:rFonts w:ascii="Consolas" w:eastAsia="Consolas" w:hAnsi="Consolas" w:cs="Consolas"/>
        </w:rPr>
        <w:t>="http://www.glif.is/working-groups/tech/dtox#STP"/&gt;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:connectedTo</w:t>
      </w:r>
      <w:proofErr w:type="spellEnd"/>
      <w:proofErr w:type="gramEnd"/>
      <w:r>
        <w:rPr>
          <w:rFonts w:ascii="Consolas" w:eastAsia="Consolas" w:hAnsi="Consolas" w:cs="Consolas"/>
        </w:rPr>
        <w:t xml:space="preserve"> </w:t>
      </w:r>
      <w:proofErr w:type="spellStart"/>
      <w:r>
        <w:rPr>
          <w:rFonts w:ascii="Consolas" w:eastAsia="Consolas" w:hAnsi="Consolas" w:cs="Consolas"/>
        </w:rPr>
        <w:t>rdf:resource</w:t>
      </w:r>
      <w:proofErr w:type="spellEnd"/>
      <w:r>
        <w:rPr>
          <w:rFonts w:ascii="Consolas" w:eastAsia="Consolas" w:hAnsi="Consolas" w:cs="Consolas"/>
        </w:rPr>
        <w:t>="urn:ogf:network:stp:uvalight.ets:ams-83"/&gt;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 xml:space="preserve"> </w:t>
      </w:r>
      <w:proofErr w:type="spellStart"/>
      <w:r>
        <w:rPr>
          <w:rFonts w:ascii="Consolas" w:eastAsia="Consolas" w:hAnsi="Consolas" w:cs="Consolas"/>
        </w:rPr>
        <w:t>rdf:about</w:t>
      </w:r>
      <w:proofErr w:type="spellEnd"/>
      <w:r>
        <w:rPr>
          <w:rFonts w:ascii="Consolas" w:eastAsia="Consolas" w:hAnsi="Consolas" w:cs="Consolas"/>
        </w:rPr>
        <w:t>="</w:t>
      </w:r>
      <w:proofErr w:type="spellStart"/>
      <w:r>
        <w:rPr>
          <w:rFonts w:ascii="Consolas" w:eastAsia="Consolas" w:hAnsi="Consolas" w:cs="Consolas"/>
        </w:rPr>
        <w:t>urn:ogf:network:nsnetwork:netherlight.ets</w:t>
      </w:r>
      <w:proofErr w:type="spell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:hasSTP</w:t>
      </w:r>
      <w:proofErr w:type="spellEnd"/>
      <w:proofErr w:type="gramEnd"/>
      <w:r>
        <w:rPr>
          <w:rFonts w:ascii="Consolas" w:eastAsia="Consolas" w:hAnsi="Consolas" w:cs="Consolas"/>
        </w:rPr>
        <w:t xml:space="preserve"> </w:t>
      </w:r>
      <w:proofErr w:type="spellStart"/>
      <w:r>
        <w:rPr>
          <w:rFonts w:ascii="Consolas" w:eastAsia="Consolas" w:hAnsi="Consolas" w:cs="Consolas"/>
        </w:rPr>
        <w:t>rdf:resource</w:t>
      </w:r>
      <w:proofErr w:type="spellEnd"/>
      <w:r>
        <w:rPr>
          <w:rFonts w:ascii="Consolas" w:eastAsia="Consolas" w:hAnsi="Consolas" w:cs="Consolas"/>
        </w:rPr>
        <w:t>="urn:ogf:network:stp:netherlight.ets:uva-83"/&gt;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:managedBy</w:t>
      </w:r>
      <w:proofErr w:type="spellEnd"/>
      <w:proofErr w:type="gramEnd"/>
      <w:r>
        <w:rPr>
          <w:rFonts w:ascii="Consolas" w:eastAsia="Consolas" w:hAnsi="Consolas" w:cs="Consolas"/>
        </w:rPr>
        <w:t xml:space="preserve"> </w:t>
      </w:r>
      <w:proofErr w:type="spellStart"/>
      <w:r>
        <w:rPr>
          <w:rFonts w:ascii="Consolas" w:eastAsia="Consolas" w:hAnsi="Consolas" w:cs="Consolas"/>
        </w:rPr>
        <w:t>rdf:resource</w:t>
      </w:r>
      <w:proofErr w:type="spellEnd"/>
      <w:r>
        <w:rPr>
          <w:rFonts w:ascii="Consolas" w:eastAsia="Consolas" w:hAnsi="Consolas" w:cs="Consolas"/>
        </w:rPr>
        <w:t>="</w:t>
      </w:r>
      <w:proofErr w:type="spellStart"/>
      <w:r>
        <w:rPr>
          <w:rFonts w:ascii="Consolas" w:eastAsia="Consolas" w:hAnsi="Consolas" w:cs="Consolas"/>
        </w:rPr>
        <w:t>urn:ogf:network:nsa:netherlight</w:t>
      </w:r>
      <w:proofErr w:type="spell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:locatedAt</w:t>
      </w:r>
      <w:proofErr w:type="spellEnd"/>
      <w:proofErr w:type="gramEnd"/>
      <w:r>
        <w:rPr>
          <w:rFonts w:ascii="Consolas" w:eastAsia="Consolas" w:hAnsi="Consolas" w:cs="Consolas"/>
        </w:rPr>
        <w:t xml:space="preserve"> rdf:resource="urn:ogf:network:nsnetwork:netherlight.ets:location"/&gt;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&gt;</w:t>
      </w:r>
    </w:p>
    <w:p w:rsidR="00B4287F" w:rsidRDefault="00B4287F" w:rsidP="00B4287F">
      <w:pPr>
        <w:rPr>
          <w:rFonts w:ascii="Consolas" w:eastAsia="Consolas" w:hAnsi="Consolas" w:cs="Consolas"/>
        </w:rPr>
      </w:pPr>
    </w:p>
    <w:p w:rsidR="00B4287F" w:rsidRDefault="00B4287F" w:rsidP="00B4287F">
      <w:pPr>
        <w:rPr>
          <w:rFonts w:ascii="Consolas" w:eastAsia="Consolas" w:hAnsi="Consolas" w:cs="Consolas"/>
        </w:rPr>
      </w:pPr>
      <w:r>
        <w:rPr>
          <w:rFonts w:ascii="Consolas" w:eastAsia="Consolas" w:hAnsi="Consolas" w:cs="Consolas"/>
        </w:rPr>
        <w:lastRenderedPageBreak/>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 xml:space="preserve"> </w:t>
      </w:r>
      <w:proofErr w:type="spellStart"/>
      <w:r>
        <w:rPr>
          <w:rFonts w:ascii="Consolas" w:eastAsia="Consolas" w:hAnsi="Consolas" w:cs="Consolas"/>
        </w:rPr>
        <w:t>rdf:about</w:t>
      </w:r>
      <w:proofErr w:type="spellEnd"/>
      <w:r>
        <w:rPr>
          <w:rFonts w:ascii="Consolas" w:eastAsia="Consolas" w:hAnsi="Consolas" w:cs="Consolas"/>
        </w:rPr>
        <w:t>="</w:t>
      </w:r>
      <w:proofErr w:type="spellStart"/>
      <w:r>
        <w:rPr>
          <w:rFonts w:ascii="Consolas" w:eastAsia="Consolas" w:hAnsi="Consolas" w:cs="Consolas"/>
        </w:rPr>
        <w:t>urn:ogf:network:nsnetwork:netherlight.ets:location</w:t>
      </w:r>
      <w:proofErr w:type="spell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proofErr w:type="gramStart"/>
      <w:r>
        <w:rPr>
          <w:rFonts w:ascii="Consolas" w:eastAsia="Consolas" w:hAnsi="Consolas" w:cs="Consolas"/>
        </w:rPr>
        <w:t>rdf:</w:t>
      </w:r>
      <w:proofErr w:type="gramEnd"/>
      <w:r>
        <w:rPr>
          <w:rFonts w:ascii="Consolas" w:eastAsia="Consolas" w:hAnsi="Consolas" w:cs="Consolas"/>
        </w:rPr>
        <w:t>type</w:t>
      </w:r>
      <w:proofErr w:type="spellEnd"/>
      <w:r>
        <w:rPr>
          <w:rFonts w:ascii="Consolas" w:eastAsia="Consolas" w:hAnsi="Consolas" w:cs="Consolas"/>
        </w:rPr>
        <w:t xml:space="preserve"> rdf:resource="http://www.glif.is/working-groups/tech/dtox#Location"/&gt;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proofErr w:type="gramStart"/>
      <w:r>
        <w:rPr>
          <w:rFonts w:ascii="Consolas" w:eastAsia="Consolas" w:hAnsi="Consolas" w:cs="Consolas"/>
        </w:rPr>
        <w:t>dtox:</w:t>
      </w:r>
      <w:proofErr w:type="gramEnd"/>
      <w:r>
        <w:rPr>
          <w:rFonts w:ascii="Consolas" w:eastAsia="Consolas" w:hAnsi="Consolas" w:cs="Consolas"/>
        </w:rPr>
        <w:t>lat</w:t>
      </w:r>
      <w:proofErr w:type="spellEnd"/>
      <w:r>
        <w:rPr>
          <w:rFonts w:ascii="Consolas" w:eastAsia="Consolas" w:hAnsi="Consolas" w:cs="Consolas"/>
        </w:rPr>
        <w:t xml:space="preserve"> rdf:datatype="http://www.w3.org/2001/XMLSchema#float"&gt;52.357&lt;/dtox:lat&gt;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proofErr w:type="gramStart"/>
      <w:r>
        <w:rPr>
          <w:rFonts w:ascii="Consolas" w:eastAsia="Consolas" w:hAnsi="Consolas" w:cs="Consolas"/>
        </w:rPr>
        <w:t>dtox:</w:t>
      </w:r>
      <w:proofErr w:type="gramEnd"/>
      <w:r>
        <w:rPr>
          <w:rFonts w:ascii="Consolas" w:eastAsia="Consolas" w:hAnsi="Consolas" w:cs="Consolas"/>
        </w:rPr>
        <w:t>long</w:t>
      </w:r>
      <w:proofErr w:type="spellEnd"/>
      <w:r>
        <w:rPr>
          <w:rFonts w:ascii="Consolas" w:eastAsia="Consolas" w:hAnsi="Consolas" w:cs="Consolas"/>
        </w:rPr>
        <w:t xml:space="preserve"> rdf:datatype="http://www.w3.org/2001/XMLSchema#float"&gt;4.953&lt;/dtox:long&gt;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w:t>
      </w:r>
    </w:p>
    <w:p w:rsidR="00B4287F" w:rsidRDefault="00B4287F" w:rsidP="00B4287F">
      <w:pP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&lt;!--</w:t>
      </w:r>
      <w:proofErr w:type="gramEnd"/>
      <w:r>
        <w:rPr>
          <w:rFonts w:ascii="Consolas" w:eastAsia="Consolas" w:hAnsi="Consolas" w:cs="Consolas"/>
        </w:rPr>
        <w:t xml:space="preserve"> </w:t>
      </w:r>
      <w:proofErr w:type="spellStart"/>
      <w:r>
        <w:rPr>
          <w:rFonts w:ascii="Consolas" w:eastAsia="Consolas" w:hAnsi="Consolas" w:cs="Consolas"/>
        </w:rPr>
        <w:t>urn:ogf:network:nsa:netherlight</w:t>
      </w:r>
      <w:proofErr w:type="spellEnd"/>
      <w:r>
        <w:rPr>
          <w:rFonts w:ascii="Consolas" w:eastAsia="Consolas" w:hAnsi="Consolas" w:cs="Consolas"/>
        </w:rPr>
        <w:t xml:space="preserve"> --&gt;</w:t>
      </w:r>
    </w:p>
    <w:p w:rsidR="00B4287F" w:rsidRDefault="00B4287F" w:rsidP="00B4287F">
      <w:pPr>
        <w:rPr>
          <w:rFonts w:ascii="Consolas" w:eastAsia="Consolas" w:hAnsi="Consolas" w:cs="Consolas"/>
        </w:rPr>
      </w:pP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 xml:space="preserve"> </w:t>
      </w:r>
      <w:proofErr w:type="spellStart"/>
      <w:r>
        <w:rPr>
          <w:rFonts w:ascii="Consolas" w:eastAsia="Consolas" w:hAnsi="Consolas" w:cs="Consolas"/>
        </w:rPr>
        <w:t>rdf:about</w:t>
      </w:r>
      <w:proofErr w:type="spellEnd"/>
      <w:r>
        <w:rPr>
          <w:rFonts w:ascii="Consolas" w:eastAsia="Consolas" w:hAnsi="Consolas" w:cs="Consolas"/>
        </w:rPr>
        <w:t>="</w:t>
      </w:r>
      <w:proofErr w:type="spellStart"/>
      <w:r>
        <w:rPr>
          <w:rFonts w:ascii="Consolas" w:eastAsia="Consolas" w:hAnsi="Consolas" w:cs="Consolas"/>
        </w:rPr>
        <w:t>urn:ogf:network:nsa:netherlight</w:t>
      </w:r>
      <w:proofErr w:type="spell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proofErr w:type="gramStart"/>
      <w:r>
        <w:rPr>
          <w:rFonts w:ascii="Consolas" w:eastAsia="Consolas" w:hAnsi="Consolas" w:cs="Consolas"/>
        </w:rPr>
        <w:t>rdf:</w:t>
      </w:r>
      <w:proofErr w:type="gramEnd"/>
      <w:r>
        <w:rPr>
          <w:rFonts w:ascii="Consolas" w:eastAsia="Consolas" w:hAnsi="Consolas" w:cs="Consolas"/>
        </w:rPr>
        <w:t>type</w:t>
      </w:r>
      <w:proofErr w:type="spellEnd"/>
      <w:r>
        <w:rPr>
          <w:rFonts w:ascii="Consolas" w:eastAsia="Consolas" w:hAnsi="Consolas" w:cs="Consolas"/>
        </w:rPr>
        <w:t xml:space="preserve"> </w:t>
      </w:r>
      <w:proofErr w:type="spellStart"/>
      <w:r>
        <w:rPr>
          <w:rFonts w:ascii="Consolas" w:eastAsia="Consolas" w:hAnsi="Consolas" w:cs="Consolas"/>
        </w:rPr>
        <w:t>rdf:resource</w:t>
      </w:r>
      <w:proofErr w:type="spellEnd"/>
      <w:r>
        <w:rPr>
          <w:rFonts w:ascii="Consolas" w:eastAsia="Consolas" w:hAnsi="Consolas" w:cs="Consolas"/>
        </w:rPr>
        <w:t>="http://www.glif.is/working-groups/tech/dtox#NSA"/&gt;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rdfs</w:t>
      </w:r>
      <w:proofErr w:type="gramStart"/>
      <w:r>
        <w:rPr>
          <w:rFonts w:ascii="Consolas" w:eastAsia="Consolas" w:hAnsi="Consolas" w:cs="Consolas"/>
        </w:rPr>
        <w:t>:label</w:t>
      </w:r>
      <w:proofErr w:type="spellEnd"/>
      <w:proofErr w:type="gramEnd"/>
      <w:r>
        <w:rPr>
          <w:rFonts w:ascii="Consolas" w:eastAsia="Consolas" w:hAnsi="Consolas" w:cs="Consolas"/>
        </w:rPr>
        <w:t xml:space="preserve"> </w:t>
      </w:r>
      <w:proofErr w:type="spellStart"/>
      <w:r>
        <w:rPr>
          <w:rFonts w:ascii="Consolas" w:eastAsia="Consolas" w:hAnsi="Consolas" w:cs="Consolas"/>
        </w:rPr>
        <w:t>xml:lang</w:t>
      </w:r>
      <w:proofErr w:type="spellEnd"/>
      <w:r>
        <w:rPr>
          <w:rFonts w:ascii="Consolas" w:eastAsia="Consolas" w:hAnsi="Consolas" w:cs="Consolas"/>
        </w:rPr>
        <w:t>="en"&gt;</w:t>
      </w:r>
      <w:proofErr w:type="spellStart"/>
      <w:r>
        <w:rPr>
          <w:rFonts w:ascii="Consolas" w:eastAsia="Consolas" w:hAnsi="Consolas" w:cs="Consolas"/>
        </w:rPr>
        <w:t>netherlight</w:t>
      </w:r>
      <w:proofErr w:type="spellEnd"/>
      <w:r>
        <w:rPr>
          <w:rFonts w:ascii="Consolas" w:eastAsia="Consolas" w:hAnsi="Consolas" w:cs="Consolas"/>
        </w:rPr>
        <w:t>&lt;/</w:t>
      </w:r>
      <w:proofErr w:type="spellStart"/>
      <w:r>
        <w:rPr>
          <w:rFonts w:ascii="Consolas" w:eastAsia="Consolas" w:hAnsi="Consolas" w:cs="Consolas"/>
        </w:rPr>
        <w:t>rdfs:label</w:t>
      </w:r>
      <w:proofErr w:type="spell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:managing</w:t>
      </w:r>
      <w:proofErr w:type="spellEnd"/>
      <w:proofErr w:type="gramEnd"/>
      <w:r>
        <w:rPr>
          <w:rFonts w:ascii="Consolas" w:eastAsia="Consolas" w:hAnsi="Consolas" w:cs="Consolas"/>
        </w:rPr>
        <w:t xml:space="preserve"> </w:t>
      </w:r>
      <w:proofErr w:type="spellStart"/>
      <w:r>
        <w:rPr>
          <w:rFonts w:ascii="Consolas" w:eastAsia="Consolas" w:hAnsi="Consolas" w:cs="Consolas"/>
        </w:rPr>
        <w:t>rdf:resource</w:t>
      </w:r>
      <w:proofErr w:type="spellEnd"/>
      <w:r>
        <w:rPr>
          <w:rFonts w:ascii="Consolas" w:eastAsia="Consolas" w:hAnsi="Consolas" w:cs="Consolas"/>
        </w:rPr>
        <w:t>="</w:t>
      </w:r>
      <w:proofErr w:type="spellStart"/>
      <w:r>
        <w:rPr>
          <w:rFonts w:ascii="Consolas" w:eastAsia="Consolas" w:hAnsi="Consolas" w:cs="Consolas"/>
        </w:rPr>
        <w:t>urn:ogf:network:nsnetwork:netherlight.ets</w:t>
      </w:r>
      <w:proofErr w:type="spellEnd"/>
      <w:r>
        <w:rPr>
          <w:rFonts w:ascii="Consolas" w:eastAsia="Consolas" w:hAnsi="Consolas" w:cs="Consolas"/>
        </w:rPr>
        <w:t>" /&gt;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:adminContact</w:t>
      </w:r>
      <w:proofErr w:type="spellEnd"/>
      <w:proofErr w:type="gramEnd"/>
      <w:r>
        <w:rPr>
          <w:rFonts w:ascii="Consolas" w:eastAsia="Consolas" w:hAnsi="Consolas" w:cs="Consolas"/>
        </w:rPr>
        <w:t xml:space="preserve"> </w:t>
      </w:r>
      <w:proofErr w:type="spellStart"/>
      <w:r>
        <w:rPr>
          <w:rFonts w:ascii="Consolas" w:eastAsia="Consolas" w:hAnsi="Consolas" w:cs="Consolas"/>
        </w:rPr>
        <w:t>rdf:datatype</w:t>
      </w:r>
      <w:proofErr w:type="spellEnd"/>
      <w:r>
        <w:rPr>
          <w:rFonts w:ascii="Consolas" w:eastAsia="Consolas" w:hAnsi="Consolas" w:cs="Consolas"/>
        </w:rPr>
        <w:t>="http://www.w3.org/2001/XMLSchema#string"&gt;</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OpenDRAC</w:t>
      </w:r>
      <w:proofErr w:type="spellEnd"/>
      <w:r>
        <w:rPr>
          <w:rFonts w:ascii="Consolas" w:eastAsia="Consolas" w:hAnsi="Consolas" w:cs="Consolas"/>
        </w:rPr>
        <w:t xml:space="preserve"> (</w:t>
      </w:r>
      <w:proofErr w:type="spellStart"/>
      <w:r>
        <w:rPr>
          <w:rFonts w:ascii="Consolas" w:eastAsia="Consolas" w:hAnsi="Consolas" w:cs="Consolas"/>
        </w:rPr>
        <w:t>SURFnet</w:t>
      </w:r>
      <w:proofErr w:type="spellEnd"/>
      <w:r>
        <w:rPr>
          <w:rFonts w:ascii="Consolas" w:eastAsia="Consolas" w:hAnsi="Consolas" w:cs="Consolas"/>
        </w:rPr>
        <w:t xml:space="preserve">) </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Proj</w:t>
      </w:r>
      <w:proofErr w:type="spellEnd"/>
      <w:r>
        <w:rPr>
          <w:rFonts w:ascii="Consolas" w:eastAsia="Consolas" w:hAnsi="Consolas" w:cs="Consolas"/>
        </w:rPr>
        <w:t xml:space="preserve"> Manager: John MacAuley </w:t>
      </w:r>
    </w:p>
    <w:p w:rsidR="00B4287F" w:rsidRDefault="00B4287F" w:rsidP="00B4287F">
      <w:pP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email</w:t>
      </w:r>
      <w:proofErr w:type="gramEnd"/>
      <w:r>
        <w:rPr>
          <w:rFonts w:ascii="Consolas" w:eastAsia="Consolas" w:hAnsi="Consolas" w:cs="Consolas"/>
        </w:rPr>
        <w:t xml:space="preserve">: john.macauley@surfnet.nl </w:t>
      </w:r>
    </w:p>
    <w:p w:rsidR="00B4287F" w:rsidRDefault="00B4287F" w:rsidP="00B4287F">
      <w:pP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phone</w:t>
      </w:r>
      <w:proofErr w:type="gramEnd"/>
      <w:r>
        <w:rPr>
          <w:rFonts w:ascii="Consolas" w:eastAsia="Consolas" w:hAnsi="Consolas" w:cs="Consolas"/>
        </w:rPr>
        <w:t xml:space="preserve">:  1-613-220-6817 </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skype</w:t>
      </w:r>
      <w:proofErr w:type="spellEnd"/>
      <w:proofErr w:type="gramEnd"/>
      <w:r>
        <w:rPr>
          <w:rFonts w:ascii="Consolas" w:eastAsia="Consolas" w:hAnsi="Consolas" w:cs="Consolas"/>
        </w:rPr>
        <w:t xml:space="preserve">: </w:t>
      </w:r>
      <w:proofErr w:type="spellStart"/>
      <w:r>
        <w:rPr>
          <w:rFonts w:ascii="Consolas" w:eastAsia="Consolas" w:hAnsi="Consolas" w:cs="Consolas"/>
        </w:rPr>
        <w:t>john.macauley</w:t>
      </w:r>
      <w:proofErr w:type="spellEnd"/>
    </w:p>
    <w:p w:rsidR="00B4287F" w:rsidRDefault="00B4287F" w:rsidP="00B4287F">
      <w:pPr>
        <w:rPr>
          <w:rFonts w:ascii="Consolas" w:eastAsia="Consolas" w:hAnsi="Consolas" w:cs="Consolas"/>
        </w:rPr>
      </w:pPr>
      <w:r>
        <w:rPr>
          <w:rFonts w:ascii="Consolas" w:eastAsia="Consolas" w:hAnsi="Consolas" w:cs="Consolas"/>
        </w:rPr>
        <w:t xml:space="preserve">            Software Developer: John MacAuley </w:t>
      </w:r>
    </w:p>
    <w:p w:rsidR="00B4287F" w:rsidRDefault="00B4287F" w:rsidP="00B4287F">
      <w:pP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email</w:t>
      </w:r>
      <w:proofErr w:type="gramEnd"/>
      <w:r>
        <w:rPr>
          <w:rFonts w:ascii="Consolas" w:eastAsia="Consolas" w:hAnsi="Consolas" w:cs="Consolas"/>
        </w:rPr>
        <w:t xml:space="preserve">: john.macauley@surfnet.nl </w:t>
      </w:r>
    </w:p>
    <w:p w:rsidR="00B4287F" w:rsidRDefault="00B4287F" w:rsidP="00B4287F">
      <w:pP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phone</w:t>
      </w:r>
      <w:proofErr w:type="gramEnd"/>
      <w:r>
        <w:rPr>
          <w:rFonts w:ascii="Consolas" w:eastAsia="Consolas" w:hAnsi="Consolas" w:cs="Consolas"/>
        </w:rPr>
        <w:t xml:space="preserve">:  1-613-220-6817 </w:t>
      </w:r>
    </w:p>
    <w:p w:rsidR="00B4287F" w:rsidRDefault="00B4287F" w:rsidP="00B4287F">
      <w:pP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skype</w:t>
      </w:r>
      <w:proofErr w:type="spellEnd"/>
      <w:proofErr w:type="gramEnd"/>
      <w:r>
        <w:rPr>
          <w:rFonts w:ascii="Consolas" w:eastAsia="Consolas" w:hAnsi="Consolas" w:cs="Consolas"/>
        </w:rPr>
        <w:t xml:space="preserve">: </w:t>
      </w:r>
      <w:proofErr w:type="spellStart"/>
      <w:r>
        <w:rPr>
          <w:rFonts w:ascii="Consolas" w:eastAsia="Consolas" w:hAnsi="Consolas" w:cs="Consolas"/>
        </w:rPr>
        <w:t>john.macauley</w:t>
      </w:r>
      <w:proofErr w:type="spellEnd"/>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:adminContact</w:t>
      </w:r>
      <w:proofErr w:type="spellEnd"/>
      <w:proofErr w:type="gram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:csProviderEndpoint</w:t>
      </w:r>
      <w:proofErr w:type="spellEnd"/>
      <w:proofErr w:type="gramEnd"/>
      <w:r>
        <w:rPr>
          <w:rFonts w:ascii="Consolas" w:eastAsia="Consolas" w:hAnsi="Consolas" w:cs="Consolas"/>
        </w:rPr>
        <w:t xml:space="preserve"> </w:t>
      </w:r>
      <w:proofErr w:type="spellStart"/>
      <w:r>
        <w:rPr>
          <w:rFonts w:ascii="Consolas" w:eastAsia="Consolas" w:hAnsi="Consolas" w:cs="Consolas"/>
        </w:rPr>
        <w:t>rdf:datatype</w:t>
      </w:r>
      <w:proofErr w:type="spellEnd"/>
      <w:r>
        <w:rPr>
          <w:rFonts w:ascii="Consolas" w:eastAsia="Consolas" w:hAnsi="Consolas" w:cs="Consolas"/>
        </w:rPr>
        <w:t>="http://www.w3.org/2001/XMLSchema#string"&gt;</w:t>
      </w:r>
    </w:p>
    <w:p w:rsidR="00B4287F" w:rsidRDefault="00B4287F" w:rsidP="00B4287F">
      <w:pPr>
        <w:rPr>
          <w:rFonts w:ascii="Consolas" w:eastAsia="Consolas" w:hAnsi="Consolas" w:cs="Consolas"/>
        </w:rPr>
      </w:pPr>
      <w:r>
        <w:rPr>
          <w:rFonts w:ascii="Consolas" w:eastAsia="Consolas" w:hAnsi="Consolas" w:cs="Consolas"/>
        </w:rPr>
        <w:t xml:space="preserve">            http://dracproxy01.surfnet.nl:8080/nsi-v1/ConnectionServiceProvider</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dtox</w:t>
      </w:r>
      <w:proofErr w:type="gramStart"/>
      <w:r>
        <w:rPr>
          <w:rFonts w:ascii="Consolas" w:eastAsia="Consolas" w:hAnsi="Consolas" w:cs="Consolas"/>
        </w:rPr>
        <w:t>:csProviderEndpoint</w:t>
      </w:r>
      <w:proofErr w:type="spellEnd"/>
      <w:proofErr w:type="gram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 xml:space="preserve">    &lt;/</w:t>
      </w:r>
      <w:proofErr w:type="spellStart"/>
      <w:r>
        <w:rPr>
          <w:rFonts w:ascii="Consolas" w:eastAsia="Consolas" w:hAnsi="Consolas" w:cs="Consolas"/>
        </w:rPr>
        <w:t>owl</w:t>
      </w:r>
      <w:proofErr w:type="gramStart"/>
      <w:r>
        <w:rPr>
          <w:rFonts w:ascii="Consolas" w:eastAsia="Consolas" w:hAnsi="Consolas" w:cs="Consolas"/>
        </w:rPr>
        <w:t>:NamedIndividual</w:t>
      </w:r>
      <w:proofErr w:type="spellEnd"/>
      <w:proofErr w:type="gramEnd"/>
      <w:r>
        <w:rPr>
          <w:rFonts w:ascii="Consolas" w:eastAsia="Consolas" w:hAnsi="Consolas" w:cs="Consolas"/>
        </w:rPr>
        <w:t>&gt;</w:t>
      </w:r>
    </w:p>
    <w:p w:rsidR="00B4287F" w:rsidRDefault="00B4287F" w:rsidP="00B4287F">
      <w:pPr>
        <w:rPr>
          <w:rFonts w:ascii="Consolas" w:eastAsia="Consolas" w:hAnsi="Consolas" w:cs="Consolas"/>
        </w:rPr>
      </w:pPr>
      <w:r>
        <w:rPr>
          <w:rFonts w:ascii="Consolas" w:eastAsia="Consolas" w:hAnsi="Consolas" w:cs="Consolas"/>
        </w:rPr>
        <w:t>&lt;/</w:t>
      </w:r>
      <w:proofErr w:type="spellStart"/>
      <w:r>
        <w:rPr>
          <w:rFonts w:ascii="Consolas" w:eastAsia="Consolas" w:hAnsi="Consolas" w:cs="Consolas"/>
        </w:rPr>
        <w:t>rdf</w:t>
      </w:r>
      <w:proofErr w:type="gramStart"/>
      <w:r>
        <w:rPr>
          <w:rFonts w:ascii="Consolas" w:eastAsia="Consolas" w:hAnsi="Consolas" w:cs="Consolas"/>
        </w:rPr>
        <w:t>:RDF</w:t>
      </w:r>
      <w:proofErr w:type="spellEnd"/>
      <w:proofErr w:type="gramEnd"/>
      <w:r>
        <w:rPr>
          <w:rFonts w:ascii="Consolas" w:eastAsia="Consolas" w:hAnsi="Consolas" w:cs="Consolas"/>
        </w:rPr>
        <w:t>&gt;</w:t>
      </w:r>
    </w:p>
    <w:p w:rsidR="00B4287F" w:rsidRDefault="00B4287F" w:rsidP="00B4287F"/>
    <w:p w:rsidR="00B4287F" w:rsidRDefault="00B4287F" w:rsidP="00B4287F"/>
    <w:p w:rsidR="00B4287F" w:rsidRDefault="00B4287F" w:rsidP="00B4287F">
      <w:r>
        <w:t xml:space="preserve">The </w:t>
      </w:r>
      <w:proofErr w:type="spellStart"/>
      <w:r>
        <w:t>NSNetwork</w:t>
      </w:r>
      <w:proofErr w:type="spellEnd"/>
      <w:r>
        <w:t xml:space="preserve"> element defines how the STP elements are connected internally, i.e. full mesh connections. Note that so far we have only seen a one-to-one mapping of </w:t>
      </w:r>
      <w:proofErr w:type="spellStart"/>
      <w:r>
        <w:t>NSNetworks</w:t>
      </w:r>
      <w:proofErr w:type="spellEnd"/>
      <w:r>
        <w:t xml:space="preserve"> to NSAs.</w:t>
      </w:r>
    </w:p>
    <w:p w:rsidR="00B4287F" w:rsidRDefault="00B4287F" w:rsidP="00B4287F">
      <w:r>
        <w:t>The NSA provides the management information for networks, how the NSI interface can be reached, and who actually maintain the NSA.</w:t>
      </w:r>
    </w:p>
    <w:p w:rsidR="00B4287F" w:rsidRDefault="00B4287F" w:rsidP="00B4287F">
      <w:r>
        <w:t>The Location element has also proven to be quite useful in allowing us to quickly create stunning visualizations using Google Earth.</w:t>
      </w:r>
    </w:p>
    <w:p w:rsidR="00B4287F" w:rsidRDefault="00B4287F" w:rsidP="00B4287F"/>
    <w:p w:rsidR="00B4287F" w:rsidRDefault="00B4287F" w:rsidP="00B4287F">
      <w:pPr>
        <w:pStyle w:val="Heading3"/>
      </w:pPr>
      <w:bookmarkStart w:id="152" w:name="h.vl9r3wy02hjt"/>
      <w:bookmarkStart w:id="153" w:name="_Toc327290241"/>
      <w:bookmarkEnd w:id="152"/>
      <w:r>
        <w:t>Possible Improvements</w:t>
      </w:r>
      <w:bookmarkEnd w:id="153"/>
    </w:p>
    <w:p w:rsidR="00B4287F" w:rsidRDefault="00B4287F" w:rsidP="00B4287F">
      <w:r>
        <w:t>At the moment all of the NSAs can be reached over the regular Internet, and there is no policy in place restricting access to them. In the future it may be necessary to also describe the service plane connectivity. We would need to extend the description format to also describe that accurately.</w:t>
      </w:r>
    </w:p>
    <w:p w:rsidR="00C8024A" w:rsidRDefault="00C8024A" w:rsidP="00B4287F"/>
    <w:p w:rsidR="00B4287F" w:rsidRDefault="00B4287F" w:rsidP="00B4287F">
      <w:pPr>
        <w:pStyle w:val="Heading2"/>
      </w:pPr>
      <w:bookmarkStart w:id="154" w:name="h.mkxy8udnb55h"/>
      <w:bookmarkStart w:id="155" w:name="_Toc327290242"/>
      <w:bookmarkEnd w:id="154"/>
      <w:r>
        <w:t>Relationship between NSI topology and NML</w:t>
      </w:r>
      <w:bookmarkEnd w:id="155"/>
    </w:p>
    <w:p w:rsidR="00B4287F" w:rsidRDefault="00B4287F" w:rsidP="00B4287F">
      <w:r>
        <w:t xml:space="preserve">The NSI Topology in the DTOX format described above currently does not describe internal details of a domain’s connectivity. A fully-connected mesh is assumed between all the ports </w:t>
      </w:r>
      <w:r>
        <w:lastRenderedPageBreak/>
        <w:t xml:space="preserve">connected to an </w:t>
      </w:r>
      <w:proofErr w:type="spellStart"/>
      <w:r>
        <w:t>NSNetwork</w:t>
      </w:r>
      <w:proofErr w:type="spellEnd"/>
      <w:r>
        <w:t>, and it is not possible to provide additional details about the internal connectivity, such as delay, jitter, and other quality of service attributes, or even that there is no connectivity at all.</w:t>
      </w:r>
    </w:p>
    <w:p w:rsidR="00C8024A" w:rsidRDefault="00C8024A" w:rsidP="00B4287F"/>
    <w:p w:rsidR="00B4287F" w:rsidRDefault="00B4287F" w:rsidP="00B4287F">
      <w:r>
        <w:t>With NSI v2.0 it is possible to provide additional details on the internal topology if so desired. The format for this is the NML OWL syntax. The identifier of an STP is then reused to define that it also is an NML Port. Using that as a starting point it becomes possible to relate it to other NML objects such as other Ports, Links, Nodes, Domains, et cetera. For more details see the NML specification.</w:t>
      </w:r>
    </w:p>
    <w:p w:rsidR="00B4287F" w:rsidRDefault="00B4287F" w:rsidP="00B4287F"/>
    <w:p w:rsidR="00C8024A" w:rsidRDefault="00C8024A" w:rsidP="00C8024A">
      <w:pPr>
        <w:pStyle w:val="Heading2"/>
      </w:pPr>
      <w:bookmarkStart w:id="156" w:name="_Toc327290243"/>
      <w:r>
        <w:t>NSI topology best practices</w:t>
      </w:r>
      <w:bookmarkEnd w:id="156"/>
    </w:p>
    <w:p w:rsidR="00B4287F" w:rsidRDefault="00B4287F" w:rsidP="00B4287F">
      <w:r>
        <w:t>•</w:t>
      </w:r>
      <w:r>
        <w:tab/>
        <w:t xml:space="preserve">Chin and Inder </w:t>
      </w:r>
    </w:p>
    <w:p w:rsidR="00B4287F" w:rsidRDefault="00B4287F" w:rsidP="00B4287F">
      <w:r>
        <w:t>•</w:t>
      </w:r>
      <w:r>
        <w:tab/>
        <w:t>25 April 2012: no updates on progress</w:t>
      </w:r>
    </w:p>
    <w:p w:rsidR="00B4287F" w:rsidRDefault="00B4287F" w:rsidP="00B4287F">
      <w:r>
        <w:t>•</w:t>
      </w:r>
      <w:r>
        <w:tab/>
        <w:t xml:space="preserve">Best practices for </w:t>
      </w:r>
      <w:proofErr w:type="spellStart"/>
      <w:r>
        <w:t>pathfinding</w:t>
      </w:r>
      <w:proofErr w:type="spellEnd"/>
      <w:r>
        <w:t xml:space="preserve"> using NSI topology</w:t>
      </w:r>
    </w:p>
    <w:p w:rsidR="00B4287F" w:rsidRDefault="00B4287F" w:rsidP="00B4287F">
      <w:r>
        <w:t>•</w:t>
      </w:r>
      <w:r>
        <w:tab/>
        <w:t>Best practices for topology exchange</w:t>
      </w:r>
    </w:p>
    <w:p w:rsidR="00B4287F" w:rsidRDefault="00B4287F" w:rsidP="00B4287F"/>
    <w:p w:rsidR="00B4287F" w:rsidRDefault="00B4287F" w:rsidP="00B4287F">
      <w:pPr>
        <w:pStyle w:val="Heading1"/>
      </w:pPr>
      <w:bookmarkStart w:id="157" w:name="_Toc327290244"/>
      <w:r>
        <w:t xml:space="preserve">Appendix </w:t>
      </w:r>
      <w:r w:rsidR="00971E20">
        <w:t>D</w:t>
      </w:r>
      <w:r>
        <w:t>: Information Services</w:t>
      </w:r>
      <w:bookmarkEnd w:id="157"/>
    </w:p>
    <w:p w:rsidR="00B4287F" w:rsidRDefault="00B4287F" w:rsidP="00B4287F">
      <w:r>
        <w:t>•</w:t>
      </w:r>
      <w:r>
        <w:tab/>
        <w:t>John M (notified)</w:t>
      </w:r>
    </w:p>
    <w:p w:rsidR="00B4287F" w:rsidRDefault="00B4287F" w:rsidP="00B4287F">
      <w:r>
        <w:t>•</w:t>
      </w:r>
      <w:r>
        <w:tab/>
        <w:t>25 April 2012: John will tackle after WSDL completing updates</w:t>
      </w:r>
    </w:p>
    <w:p w:rsidR="00B4287F" w:rsidRDefault="00B4287F" w:rsidP="00B4287F">
      <w:r>
        <w:t>•</w:t>
      </w:r>
      <w:r>
        <w:tab/>
        <w:t>NSI version number discovery</w:t>
      </w:r>
    </w:p>
    <w:p w:rsidR="00B4287F" w:rsidRDefault="00B4287F" w:rsidP="00B4287F">
      <w:r>
        <w:t>•</w:t>
      </w:r>
      <w:r>
        <w:tab/>
        <w:t>Service Definition discovery</w:t>
      </w:r>
    </w:p>
    <w:p w:rsidR="00527461" w:rsidRDefault="00527461" w:rsidP="0028295D"/>
    <w:p w:rsidR="00467BB6" w:rsidRDefault="00467BB6" w:rsidP="00467BB6">
      <w:pPr>
        <w:pStyle w:val="Heading1"/>
        <w:rPr>
          <w:ins w:id="158" w:author="Guy" w:date="2012-06-13T15:26:00Z"/>
        </w:rPr>
      </w:pPr>
      <w:bookmarkStart w:id="159" w:name="_Toc292466405"/>
      <w:bookmarkStart w:id="160" w:name="_Ref311820519"/>
      <w:bookmarkStart w:id="161" w:name="_Ref311820553"/>
      <w:bookmarkStart w:id="162" w:name="_Toc327290245"/>
      <w:r>
        <w:t xml:space="preserve">Appendix </w:t>
      </w:r>
      <w:r w:rsidR="00971E20">
        <w:t>E</w:t>
      </w:r>
      <w:r>
        <w:t xml:space="preserve">: </w:t>
      </w:r>
      <w:r w:rsidRPr="00F279C7">
        <w:t xml:space="preserve">Service </w:t>
      </w:r>
      <w:r>
        <w:t>Definitions for Connection Services</w:t>
      </w:r>
      <w:bookmarkEnd w:id="159"/>
      <w:bookmarkEnd w:id="160"/>
      <w:bookmarkEnd w:id="161"/>
      <w:bookmarkEnd w:id="162"/>
    </w:p>
    <w:p w:rsidR="0076452F" w:rsidRDefault="0076452F" w:rsidP="0076452F">
      <w:pPr>
        <w:rPr>
          <w:ins w:id="163" w:author="Guy" w:date="2012-06-13T15:26:00Z"/>
        </w:rPr>
      </w:pPr>
      <w:ins w:id="164" w:author="Guy" w:date="2012-06-13T15:26:00Z">
        <w:r>
          <w:t>•</w:t>
        </w:r>
        <w:r>
          <w:tab/>
          <w:t>Jerry Sobieski</w:t>
        </w:r>
      </w:ins>
    </w:p>
    <w:p w:rsidR="0076452F" w:rsidRDefault="0076452F" w:rsidP="0076452F">
      <w:pPr>
        <w:rPr>
          <w:ins w:id="165" w:author="Guy" w:date="2012-06-13T15:26:00Z"/>
        </w:rPr>
      </w:pPr>
      <w:ins w:id="166" w:author="Guy" w:date="2012-06-13T15:26:00Z">
        <w:r>
          <w:tab/>
          <w:t>Version from 11 June</w:t>
        </w:r>
      </w:ins>
    </w:p>
    <w:p w:rsidR="0076452F" w:rsidRPr="0076452F" w:rsidRDefault="0076452F">
      <w:pPr>
        <w:pStyle w:val="nobreak"/>
        <w:pPrChange w:id="167" w:author="Guy" w:date="2012-06-13T15:26:00Z">
          <w:pPr>
            <w:pStyle w:val="Heading1"/>
          </w:pPr>
        </w:pPrChange>
      </w:pPr>
    </w:p>
    <w:p w:rsidR="00785FBE" w:rsidRDefault="00785FBE" w:rsidP="00785FBE">
      <w:r>
        <w:t>The NSI “Service Definition” defines the characteristics that a particular Connection Service will honor when establishing Connections.</w:t>
      </w:r>
    </w:p>
    <w:p w:rsidR="00785FBE" w:rsidRDefault="00785FBE" w:rsidP="00785FBE"/>
    <w:p w:rsidR="00785FBE" w:rsidRDefault="00785FBE" w:rsidP="00785FBE">
      <w:r>
        <w:t>The Service Definition takes two forms:  The first is a human readable document that describes the nature of a particular NSI Service.    This human oriented document describes the service capabilities in a comprehensive fashion for human consumption and serves as a basis for the second form of SD which is a machine readable XML based web document that allows automated agents to learn and validate NSI service attributes.</w:t>
      </w:r>
    </w:p>
    <w:p w:rsidR="00785FBE" w:rsidRDefault="00785FBE" w:rsidP="00785FBE"/>
    <w:p w:rsidR="00785FBE" w:rsidRDefault="00785FBE" w:rsidP="00785FBE">
      <w:r>
        <w:t xml:space="preserve">The SD for people describes the intent of the service – what it is meant to provide.  The document includes the technical parameters and capabilities that the </w:t>
      </w:r>
      <w:proofErr w:type="gramStart"/>
      <w:r>
        <w:t>service  will</w:t>
      </w:r>
      <w:proofErr w:type="gramEnd"/>
      <w:r>
        <w:t xml:space="preserve"> support.  This human readable version also describes wide range of other aspects of the services such as how the service will be supported by Network Operations Center(s), response time for problems, how the service is to be monitored for either long term accounting or short term problem resolution, etc.   </w:t>
      </w:r>
    </w:p>
    <w:p w:rsidR="00785FBE" w:rsidRDefault="00785FBE" w:rsidP="00785FBE"/>
    <w:p w:rsidR="00785FBE" w:rsidRDefault="00785FBE" w:rsidP="00785FBE">
      <w:r>
        <w:t>The machine readable form for the Service Definition is initially meant to provide a means for automated agents to learn which specific connection attributes are recognized by a particular service domain.   This web based XML document should be in a “well known” location such that automated agents broadly speaking can find and fetch the XML SD.</w:t>
      </w:r>
    </w:p>
    <w:p w:rsidR="00785FBE" w:rsidRDefault="00785FBE" w:rsidP="00785FBE"/>
    <w:p w:rsidR="00785FBE" w:rsidRDefault="00785FBE" w:rsidP="00785FBE">
      <w:r>
        <w:t xml:space="preserve">An example machine form Service </w:t>
      </w:r>
      <w:proofErr w:type="spellStart"/>
      <w:r>
        <w:t>Defintion</w:t>
      </w:r>
      <w:proofErr w:type="spellEnd"/>
      <w:r>
        <w:t>:</w:t>
      </w:r>
    </w:p>
    <w:p w:rsidR="00785FBE" w:rsidRDefault="00785FBE" w:rsidP="00785FBE"/>
    <w:p w:rsidR="00785FBE" w:rsidRDefault="00785FBE" w:rsidP="00785FBE">
      <w:r>
        <w:t>&lt;</w:t>
      </w:r>
      <w:proofErr w:type="spellStart"/>
      <w:r>
        <w:t>ServiceDefinition</w:t>
      </w:r>
      <w:proofErr w:type="spellEnd"/>
      <w:r>
        <w:t>&gt;</w:t>
      </w:r>
    </w:p>
    <w:p w:rsidR="00785FBE" w:rsidRDefault="00785FBE" w:rsidP="00785FBE">
      <w:r>
        <w:tab/>
        <w:t>&lt;</w:t>
      </w:r>
      <w:proofErr w:type="spellStart"/>
      <w:r>
        <w:t>ServiceTypeIdentifier</w:t>
      </w:r>
      <w:proofErr w:type="spellEnd"/>
      <w:r>
        <w:t>&gt; P2PCS &lt;/</w:t>
      </w:r>
      <w:proofErr w:type="spellStart"/>
      <w:r>
        <w:t>ServiceTypeIdentifier</w:t>
      </w:r>
      <w:proofErr w:type="spellEnd"/>
      <w:r>
        <w:t>&gt;</w:t>
      </w:r>
    </w:p>
    <w:p w:rsidR="00785FBE" w:rsidRDefault="00785FBE" w:rsidP="00785FBE">
      <w:r>
        <w:tab/>
        <w:t>&lt;</w:t>
      </w:r>
      <w:proofErr w:type="spellStart"/>
      <w:r>
        <w:t>AttributeList</w:t>
      </w:r>
      <w:proofErr w:type="spellEnd"/>
      <w:r>
        <w:t>&gt;</w:t>
      </w:r>
    </w:p>
    <w:p w:rsidR="00785FBE" w:rsidRDefault="00785FBE" w:rsidP="00785FBE">
      <w:r>
        <w:tab/>
      </w:r>
      <w:r>
        <w:tab/>
        <w:t>&lt;Attribute&gt;</w:t>
      </w:r>
    </w:p>
    <w:p w:rsidR="00785FBE" w:rsidRDefault="00785FBE" w:rsidP="00785FBE">
      <w:r>
        <w:tab/>
      </w:r>
      <w:r>
        <w:tab/>
      </w:r>
      <w:r>
        <w:tab/>
        <w:t>&lt;</w:t>
      </w:r>
      <w:proofErr w:type="spellStart"/>
      <w:r>
        <w:t>AttrName</w:t>
      </w:r>
      <w:proofErr w:type="spellEnd"/>
      <w:r>
        <w:t>&gt; Capacity&lt;/</w:t>
      </w:r>
      <w:proofErr w:type="spellStart"/>
      <w:r>
        <w:t>AttrName</w:t>
      </w:r>
      <w:proofErr w:type="spellEnd"/>
      <w:r>
        <w:t>&gt;</w:t>
      </w:r>
    </w:p>
    <w:p w:rsidR="00785FBE" w:rsidRDefault="00785FBE" w:rsidP="00785FBE">
      <w:r>
        <w:lastRenderedPageBreak/>
        <w:tab/>
      </w:r>
      <w:r>
        <w:tab/>
      </w:r>
      <w:r>
        <w:tab/>
        <w:t>&lt;</w:t>
      </w:r>
      <w:proofErr w:type="spellStart"/>
      <w:r>
        <w:t>AttrDesc</w:t>
      </w:r>
      <w:proofErr w:type="spellEnd"/>
      <w:r>
        <w:t>&gt;</w:t>
      </w:r>
    </w:p>
    <w:p w:rsidR="00785FBE" w:rsidRDefault="00785FBE" w:rsidP="00785FBE">
      <w:r>
        <w:tab/>
      </w:r>
      <w:r>
        <w:tab/>
      </w:r>
      <w:r>
        <w:tab/>
      </w:r>
      <w:proofErr w:type="gramStart"/>
      <w:r>
        <w:t>Bandwidth capacity of the connection.</w:t>
      </w:r>
      <w:proofErr w:type="gramEnd"/>
      <w:r>
        <w:t xml:space="preserve">  </w:t>
      </w:r>
      <w:proofErr w:type="gramStart"/>
      <w:r>
        <w:t>Measured in bits/sec.</w:t>
      </w:r>
      <w:proofErr w:type="gramEnd"/>
    </w:p>
    <w:p w:rsidR="00785FBE" w:rsidRDefault="00785FBE" w:rsidP="00785FBE">
      <w:r>
        <w:tab/>
      </w:r>
      <w:r>
        <w:tab/>
      </w:r>
      <w:r>
        <w:tab/>
        <w:t>&lt;/</w:t>
      </w:r>
      <w:proofErr w:type="spellStart"/>
      <w:r>
        <w:t>AttrDesc</w:t>
      </w:r>
      <w:proofErr w:type="spellEnd"/>
      <w:r>
        <w:t>&gt;</w:t>
      </w:r>
    </w:p>
    <w:p w:rsidR="00785FBE" w:rsidRDefault="00785FBE" w:rsidP="00785FBE">
      <w:r>
        <w:tab/>
      </w:r>
      <w:r>
        <w:tab/>
      </w:r>
      <w:r>
        <w:tab/>
        <w:t>&lt;</w:t>
      </w:r>
      <w:proofErr w:type="spellStart"/>
      <w:r>
        <w:t>AttrType</w:t>
      </w:r>
      <w:proofErr w:type="spellEnd"/>
      <w:r>
        <w:t>&gt;Integer&lt;/</w:t>
      </w:r>
      <w:proofErr w:type="spellStart"/>
      <w:r>
        <w:t>AttrType</w:t>
      </w:r>
      <w:proofErr w:type="spellEnd"/>
      <w:r>
        <w:t>&gt;</w:t>
      </w:r>
    </w:p>
    <w:p w:rsidR="00785FBE" w:rsidRDefault="00785FBE" w:rsidP="00785FBE">
      <w:r>
        <w:tab/>
      </w:r>
      <w:r>
        <w:tab/>
      </w:r>
      <w:r>
        <w:tab/>
        <w:t>&lt;</w:t>
      </w:r>
      <w:proofErr w:type="spellStart"/>
      <w:r>
        <w:t>AttrFloor</w:t>
      </w:r>
      <w:proofErr w:type="spellEnd"/>
      <w:r>
        <w:t>&gt;0&lt;/</w:t>
      </w:r>
      <w:proofErr w:type="spellStart"/>
      <w:r>
        <w:t>AttrFloor</w:t>
      </w:r>
      <w:proofErr w:type="spellEnd"/>
      <w:r>
        <w:t>&gt;</w:t>
      </w:r>
    </w:p>
    <w:p w:rsidR="00785FBE" w:rsidRDefault="00785FBE" w:rsidP="00785FBE">
      <w:r>
        <w:tab/>
      </w:r>
      <w:r>
        <w:tab/>
      </w:r>
      <w:r>
        <w:tab/>
        <w:t>&lt;</w:t>
      </w:r>
      <w:proofErr w:type="spellStart"/>
      <w:r>
        <w:t>AttrCeiling</w:t>
      </w:r>
      <w:proofErr w:type="spellEnd"/>
      <w:r>
        <w:t>&gt;100 000 000 000&lt;/</w:t>
      </w:r>
      <w:proofErr w:type="spellStart"/>
      <w:r>
        <w:t>AttrCeiling</w:t>
      </w:r>
      <w:proofErr w:type="spellEnd"/>
      <w:r>
        <w:t>&gt;</w:t>
      </w:r>
    </w:p>
    <w:p w:rsidR="00785FBE" w:rsidRDefault="00785FBE" w:rsidP="00785FBE">
      <w:r>
        <w:tab/>
      </w:r>
      <w:r>
        <w:tab/>
        <w:t>&lt;/Attribute&gt;</w:t>
      </w:r>
    </w:p>
    <w:p w:rsidR="00785FBE" w:rsidRDefault="00785FBE" w:rsidP="00785FBE">
      <w:r>
        <w:tab/>
      </w:r>
      <w:r>
        <w:tab/>
        <w:t>&lt;Attribute&gt;</w:t>
      </w:r>
    </w:p>
    <w:p w:rsidR="00785FBE" w:rsidRDefault="00785FBE" w:rsidP="00785FBE">
      <w:r>
        <w:tab/>
      </w:r>
      <w:r>
        <w:tab/>
      </w:r>
      <w:r>
        <w:tab/>
        <w:t>&lt;</w:t>
      </w:r>
      <w:proofErr w:type="spellStart"/>
      <w:r>
        <w:t>AttrName</w:t>
      </w:r>
      <w:proofErr w:type="spellEnd"/>
      <w:r>
        <w:t>&gt;MBS&lt;/</w:t>
      </w:r>
      <w:proofErr w:type="spellStart"/>
      <w:r>
        <w:t>AttrName</w:t>
      </w:r>
      <w:proofErr w:type="spellEnd"/>
      <w:r>
        <w:t>&gt;</w:t>
      </w:r>
    </w:p>
    <w:p w:rsidR="00785FBE" w:rsidRDefault="00785FBE" w:rsidP="00785FBE">
      <w:pPr>
        <w:ind w:left="1440" w:firstLine="720"/>
      </w:pPr>
      <w:r>
        <w:t>&lt;</w:t>
      </w:r>
      <w:proofErr w:type="spellStart"/>
      <w:r>
        <w:t>AttrDesc</w:t>
      </w:r>
      <w:proofErr w:type="spellEnd"/>
      <w:r>
        <w:t>&gt;</w:t>
      </w:r>
    </w:p>
    <w:p w:rsidR="00785FBE" w:rsidRDefault="00785FBE" w:rsidP="00785FBE">
      <w:pPr>
        <w:ind w:left="2160"/>
      </w:pPr>
      <w:r>
        <w:t xml:space="preserve">Maximum burst size. </w:t>
      </w:r>
      <w:proofErr w:type="gramStart"/>
      <w:r>
        <w:t>Measures in bits.</w:t>
      </w:r>
      <w:proofErr w:type="gramEnd"/>
      <w:r>
        <w:t xml:space="preserve">  This is the </w:t>
      </w:r>
      <w:proofErr w:type="spellStart"/>
      <w:r>
        <w:t>mximum</w:t>
      </w:r>
      <w:proofErr w:type="spellEnd"/>
      <w:r>
        <w:t xml:space="preserve"> amount of contiguous data that can be presented at ingress before the source must pause.  The pause must last long enough to realize the appropriate duty cycle for that STP and connection </w:t>
      </w:r>
      <w:proofErr w:type="spellStart"/>
      <w:r>
        <w:t>capcty</w:t>
      </w:r>
      <w:proofErr w:type="spellEnd"/>
      <w:r>
        <w:t>.</w:t>
      </w:r>
    </w:p>
    <w:p w:rsidR="00785FBE" w:rsidRDefault="00785FBE" w:rsidP="00785FBE">
      <w:r>
        <w:tab/>
      </w:r>
      <w:r>
        <w:tab/>
      </w:r>
      <w:r>
        <w:tab/>
        <w:t>&lt;/</w:t>
      </w:r>
      <w:proofErr w:type="spellStart"/>
      <w:r>
        <w:t>AttrDesc</w:t>
      </w:r>
      <w:proofErr w:type="spellEnd"/>
      <w:r>
        <w:t>&gt;</w:t>
      </w:r>
    </w:p>
    <w:p w:rsidR="00785FBE" w:rsidRDefault="00785FBE" w:rsidP="00785FBE">
      <w:r>
        <w:tab/>
      </w:r>
      <w:r>
        <w:tab/>
      </w:r>
      <w:r>
        <w:tab/>
        <w:t>&lt;</w:t>
      </w:r>
      <w:proofErr w:type="spellStart"/>
      <w:r>
        <w:t>AttrType</w:t>
      </w:r>
      <w:proofErr w:type="spellEnd"/>
      <w:r>
        <w:t>&gt;Integer&lt;/</w:t>
      </w:r>
      <w:proofErr w:type="spellStart"/>
      <w:r>
        <w:t>AttrType</w:t>
      </w:r>
      <w:proofErr w:type="spellEnd"/>
      <w:r>
        <w:t>&gt;</w:t>
      </w:r>
    </w:p>
    <w:p w:rsidR="00785FBE" w:rsidRDefault="00785FBE" w:rsidP="00785FBE">
      <w:r>
        <w:tab/>
      </w:r>
      <w:r>
        <w:tab/>
      </w:r>
      <w:r>
        <w:tab/>
        <w:t>&lt;</w:t>
      </w:r>
      <w:proofErr w:type="spellStart"/>
      <w:r>
        <w:t>AttrFloor</w:t>
      </w:r>
      <w:proofErr w:type="spellEnd"/>
      <w:r>
        <w:t>&gt;10 000&lt;/</w:t>
      </w:r>
      <w:proofErr w:type="spellStart"/>
      <w:r>
        <w:t>AttrFloor</w:t>
      </w:r>
      <w:proofErr w:type="spellEnd"/>
      <w:r>
        <w:t>&gt;</w:t>
      </w:r>
    </w:p>
    <w:p w:rsidR="00785FBE" w:rsidRDefault="00785FBE" w:rsidP="00785FBE">
      <w:r>
        <w:tab/>
      </w:r>
      <w:r>
        <w:tab/>
      </w:r>
      <w:r>
        <w:tab/>
        <w:t>&lt;</w:t>
      </w:r>
      <w:proofErr w:type="spellStart"/>
      <w:r>
        <w:t>AttrCeiling</w:t>
      </w:r>
      <w:proofErr w:type="spellEnd"/>
      <w:r>
        <w:t>&gt;100 000&lt;/</w:t>
      </w:r>
      <w:proofErr w:type="spellStart"/>
      <w:r>
        <w:t>AttrCeiling</w:t>
      </w:r>
      <w:proofErr w:type="spellEnd"/>
      <w:r>
        <w:t>&gt;</w:t>
      </w:r>
    </w:p>
    <w:p w:rsidR="00785FBE" w:rsidRDefault="00785FBE" w:rsidP="00785FBE">
      <w:r>
        <w:tab/>
      </w:r>
      <w:r>
        <w:tab/>
        <w:t>&lt;/Attribute&gt;</w:t>
      </w:r>
    </w:p>
    <w:p w:rsidR="00785FBE" w:rsidRDefault="00785FBE" w:rsidP="00785FBE">
      <w:r>
        <w:t>&lt;/</w:t>
      </w:r>
      <w:proofErr w:type="spellStart"/>
      <w:r>
        <w:t>ServiceDefinition</w:t>
      </w:r>
      <w:proofErr w:type="spellEnd"/>
      <w:r>
        <w:t>&gt;</w:t>
      </w:r>
    </w:p>
    <w:p w:rsidR="00785FBE" w:rsidRDefault="00785FBE" w:rsidP="00785FBE"/>
    <w:p w:rsidR="00785FBE" w:rsidRDefault="00785FBE" w:rsidP="00785FBE">
      <w:r>
        <w:t xml:space="preserve">There are two types of formal Service Definitions:  A “Common” Service Definition (CSD) that all conforming networks will use as a basis for service capabilities, and a “Local” Service Definition (LSD) that describes local difference.   The Common SD (CSD) describes the basic set of </w:t>
      </w:r>
      <w:proofErr w:type="spellStart"/>
      <w:r>
        <w:t>paramteres</w:t>
      </w:r>
      <w:proofErr w:type="spellEnd"/>
      <w:r>
        <w:t xml:space="preserve"> that all service implementations must recognize.    The local SD (LSD) will describe essentially minor differences in capabilities of the local service offering from the ideals described in the common service definition.   </w:t>
      </w:r>
    </w:p>
    <w:p w:rsidR="00785FBE" w:rsidRDefault="00785FBE" w:rsidP="00785FBE"/>
    <w:p w:rsidR="00785FBE" w:rsidRDefault="00785FBE" w:rsidP="00785FBE">
      <w:r>
        <w:t xml:space="preserve">For instance, the Common Service Definition for a point to point Connection Service (“P2PCS”) might define “Capacity = 0 to 100*10^9 bps” – a 100Gbps capable service.  But some local network only currently can do 10 </w:t>
      </w:r>
      <w:proofErr w:type="spellStart"/>
      <w:r>
        <w:t>Gbps</w:t>
      </w:r>
      <w:proofErr w:type="spellEnd"/>
      <w:r>
        <w:t xml:space="preserve"> maximum.   That local service would offer a Local SD that overrides the Common SD.    </w:t>
      </w:r>
      <w:proofErr w:type="spellStart"/>
      <w:r>
        <w:t>The”capacity</w:t>
      </w:r>
      <w:proofErr w:type="spellEnd"/>
      <w:r>
        <w:t xml:space="preserve">” attribute must be recognized in the LSD, but the maximum would be specified as 10 </w:t>
      </w:r>
      <w:proofErr w:type="spellStart"/>
      <w:r>
        <w:t>Gbps</w:t>
      </w:r>
      <w:proofErr w:type="spellEnd"/>
      <w:r>
        <w:t xml:space="preserve"> (rather than 100 </w:t>
      </w:r>
      <w:proofErr w:type="spellStart"/>
      <w:r>
        <w:t>Gbps</w:t>
      </w:r>
      <w:proofErr w:type="spellEnd"/>
      <w:r>
        <w:t>).</w:t>
      </w:r>
    </w:p>
    <w:p w:rsidR="00785FBE" w:rsidRDefault="00785FBE" w:rsidP="00785FBE"/>
    <w:p w:rsidR="00785FBE" w:rsidRDefault="00785FBE" w:rsidP="00785FBE">
      <w:r>
        <w:t>All services that implement a Common Service must recognize all of the Common SD attributes and treat them semantically the same.   The ranges of those attributes may be adjusted by local SD specifications, but the CSD attributes will apply to all conforming Services.</w:t>
      </w:r>
    </w:p>
    <w:p w:rsidR="00785FBE" w:rsidRDefault="00785FBE" w:rsidP="00785FBE"/>
    <w:p w:rsidR="00785FBE" w:rsidRDefault="00785FBE" w:rsidP="00785FBE">
      <w:r>
        <w:t>How the SD works:</w:t>
      </w:r>
    </w:p>
    <w:p w:rsidR="00785FBE" w:rsidRDefault="00785FBE" w:rsidP="00785FBE"/>
    <w:p w:rsidR="00785FBE" w:rsidRDefault="00785FBE" w:rsidP="00785FBE">
      <w:r>
        <w:t xml:space="preserve">Service Definitions serve three basic purposes:  1) They provide </w:t>
      </w:r>
      <w:proofErr w:type="spellStart"/>
      <w:r>
        <w:t>a</w:t>
      </w:r>
      <w:proofErr w:type="spellEnd"/>
      <w:r>
        <w:t xml:space="preserve"> objective set of service specifications that can be implemented independently in different networks; 2) since NSI is technology agnostic, the CSD provides a means of objectively insuring that a correct and complete set of connection parameters were specified with respect to the service being requested.; and 3) path finders can formally interpret service parameters in order to prune large search spaces quickly and early.</w:t>
      </w:r>
    </w:p>
    <w:p w:rsidR="00785FBE" w:rsidRDefault="00785FBE" w:rsidP="00785FBE"/>
    <w:p w:rsidR="00785FBE" w:rsidRDefault="00785FBE" w:rsidP="00785FBE">
      <w:r>
        <w:t xml:space="preserve">The SDs </w:t>
      </w:r>
      <w:proofErr w:type="gramStart"/>
      <w:r>
        <w:t>are</w:t>
      </w:r>
      <w:proofErr w:type="gramEnd"/>
      <w:r>
        <w:t xml:space="preserve"> processed as follows:  The Reservation Request specifies the type of service desired, for instance </w:t>
      </w:r>
      <w:proofErr w:type="spellStart"/>
      <w:r>
        <w:t>ServiceTypeIedentifier</w:t>
      </w:r>
      <w:proofErr w:type="spellEnd"/>
      <w:r>
        <w:t xml:space="preserve">=”P2PCS”.   </w:t>
      </w:r>
      <w:proofErr w:type="gramStart"/>
      <w:r>
        <w:t>The  Provider</w:t>
      </w:r>
      <w:proofErr w:type="gramEnd"/>
      <w:r>
        <w:t xml:space="preserve"> Agent can fetch the CSD document corresponding to this Service Type and use that document to qualify the initial request.   This qualification step basically insures that all </w:t>
      </w:r>
      <w:proofErr w:type="gramStart"/>
      <w:r>
        <w:t>user</w:t>
      </w:r>
      <w:proofErr w:type="gramEnd"/>
      <w:r>
        <w:t xml:space="preserve"> specified attributes are present, and defaults are applied where appropriate, This results in a “fully specified” request in which all constraints for a particular service have been verified.</w:t>
      </w:r>
    </w:p>
    <w:p w:rsidR="00785FBE" w:rsidRDefault="00785FBE" w:rsidP="00785FBE"/>
    <w:p w:rsidR="00785FBE" w:rsidRDefault="00785FBE" w:rsidP="00785FBE">
      <w:r>
        <w:t xml:space="preserve">The provider agent may use any appropriate path selection algorithm that meets the constraints in the reservation request.   One possible such approach might be to examine each service </w:t>
      </w:r>
      <w:r>
        <w:lastRenderedPageBreak/>
        <w:t xml:space="preserve">domain to determine if it offers the requested Service Type.   A domain announcing the desired Service Type thus becomes is a primary candidate for a path analysis.  A group of inter-connected domains that all offer the same Service Type will form a single contiguous service region.   In general, Connections across individual </w:t>
      </w:r>
      <w:proofErr w:type="spellStart"/>
      <w:r>
        <w:t>serove</w:t>
      </w:r>
      <w:proofErr w:type="spellEnd"/>
      <w:r>
        <w:t xml:space="preserve"> domains in such a region may be concatenated to form end to end connections.     This regional homogeneity simplifies path finding substantially.  (Indeed this is a useful trait of most such Connection Services.   To be sure, this path selection process is not mandated</w:t>
      </w:r>
      <w:proofErr w:type="gramStart"/>
      <w:r>
        <w:t>,  but</w:t>
      </w:r>
      <w:proofErr w:type="gramEnd"/>
      <w:r>
        <w:t xml:space="preserve"> understanding the nature of viable transit service domains can improve global path selection.</w:t>
      </w:r>
    </w:p>
    <w:p w:rsidR="00785FBE" w:rsidRDefault="00785FBE" w:rsidP="00785FBE"/>
    <w:p w:rsidR="00785FBE" w:rsidRDefault="00785FBE" w:rsidP="00785FBE">
      <w:r>
        <w:t xml:space="preserve">All networks that offer a given Service </w:t>
      </w:r>
      <w:proofErr w:type="gramStart"/>
      <w:r>
        <w:t>Type,</w:t>
      </w:r>
      <w:proofErr w:type="gramEnd"/>
      <w:r>
        <w:t xml:space="preserve"> will by definition, recognize and interpret all the attributes defined in the machine SD.   A network may adjust the values of those attributes to reflect local limitations or enhancements, but they must </w:t>
      </w:r>
      <w:proofErr w:type="spellStart"/>
      <w:r>
        <w:t>receognize</w:t>
      </w:r>
      <w:proofErr w:type="spellEnd"/>
      <w:r>
        <w:t xml:space="preserve"> all the CSD attributes.  </w:t>
      </w:r>
    </w:p>
    <w:p w:rsidR="00785FBE" w:rsidRDefault="00785FBE" w:rsidP="00785FBE"/>
    <w:p w:rsidR="00785FBE" w:rsidRDefault="00785FBE" w:rsidP="00785FBE">
      <w:r>
        <w:t xml:space="preserve">A network LSD may also recognize additional parameters that are not explicitly in the CSD.   However, these local parameters must be optional.   A required parameter in </w:t>
      </w:r>
      <w:proofErr w:type="gramStart"/>
      <w:r>
        <w:t>an LSD</w:t>
      </w:r>
      <w:proofErr w:type="gramEnd"/>
      <w:r>
        <w:t xml:space="preserve"> that does not appear in the CSD constitute s different service type.</w:t>
      </w:r>
    </w:p>
    <w:p w:rsidR="00467BB6" w:rsidRDefault="00467BB6" w:rsidP="0028295D"/>
    <w:p w:rsidR="00156067" w:rsidRDefault="00156067" w:rsidP="0028295D"/>
    <w:p w:rsidR="00156067" w:rsidRDefault="00156067" w:rsidP="00156067">
      <w:pPr>
        <w:pStyle w:val="Heading1"/>
      </w:pPr>
      <w:bookmarkStart w:id="168" w:name="_Toc327290246"/>
      <w:r>
        <w:t xml:space="preserve">Appendix </w:t>
      </w:r>
      <w:r w:rsidR="00971E20">
        <w:t>F</w:t>
      </w:r>
      <w:r>
        <w:t>: Changes to NSI state machine</w:t>
      </w:r>
      <w:r w:rsidR="00C8024A">
        <w:t xml:space="preserve"> between v1.1 and v2.0</w:t>
      </w:r>
      <w:bookmarkEnd w:id="168"/>
    </w:p>
    <w:p w:rsidR="00156067" w:rsidRDefault="00156067" w:rsidP="0028295D"/>
    <w:p w:rsidR="00FF021F" w:rsidRDefault="00FF021F" w:rsidP="000647A9">
      <w:r>
        <w:t>This appendix documents c</w:t>
      </w:r>
      <w:r w:rsidR="00156067">
        <w:t>hanges</w:t>
      </w:r>
      <w:r>
        <w:t xml:space="preserve"> in the state machine</w:t>
      </w:r>
      <w:r w:rsidR="00156067">
        <w:t xml:space="preserve"> compared to NSI CS v2.0 compared to v1.1</w:t>
      </w:r>
    </w:p>
    <w:p w:rsidR="00156067" w:rsidRDefault="003F54AE" w:rsidP="00156067">
      <w:r>
        <w:t>Four</w:t>
      </w:r>
      <w:r w:rsidR="00156067">
        <w:t xml:space="preserve"> core changes have been made to the state machine:</w:t>
      </w:r>
    </w:p>
    <w:p w:rsidR="00156067" w:rsidRDefault="003F54AE" w:rsidP="00156067">
      <w:pPr>
        <w:pStyle w:val="ListParagraph"/>
        <w:numPr>
          <w:ilvl w:val="0"/>
          <w:numId w:val="31"/>
        </w:numPr>
      </w:pPr>
      <w:r>
        <w:t>V2.0 a</w:t>
      </w:r>
      <w:r w:rsidR="00156067">
        <w:t>dds Activated state to provide more information in the case of a large time gap between &gt;</w:t>
      </w:r>
      <w:proofErr w:type="spellStart"/>
      <w:r w:rsidR="00156067">
        <w:t>prov.rq</w:t>
      </w:r>
      <w:proofErr w:type="spellEnd"/>
      <w:r w:rsidR="00156067">
        <w:t xml:space="preserve"> and &lt;prov.cf</w:t>
      </w:r>
    </w:p>
    <w:p w:rsidR="00156067" w:rsidRDefault="003F54AE" w:rsidP="00156067">
      <w:pPr>
        <w:pStyle w:val="ListParagraph"/>
        <w:numPr>
          <w:ilvl w:val="0"/>
          <w:numId w:val="31"/>
        </w:numPr>
      </w:pPr>
      <w:r>
        <w:t xml:space="preserve">V2.0 </w:t>
      </w:r>
      <w:r w:rsidR="00156067">
        <w:t>Allows unsolicited messages from the PA to the RA as a form of notification</w:t>
      </w:r>
    </w:p>
    <w:p w:rsidR="00156067" w:rsidRDefault="003F54AE" w:rsidP="00156067">
      <w:pPr>
        <w:pStyle w:val="ListParagraph"/>
        <w:numPr>
          <w:ilvl w:val="0"/>
          <w:numId w:val="31"/>
        </w:numPr>
      </w:pPr>
      <w:r>
        <w:t xml:space="preserve">V2.0 </w:t>
      </w:r>
      <w:r w:rsidR="00156067">
        <w:t>Formalizes a Message Delivery Layer (MDL)</w:t>
      </w:r>
    </w:p>
    <w:p w:rsidR="00156067" w:rsidRDefault="003F54AE" w:rsidP="00156067">
      <w:pPr>
        <w:pStyle w:val="ListParagraph"/>
        <w:numPr>
          <w:ilvl w:val="0"/>
          <w:numId w:val="31"/>
        </w:numPr>
      </w:pPr>
      <w:r>
        <w:t xml:space="preserve">V2.0 </w:t>
      </w:r>
      <w:r w:rsidR="00156067">
        <w:t>Separates the NSI CS v1.0SC state machine into two distinct state machines, one for the ultimate RA and Aggregator, and one for the ultimate provider.</w:t>
      </w:r>
    </w:p>
    <w:p w:rsidR="00156067" w:rsidRDefault="00156067" w:rsidP="00156067"/>
    <w:p w:rsidR="00156067" w:rsidRPr="00505295" w:rsidRDefault="00156067" w:rsidP="00156067">
      <w:pPr>
        <w:pStyle w:val="Heading2"/>
      </w:pPr>
      <w:bookmarkStart w:id="169" w:name="_Toc327290247"/>
      <w:r>
        <w:t>Activated state</w:t>
      </w:r>
      <w:bookmarkEnd w:id="169"/>
    </w:p>
    <w:p w:rsidR="00156067" w:rsidRDefault="00156067" w:rsidP="00156067">
      <w:r>
        <w:t xml:space="preserve">The NSI CS v1.1 state machine required that </w:t>
      </w:r>
      <w:r w:rsidRPr="00D30317">
        <w:rPr>
          <w:b/>
          <w:bCs/>
        </w:rPr>
        <w:t>both</w:t>
      </w:r>
      <w:r w:rsidRPr="00D30317">
        <w:rPr>
          <w:b/>
        </w:rPr>
        <w:t xml:space="preserve"> a provision request message </w:t>
      </w:r>
      <w:r w:rsidRPr="00D30317">
        <w:rPr>
          <w:b/>
          <w:bCs/>
        </w:rPr>
        <w:t>and</w:t>
      </w:r>
      <w:r w:rsidRPr="00D30317">
        <w:rPr>
          <w:b/>
        </w:rPr>
        <w:t xml:space="preserve"> the start time</w:t>
      </w:r>
      <w:r>
        <w:t xml:space="preserve"> trigger are received before initiating the initial setup of a circuit.  </w:t>
      </w:r>
      <w:proofErr w:type="gramStart"/>
      <w:r>
        <w:t>A provision confirm</w:t>
      </w:r>
      <w:proofErr w:type="gramEnd"/>
      <w:r>
        <w:t xml:space="preserve"> message is not returned until the circuit has been successfully setup.  In the current state machine, if the provision request message is sent well in advance (e.g. 1 week) of the start time, there can be a substantial amount of elapsed time before the </w:t>
      </w:r>
      <w:proofErr w:type="gramStart"/>
      <w:r>
        <w:t>provision confirm</w:t>
      </w:r>
      <w:proofErr w:type="gramEnd"/>
      <w:r>
        <w:t xml:space="preserve"> message is returned.  To manage this eventuality the Activate state has been introduced.</w:t>
      </w:r>
    </w:p>
    <w:p w:rsidR="00156067" w:rsidRDefault="00156067" w:rsidP="00156067"/>
    <w:p w:rsidR="00156067" w:rsidRDefault="00156067" w:rsidP="00156067">
      <w:pPr>
        <w:pStyle w:val="Heading2"/>
      </w:pPr>
      <w:bookmarkStart w:id="170" w:name="_Toc327290248"/>
      <w:r>
        <w:t>Unsolicited Messages from PA to RA (Notify)</w:t>
      </w:r>
      <w:bookmarkEnd w:id="170"/>
    </w:p>
    <w:p w:rsidR="00156067" w:rsidRDefault="00156067" w:rsidP="00156067">
      <w:r>
        <w:t>The use of unsolicited messages from the PA to the RA (or notification) was devised primarily to communicate to the RA a local event in the PA that resulted in a state transition in the state machine.  An example of this is the “</w:t>
      </w:r>
      <w:proofErr w:type="spellStart"/>
      <w:r>
        <w:t>activate_ok.nt</w:t>
      </w:r>
      <w:proofErr w:type="spellEnd"/>
      <w:r>
        <w:t>” and “</w:t>
      </w:r>
      <w:proofErr w:type="spellStart"/>
      <w:r>
        <w:t>activate_ng.nt</w:t>
      </w:r>
      <w:proofErr w:type="spellEnd"/>
      <w:r>
        <w:t>” notify messages (see Figure 4 and 5) sent from the PA to the RA to indicate a success or failure of the circuit setup in the PA.</w:t>
      </w:r>
    </w:p>
    <w:p w:rsidR="00156067" w:rsidRDefault="00156067" w:rsidP="00156067"/>
    <w:p w:rsidR="00156067" w:rsidRDefault="00156067" w:rsidP="00156067">
      <w:pPr>
        <w:pStyle w:val="Heading2"/>
      </w:pPr>
      <w:bookmarkStart w:id="171" w:name="_Toc327290249"/>
      <w:r>
        <w:t>Message Delivery Layer (MDL)</w:t>
      </w:r>
      <w:bookmarkEnd w:id="171"/>
    </w:p>
    <w:p w:rsidR="00156067" w:rsidRDefault="003F54AE" w:rsidP="00156067">
      <w:r>
        <w:t>The need for a new conceptual layer in the NSI protocol was identified during the evaluation of NSI v1.1.  There is a need to confirm the delivery of messages to all immediate children including the ultimate PA.  The MDL layer provides this function by adding mechanisms such as timeouts and retries.  The MDL layer also aggregates the re</w:t>
      </w:r>
      <w:r w:rsidR="000647A9">
        <w:t>plies from multiple child NSAs.</w:t>
      </w:r>
    </w:p>
    <w:p w:rsidR="000647A9" w:rsidRDefault="000647A9" w:rsidP="00156067"/>
    <w:p w:rsidR="00156067" w:rsidRDefault="00156067" w:rsidP="00156067">
      <w:pPr>
        <w:pStyle w:val="Heading2"/>
      </w:pPr>
      <w:bookmarkStart w:id="172" w:name="_Toc327290250"/>
      <w:r>
        <w:t xml:space="preserve">Separation of </w:t>
      </w:r>
      <w:proofErr w:type="spellStart"/>
      <w:r>
        <w:t>uRA</w:t>
      </w:r>
      <w:proofErr w:type="spellEnd"/>
      <w:r>
        <w:t xml:space="preserve">/Aggregator, and </w:t>
      </w:r>
      <w:proofErr w:type="spellStart"/>
      <w:r>
        <w:t>uPA</w:t>
      </w:r>
      <w:proofErr w:type="spellEnd"/>
      <w:r>
        <w:t xml:space="preserve"> State Machines (SM)</w:t>
      </w:r>
      <w:bookmarkEnd w:id="172"/>
    </w:p>
    <w:p w:rsidR="00156067" w:rsidRDefault="00156067" w:rsidP="00156067">
      <w:r>
        <w:t xml:space="preserve">The motivation for separating the NSI CS v1.0SC state machine into two distinct state machines was done primarily for correctness.  In particular, it was to address the issue of aggregator NSAs transitioning to the “Provisioned” state without knowing if the connection in its children NSAs were </w:t>
      </w:r>
      <w:r>
        <w:lastRenderedPageBreak/>
        <w:t>active.     In addition, the notion of the control plane provisioning was decoupled from the data plane circuit setup by the introduction of the “Activating” and “Activated” states.  In the NSI CS v1.0SC state machine, the “Provisioned” state indicated that the circuit was setup and ready for data to flow over it.  In the v2.0Oxford state machine, the “Provisioned” state simply indicates that the provision confirm message (i.e. “prov.cf”) has been received in acknowledgement of the provision request message (i.e. “</w:t>
      </w:r>
      <w:proofErr w:type="spellStart"/>
      <w:r>
        <w:t>prov.rq</w:t>
      </w:r>
      <w:proofErr w:type="spellEnd"/>
      <w:r>
        <w:t>”).   This represents the control plane workflow process.  When the circuit is setup, a notification message (i.e. “</w:t>
      </w:r>
      <w:proofErr w:type="spellStart"/>
      <w:r>
        <w:t>activate_ok.nt</w:t>
      </w:r>
      <w:proofErr w:type="spellEnd"/>
      <w:r>
        <w:t>”) is sent from the PA to the RA to indicate and trigger a state change to the “Activated” state respectively.  This represents the data plane workflow process.  The table below (see Table 1.) is a summarization of the “Provision” and “Activated” states within the v1.0SC and v2.0Oxford state machines.</w:t>
      </w:r>
    </w:p>
    <w:p w:rsidR="00156067" w:rsidRDefault="00156067" w:rsidP="00156067"/>
    <w:tbl>
      <w:tblPr>
        <w:tblStyle w:val="TableGrid"/>
        <w:tblW w:w="0" w:type="auto"/>
        <w:tblLayout w:type="fixed"/>
        <w:tblLook w:val="00A0" w:firstRow="1" w:lastRow="0" w:firstColumn="1" w:lastColumn="0" w:noHBand="0" w:noVBand="0"/>
      </w:tblPr>
      <w:tblGrid>
        <w:gridCol w:w="1458"/>
        <w:gridCol w:w="990"/>
        <w:gridCol w:w="2700"/>
        <w:gridCol w:w="990"/>
        <w:gridCol w:w="2718"/>
      </w:tblGrid>
      <w:tr w:rsidR="00156067" w:rsidTr="00C73669">
        <w:tc>
          <w:tcPr>
            <w:tcW w:w="1458" w:type="dxa"/>
            <w:shd w:val="pct15" w:color="auto" w:fill="auto"/>
          </w:tcPr>
          <w:p w:rsidR="00156067" w:rsidRPr="006C453D" w:rsidRDefault="00156067" w:rsidP="00C73669">
            <w:r w:rsidRPr="006C453D">
              <w:t>State</w:t>
            </w:r>
          </w:p>
        </w:tc>
        <w:tc>
          <w:tcPr>
            <w:tcW w:w="3690" w:type="dxa"/>
            <w:gridSpan w:val="2"/>
            <w:tcBorders>
              <w:bottom w:val="single" w:sz="4" w:space="0" w:color="auto"/>
            </w:tcBorders>
            <w:shd w:val="pct15" w:color="auto" w:fill="auto"/>
          </w:tcPr>
          <w:p w:rsidR="00156067" w:rsidRPr="006C453D" w:rsidRDefault="00156067" w:rsidP="00C73669">
            <w:pPr>
              <w:jc w:val="center"/>
            </w:pPr>
            <w:r w:rsidRPr="006C453D">
              <w:t>NSI CS v1.0SC</w:t>
            </w:r>
          </w:p>
        </w:tc>
        <w:tc>
          <w:tcPr>
            <w:tcW w:w="3708" w:type="dxa"/>
            <w:gridSpan w:val="2"/>
            <w:tcBorders>
              <w:bottom w:val="single" w:sz="4" w:space="0" w:color="000000" w:themeColor="text1"/>
            </w:tcBorders>
            <w:shd w:val="pct15" w:color="auto" w:fill="auto"/>
          </w:tcPr>
          <w:p w:rsidR="00156067" w:rsidRPr="006C453D" w:rsidRDefault="00156067" w:rsidP="00C73669">
            <w:pPr>
              <w:jc w:val="center"/>
            </w:pPr>
            <w:r w:rsidRPr="006C453D">
              <w:t>NSI CS v2.0Oxford</w:t>
            </w:r>
          </w:p>
        </w:tc>
      </w:tr>
      <w:tr w:rsidR="00156067" w:rsidTr="00C73669">
        <w:tc>
          <w:tcPr>
            <w:tcW w:w="1458" w:type="dxa"/>
            <w:vMerge w:val="restart"/>
            <w:tcBorders>
              <w:right w:val="single" w:sz="4" w:space="0" w:color="auto"/>
            </w:tcBorders>
          </w:tcPr>
          <w:p w:rsidR="00156067" w:rsidRPr="006C453D" w:rsidRDefault="00156067" w:rsidP="00C73669">
            <w:r>
              <w:t>Provisioned</w:t>
            </w:r>
          </w:p>
        </w:tc>
        <w:tc>
          <w:tcPr>
            <w:tcW w:w="990" w:type="dxa"/>
            <w:tcBorders>
              <w:top w:val="single" w:sz="4" w:space="0" w:color="auto"/>
              <w:left w:val="single" w:sz="4" w:space="0" w:color="auto"/>
              <w:bottom w:val="nil"/>
              <w:right w:val="nil"/>
            </w:tcBorders>
          </w:tcPr>
          <w:p w:rsidR="00156067" w:rsidRPr="006C453D" w:rsidRDefault="00156067" w:rsidP="00C73669">
            <w:pPr>
              <w:jc w:val="right"/>
            </w:pPr>
            <w:r w:rsidRPr="006C453D">
              <w:t>Control</w:t>
            </w:r>
            <w:r>
              <w:t>:</w:t>
            </w:r>
          </w:p>
        </w:tc>
        <w:tc>
          <w:tcPr>
            <w:tcW w:w="2700" w:type="dxa"/>
            <w:tcBorders>
              <w:top w:val="single" w:sz="4" w:space="0" w:color="auto"/>
              <w:left w:val="nil"/>
              <w:bottom w:val="nil"/>
              <w:right w:val="single" w:sz="4" w:space="0" w:color="auto"/>
            </w:tcBorders>
          </w:tcPr>
          <w:p w:rsidR="00156067" w:rsidRPr="006C453D" w:rsidRDefault="00156067" w:rsidP="00C73669">
            <w:r>
              <w:t>The provision request message (“</w:t>
            </w:r>
            <w:proofErr w:type="spellStart"/>
            <w:r w:rsidRPr="00002BA7">
              <w:rPr>
                <w:i/>
              </w:rPr>
              <w:t>prov.rq</w:t>
            </w:r>
            <w:proofErr w:type="spellEnd"/>
            <w:r>
              <w:t>”) has been processed and acknowledged with a provision confirm message (“</w:t>
            </w:r>
            <w:r w:rsidRPr="00002BA7">
              <w:rPr>
                <w:i/>
              </w:rPr>
              <w:t>prov.cf</w:t>
            </w:r>
            <w:r>
              <w:t>”)</w:t>
            </w:r>
          </w:p>
        </w:tc>
        <w:tc>
          <w:tcPr>
            <w:tcW w:w="990" w:type="dxa"/>
            <w:tcBorders>
              <w:left w:val="single" w:sz="4" w:space="0" w:color="auto"/>
              <w:bottom w:val="nil"/>
              <w:right w:val="nil"/>
            </w:tcBorders>
          </w:tcPr>
          <w:p w:rsidR="00156067" w:rsidRPr="006C453D" w:rsidRDefault="00156067" w:rsidP="00C73669">
            <w:pPr>
              <w:jc w:val="right"/>
            </w:pPr>
            <w:r w:rsidRPr="006C453D">
              <w:t>Control</w:t>
            </w:r>
            <w:r>
              <w:t>:</w:t>
            </w:r>
          </w:p>
        </w:tc>
        <w:tc>
          <w:tcPr>
            <w:tcW w:w="2718" w:type="dxa"/>
            <w:tcBorders>
              <w:left w:val="nil"/>
              <w:bottom w:val="nil"/>
            </w:tcBorders>
          </w:tcPr>
          <w:p w:rsidR="00156067" w:rsidRPr="006C453D" w:rsidRDefault="00156067" w:rsidP="00C73669">
            <w:r>
              <w:t>The provision request message (“</w:t>
            </w:r>
            <w:proofErr w:type="spellStart"/>
            <w:r w:rsidRPr="00002BA7">
              <w:rPr>
                <w:i/>
              </w:rPr>
              <w:t>prov.rq</w:t>
            </w:r>
            <w:proofErr w:type="spellEnd"/>
            <w:r>
              <w:t>”) has been processed and acknowledged with a provision confirm message (“</w:t>
            </w:r>
            <w:r w:rsidRPr="00002BA7">
              <w:rPr>
                <w:i/>
              </w:rPr>
              <w:t>prov.cf</w:t>
            </w:r>
            <w:r>
              <w:t>”)</w:t>
            </w:r>
          </w:p>
        </w:tc>
      </w:tr>
      <w:tr w:rsidR="00156067" w:rsidTr="00C73669">
        <w:tc>
          <w:tcPr>
            <w:tcW w:w="1458" w:type="dxa"/>
            <w:vMerge/>
            <w:tcBorders>
              <w:right w:val="single" w:sz="4" w:space="0" w:color="auto"/>
            </w:tcBorders>
          </w:tcPr>
          <w:p w:rsidR="00156067" w:rsidRPr="006C453D" w:rsidRDefault="00156067" w:rsidP="00C73669"/>
        </w:tc>
        <w:tc>
          <w:tcPr>
            <w:tcW w:w="990" w:type="dxa"/>
            <w:tcBorders>
              <w:top w:val="nil"/>
              <w:left w:val="single" w:sz="4" w:space="0" w:color="auto"/>
              <w:bottom w:val="single" w:sz="4" w:space="0" w:color="auto"/>
              <w:right w:val="nil"/>
            </w:tcBorders>
          </w:tcPr>
          <w:p w:rsidR="00156067" w:rsidRPr="006C453D" w:rsidRDefault="00156067" w:rsidP="00C73669">
            <w:pPr>
              <w:jc w:val="right"/>
            </w:pPr>
            <w:r w:rsidRPr="006C453D">
              <w:t>Data</w:t>
            </w:r>
            <w:r>
              <w:t>:</w:t>
            </w:r>
          </w:p>
        </w:tc>
        <w:tc>
          <w:tcPr>
            <w:tcW w:w="2700" w:type="dxa"/>
            <w:tcBorders>
              <w:top w:val="nil"/>
              <w:left w:val="nil"/>
              <w:bottom w:val="single" w:sz="4" w:space="0" w:color="auto"/>
              <w:right w:val="single" w:sz="4" w:space="0" w:color="auto"/>
            </w:tcBorders>
          </w:tcPr>
          <w:p w:rsidR="00156067" w:rsidRPr="0050403D" w:rsidRDefault="00156067" w:rsidP="00C73669">
            <w:pPr>
              <w:rPr>
                <w:b/>
              </w:rPr>
            </w:pPr>
            <w:r w:rsidRPr="0050403D">
              <w:rPr>
                <w:b/>
              </w:rPr>
              <w:t>Circuit is ready for data movement</w:t>
            </w:r>
          </w:p>
        </w:tc>
        <w:tc>
          <w:tcPr>
            <w:tcW w:w="990" w:type="dxa"/>
            <w:tcBorders>
              <w:top w:val="nil"/>
              <w:left w:val="single" w:sz="4" w:space="0" w:color="auto"/>
              <w:bottom w:val="single" w:sz="4" w:space="0" w:color="000000" w:themeColor="text1"/>
              <w:right w:val="nil"/>
            </w:tcBorders>
          </w:tcPr>
          <w:p w:rsidR="00156067" w:rsidRPr="006C453D" w:rsidRDefault="00156067" w:rsidP="00C73669">
            <w:pPr>
              <w:jc w:val="right"/>
            </w:pPr>
            <w:r w:rsidRPr="006C453D">
              <w:t>Data</w:t>
            </w:r>
            <w:r>
              <w:t>:</w:t>
            </w:r>
          </w:p>
        </w:tc>
        <w:tc>
          <w:tcPr>
            <w:tcW w:w="2718" w:type="dxa"/>
            <w:tcBorders>
              <w:top w:val="nil"/>
              <w:left w:val="nil"/>
              <w:bottom w:val="single" w:sz="4" w:space="0" w:color="000000" w:themeColor="text1"/>
            </w:tcBorders>
          </w:tcPr>
          <w:p w:rsidR="00156067" w:rsidRPr="00002BA7" w:rsidRDefault="00156067" w:rsidP="00C73669">
            <w:pPr>
              <w:rPr>
                <w:i/>
              </w:rPr>
            </w:pPr>
            <w:r w:rsidRPr="00002BA7">
              <w:rPr>
                <w:i/>
              </w:rPr>
              <w:t>N</w:t>
            </w:r>
            <w:r>
              <w:rPr>
                <w:i/>
              </w:rPr>
              <w:t>o action taken</w:t>
            </w:r>
          </w:p>
        </w:tc>
      </w:tr>
      <w:tr w:rsidR="00156067" w:rsidTr="00C73669">
        <w:tc>
          <w:tcPr>
            <w:tcW w:w="1458" w:type="dxa"/>
            <w:vMerge w:val="restart"/>
          </w:tcPr>
          <w:p w:rsidR="00156067" w:rsidRPr="006C453D" w:rsidRDefault="00156067" w:rsidP="00C73669">
            <w:r>
              <w:t>Activated</w:t>
            </w:r>
          </w:p>
        </w:tc>
        <w:tc>
          <w:tcPr>
            <w:tcW w:w="990" w:type="dxa"/>
            <w:tcBorders>
              <w:top w:val="single" w:sz="4" w:space="0" w:color="auto"/>
              <w:bottom w:val="nil"/>
              <w:right w:val="nil"/>
            </w:tcBorders>
          </w:tcPr>
          <w:p w:rsidR="00156067" w:rsidRPr="006C453D" w:rsidRDefault="00156067" w:rsidP="00C73669">
            <w:pPr>
              <w:jc w:val="right"/>
            </w:pPr>
            <w:r>
              <w:t>Control:</w:t>
            </w:r>
          </w:p>
        </w:tc>
        <w:tc>
          <w:tcPr>
            <w:tcW w:w="2700" w:type="dxa"/>
            <w:tcBorders>
              <w:top w:val="single" w:sz="4" w:space="0" w:color="auto"/>
              <w:left w:val="nil"/>
              <w:bottom w:val="nil"/>
            </w:tcBorders>
          </w:tcPr>
          <w:p w:rsidR="00156067" w:rsidRPr="0050403D" w:rsidRDefault="00156067" w:rsidP="00C73669">
            <w:pPr>
              <w:rPr>
                <w:i/>
              </w:rPr>
            </w:pPr>
            <w:r w:rsidRPr="0050403D">
              <w:rPr>
                <w:i/>
              </w:rPr>
              <w:t>Not applicable</w:t>
            </w:r>
          </w:p>
        </w:tc>
        <w:tc>
          <w:tcPr>
            <w:tcW w:w="990" w:type="dxa"/>
            <w:tcBorders>
              <w:bottom w:val="nil"/>
              <w:right w:val="nil"/>
            </w:tcBorders>
          </w:tcPr>
          <w:p w:rsidR="00156067" w:rsidRPr="006C453D" w:rsidRDefault="00156067" w:rsidP="00C73669">
            <w:pPr>
              <w:jc w:val="right"/>
            </w:pPr>
            <w:r>
              <w:t>Control:</w:t>
            </w:r>
          </w:p>
        </w:tc>
        <w:tc>
          <w:tcPr>
            <w:tcW w:w="2718" w:type="dxa"/>
            <w:tcBorders>
              <w:left w:val="nil"/>
              <w:bottom w:val="nil"/>
            </w:tcBorders>
          </w:tcPr>
          <w:p w:rsidR="00156067" w:rsidRPr="006C453D" w:rsidRDefault="00156067" w:rsidP="00C73669">
            <w:r>
              <w:t>An activate notification (“</w:t>
            </w:r>
            <w:proofErr w:type="spellStart"/>
            <w:r>
              <w:t>activate_ok.nt</w:t>
            </w:r>
            <w:proofErr w:type="spellEnd"/>
            <w:r>
              <w:t>”) was received</w:t>
            </w:r>
          </w:p>
        </w:tc>
      </w:tr>
      <w:tr w:rsidR="00156067" w:rsidTr="00C73669">
        <w:tc>
          <w:tcPr>
            <w:tcW w:w="1458" w:type="dxa"/>
            <w:vMerge/>
          </w:tcPr>
          <w:p w:rsidR="00156067" w:rsidRPr="006C453D" w:rsidRDefault="00156067" w:rsidP="00C73669"/>
        </w:tc>
        <w:tc>
          <w:tcPr>
            <w:tcW w:w="990" w:type="dxa"/>
            <w:tcBorders>
              <w:top w:val="nil"/>
              <w:right w:val="nil"/>
            </w:tcBorders>
          </w:tcPr>
          <w:p w:rsidR="00156067" w:rsidRPr="006C453D" w:rsidRDefault="00156067" w:rsidP="00C73669">
            <w:pPr>
              <w:jc w:val="right"/>
            </w:pPr>
            <w:r>
              <w:t>Data:</w:t>
            </w:r>
          </w:p>
        </w:tc>
        <w:tc>
          <w:tcPr>
            <w:tcW w:w="2700" w:type="dxa"/>
            <w:tcBorders>
              <w:top w:val="nil"/>
              <w:left w:val="nil"/>
            </w:tcBorders>
          </w:tcPr>
          <w:p w:rsidR="00156067" w:rsidRPr="0050403D" w:rsidRDefault="00156067" w:rsidP="00C73669">
            <w:pPr>
              <w:rPr>
                <w:i/>
              </w:rPr>
            </w:pPr>
            <w:r w:rsidRPr="0050403D">
              <w:rPr>
                <w:i/>
              </w:rPr>
              <w:t>Not applicable</w:t>
            </w:r>
          </w:p>
        </w:tc>
        <w:tc>
          <w:tcPr>
            <w:tcW w:w="990" w:type="dxa"/>
            <w:tcBorders>
              <w:top w:val="nil"/>
              <w:right w:val="nil"/>
            </w:tcBorders>
          </w:tcPr>
          <w:p w:rsidR="00156067" w:rsidRPr="006C453D" w:rsidRDefault="00156067" w:rsidP="00C73669">
            <w:pPr>
              <w:jc w:val="right"/>
            </w:pPr>
            <w:r>
              <w:t>Data:</w:t>
            </w:r>
          </w:p>
        </w:tc>
        <w:tc>
          <w:tcPr>
            <w:tcW w:w="2718" w:type="dxa"/>
            <w:tcBorders>
              <w:top w:val="nil"/>
              <w:left w:val="nil"/>
            </w:tcBorders>
          </w:tcPr>
          <w:p w:rsidR="00156067" w:rsidRPr="0050403D" w:rsidRDefault="00156067" w:rsidP="00C73669">
            <w:pPr>
              <w:rPr>
                <w:b/>
              </w:rPr>
            </w:pPr>
            <w:r w:rsidRPr="0050403D">
              <w:rPr>
                <w:b/>
              </w:rPr>
              <w:t>Circuit is ready for data movement</w:t>
            </w:r>
          </w:p>
        </w:tc>
      </w:tr>
    </w:tbl>
    <w:p w:rsidR="00156067" w:rsidRDefault="00156067" w:rsidP="00156067">
      <w:pPr>
        <w:jc w:val="center"/>
      </w:pPr>
      <w:proofErr w:type="gramStart"/>
      <w:r>
        <w:t>Table 1.</w:t>
      </w:r>
      <w:proofErr w:type="gramEnd"/>
      <w:r>
        <w:t xml:space="preserve"> Comparison of “Provisioned” state between v1.0SC and v2.0</w:t>
      </w:r>
      <w:r w:rsidR="00F05B9C">
        <w:t xml:space="preserve"> </w:t>
      </w:r>
      <w:r>
        <w:t>Oxford SM</w:t>
      </w:r>
    </w:p>
    <w:p w:rsidR="00156067" w:rsidRDefault="00156067" w:rsidP="0028295D"/>
    <w:p w:rsidR="00981AC7" w:rsidRDefault="00981AC7" w:rsidP="00981AC7">
      <w:pPr>
        <w:pStyle w:val="Heading1"/>
      </w:pPr>
      <w:bookmarkStart w:id="173" w:name="_Toc327290251"/>
      <w:r>
        <w:t xml:space="preserve">Appendix </w:t>
      </w:r>
      <w:r w:rsidR="00971E20">
        <w:t>G</w:t>
      </w:r>
      <w:r>
        <w:t>: SOAP Messaging Examples</w:t>
      </w:r>
      <w:bookmarkEnd w:id="173"/>
    </w:p>
    <w:p w:rsidR="00981AC7" w:rsidRPr="00981AC7" w:rsidRDefault="00981AC7" w:rsidP="00981AC7">
      <w:pPr>
        <w:pStyle w:val="nobreak"/>
      </w:pPr>
    </w:p>
    <w:p w:rsidR="00981AC7" w:rsidRPr="00A1774E" w:rsidRDefault="00981AC7" w:rsidP="00981AC7">
      <w:r>
        <w:t>The following SOAP over HTTP message shows the new structural layout of the Reserve request primitive using data from the existing Automated GOLE demo system.  This XML was generated using the Oracle (SUN) Metro SOAP stack with JAX-WS.</w:t>
      </w:r>
    </w:p>
    <w:p w:rsidR="00981AC7" w:rsidRDefault="00981AC7" w:rsidP="00981AC7">
      <w:pPr>
        <w:rPr>
          <w:sz w:val="16"/>
          <w:szCs w:val="16"/>
        </w:rPr>
      </w:pPr>
      <w:r>
        <w:rPr>
          <w:rFonts w:ascii="Times New Roman" w:hAnsi="Times New Roman"/>
          <w:color w:val="000000"/>
          <w:sz w:val="16"/>
          <w:szCs w:val="16"/>
        </w:rPr>
        <w:t>POST /nsi-v2</w:t>
      </w:r>
      <w:r w:rsidRPr="009D5495">
        <w:rPr>
          <w:rFonts w:ascii="Times New Roman" w:hAnsi="Times New Roman"/>
          <w:color w:val="000000"/>
          <w:sz w:val="16"/>
          <w:szCs w:val="16"/>
        </w:rPr>
        <w:t>/</w:t>
      </w:r>
      <w:proofErr w:type="spellStart"/>
      <w:r w:rsidRPr="009D5495">
        <w:rPr>
          <w:rFonts w:ascii="Times New Roman" w:hAnsi="Times New Roman"/>
          <w:color w:val="000000"/>
          <w:sz w:val="16"/>
          <w:szCs w:val="16"/>
        </w:rPr>
        <w:t>ConnectionServiceProvider</w:t>
      </w:r>
      <w:proofErr w:type="spellEnd"/>
      <w:r w:rsidRPr="009D5495">
        <w:rPr>
          <w:rFonts w:ascii="Times New Roman" w:hAnsi="Times New Roman"/>
          <w:color w:val="000000"/>
          <w:sz w:val="16"/>
          <w:szCs w:val="16"/>
        </w:rPr>
        <w:t xml:space="preserve"> HTTP/1.1</w:t>
      </w:r>
      <w:r w:rsidRPr="009D5495">
        <w:rPr>
          <w:rFonts w:ascii="Times New Roman" w:hAnsi="Times New Roman"/>
          <w:color w:val="000000"/>
          <w:sz w:val="16"/>
          <w:szCs w:val="16"/>
        </w:rPr>
        <w:br/>
        <w:t>Content-type: text/</w:t>
      </w:r>
      <w:proofErr w:type="spellStart"/>
      <w:r w:rsidRPr="009D5495">
        <w:rPr>
          <w:rFonts w:ascii="Times New Roman" w:hAnsi="Times New Roman"/>
          <w:color w:val="000000"/>
          <w:sz w:val="16"/>
          <w:szCs w:val="16"/>
        </w:rPr>
        <w:t>xml;charset</w:t>
      </w:r>
      <w:proofErr w:type="spellEnd"/>
      <w:r w:rsidRPr="009D5495">
        <w:rPr>
          <w:rFonts w:ascii="Times New Roman" w:hAnsi="Times New Roman"/>
          <w:color w:val="000000"/>
          <w:sz w:val="16"/>
          <w:szCs w:val="16"/>
        </w:rPr>
        <w:t>="utf-8"</w:t>
      </w:r>
      <w:r w:rsidRPr="009D5495">
        <w:rPr>
          <w:rFonts w:ascii="Times New Roman" w:hAnsi="Times New Roman"/>
          <w:color w:val="000000"/>
          <w:sz w:val="16"/>
          <w:szCs w:val="16"/>
        </w:rPr>
        <w:br/>
        <w:t>Authorization: Basic bnNpZGVtbzpSaW9QbHVnLUZlc3QyMDExIQ==</w:t>
      </w:r>
      <w:r w:rsidRPr="009D5495">
        <w:rPr>
          <w:rFonts w:ascii="Times New Roman" w:hAnsi="Times New Roman"/>
          <w:color w:val="000000"/>
          <w:sz w:val="16"/>
          <w:szCs w:val="16"/>
        </w:rPr>
        <w:br/>
      </w:r>
      <w:proofErr w:type="spellStart"/>
      <w:r w:rsidRPr="009D5495">
        <w:rPr>
          <w:rFonts w:ascii="Times New Roman" w:hAnsi="Times New Roman"/>
          <w:color w:val="000000"/>
          <w:sz w:val="16"/>
          <w:szCs w:val="16"/>
        </w:rPr>
        <w:t>Soapaction</w:t>
      </w:r>
      <w:proofErr w:type="spellEnd"/>
      <w:r w:rsidRPr="009D5495">
        <w:rPr>
          <w:rFonts w:ascii="Times New Roman" w:hAnsi="Times New Roman"/>
          <w:color w:val="000000"/>
          <w:sz w:val="16"/>
          <w:szCs w:val="16"/>
        </w:rPr>
        <w:t>: "http://schemas.ogf.org/</w:t>
      </w:r>
      <w:proofErr w:type="spellStart"/>
      <w:r w:rsidRPr="009D5495">
        <w:rPr>
          <w:rFonts w:ascii="Times New Roman" w:hAnsi="Times New Roman"/>
          <w:color w:val="000000"/>
          <w:sz w:val="16"/>
          <w:szCs w:val="16"/>
        </w:rPr>
        <w:t>nsi</w:t>
      </w:r>
      <w:proofErr w:type="spellEnd"/>
      <w:r w:rsidRPr="009D5495">
        <w:rPr>
          <w:rFonts w:ascii="Times New Roman" w:hAnsi="Times New Roman"/>
          <w:color w:val="000000"/>
          <w:sz w:val="16"/>
          <w:szCs w:val="16"/>
        </w:rPr>
        <w:t>/2012/03/connection/service/reserve"</w:t>
      </w:r>
      <w:r w:rsidRPr="009D5495">
        <w:rPr>
          <w:rFonts w:ascii="Times New Roman" w:hAnsi="Times New Roman"/>
          <w:color w:val="000000"/>
          <w:sz w:val="16"/>
          <w:szCs w:val="16"/>
        </w:rPr>
        <w:br/>
        <w:t>Accept: text/xml, multipart/related, text/html, image/gif, image/jpeg, *; q=.2, */*; q=.2</w:t>
      </w:r>
      <w:r w:rsidRPr="009D5495">
        <w:rPr>
          <w:rFonts w:ascii="Times New Roman" w:hAnsi="Times New Roman"/>
          <w:color w:val="000000"/>
          <w:sz w:val="16"/>
          <w:szCs w:val="16"/>
        </w:rPr>
        <w:br/>
        <w:t>User-Agent: JAX-WS RI 2.1.6 in JDK 6</w:t>
      </w:r>
      <w:r w:rsidRPr="009D5495">
        <w:rPr>
          <w:rFonts w:ascii="Times New Roman" w:hAnsi="Times New Roman"/>
          <w:color w:val="000000"/>
          <w:sz w:val="16"/>
          <w:szCs w:val="16"/>
        </w:rPr>
        <w:br/>
        <w:t>Host: localhost:8084</w:t>
      </w:r>
      <w:r w:rsidRPr="009D5495">
        <w:rPr>
          <w:rFonts w:ascii="Times New Roman" w:hAnsi="Times New Roman"/>
          <w:color w:val="000000"/>
          <w:sz w:val="16"/>
          <w:szCs w:val="16"/>
        </w:rPr>
        <w:br/>
        <w:t>Connection: keep-alive</w:t>
      </w:r>
      <w:r w:rsidRPr="009D5495">
        <w:rPr>
          <w:rFonts w:ascii="Times New Roman" w:hAnsi="Times New Roman"/>
          <w:color w:val="000000"/>
          <w:sz w:val="16"/>
          <w:szCs w:val="16"/>
        </w:rPr>
        <w:br/>
        <w:t>Content-Length: 2511</w:t>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8B26C9"/>
          <w:sz w:val="16"/>
          <w:szCs w:val="16"/>
        </w:rPr>
        <w:t>&lt;?xml version="1.0" ?&gt;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xmlns:S</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urn:uuid:b0dea3cf-dd4b-4c2c-bee3-f9ec8cf3affa</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&lt;replyTo&gt;</w:t>
      </w:r>
      <w:r>
        <w:rPr>
          <w:rFonts w:ascii="Times New Roman" w:hAnsi="Times New Roman"/>
          <w:color w:val="000000"/>
          <w:sz w:val="16"/>
          <w:szCs w:val="16"/>
        </w:rPr>
        <w:t>http://localhost:9080/nsi-v2</w:t>
      </w:r>
      <w:r w:rsidRPr="009D5495">
        <w:rPr>
          <w:rFonts w:ascii="Times New Roman" w:hAnsi="Times New Roman"/>
          <w:color w:val="000000"/>
          <w:sz w:val="16"/>
          <w:szCs w:val="16"/>
        </w:rPr>
        <w:t>/ConnectionServiceRequester</w:t>
      </w:r>
      <w:r w:rsidRPr="009D5495">
        <w:rPr>
          <w:rFonts w:ascii="Times New Roman" w:hAnsi="Times New Roman"/>
          <w:color w:val="000096"/>
          <w:sz w:val="16"/>
          <w:szCs w:val="16"/>
        </w:rPr>
        <w:t>&lt;/replyTo&gt;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urn:ogf:network:nsa:netherlight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urn:ogf:network:nsa:czechlight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sessionSecurityAttr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w:t>
      </w:r>
      <w:r w:rsidRPr="009D5495">
        <w:rPr>
          <w:rFonts w:ascii="Times New Roman" w:hAnsi="Times New Roman"/>
          <w:color w:val="F5844C"/>
          <w:sz w:val="16"/>
          <w:szCs w:val="16"/>
        </w:rPr>
        <w:t xml:space="preserve"> </w:t>
      </w:r>
      <w:proofErr w:type="spellStart"/>
      <w:r w:rsidRPr="009D5495">
        <w:rPr>
          <w:rFonts w:ascii="Times New Roman" w:hAnsi="Times New Roman"/>
          <w:color w:val="F5844C"/>
          <w:sz w:val="16"/>
          <w:szCs w:val="16"/>
        </w:rPr>
        <w:t>NameFormat</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"urn:oasis:names:tc:SAML:2.0:attrname-format:basic"</w:t>
      </w:r>
      <w:r>
        <w:rPr>
          <w:rFonts w:ascii="Times New Roman" w:hAnsi="Times New Roman"/>
          <w:color w:val="000000"/>
          <w:sz w:val="16"/>
          <w:szCs w:val="16"/>
        </w:rPr>
        <w:t xml:space="preserve"> </w:t>
      </w:r>
      <w:r w:rsidRPr="009D5495">
        <w:rPr>
          <w:rFonts w:ascii="Times New Roman" w:hAnsi="Times New Roman"/>
          <w:color w:val="F5844C"/>
          <w:sz w:val="16"/>
          <w:szCs w:val="16"/>
        </w:rPr>
        <w:t>Name</w:t>
      </w:r>
      <w:r w:rsidRPr="009D5495">
        <w:rPr>
          <w:rFonts w:ascii="Times New Roman" w:hAnsi="Times New Roman"/>
          <w:color w:val="FF8040"/>
          <w:sz w:val="16"/>
          <w:szCs w:val="16"/>
        </w:rPr>
        <w:t>=</w:t>
      </w:r>
      <w:r w:rsidRPr="009D5495">
        <w:rPr>
          <w:rFonts w:ascii="Times New Roman" w:hAnsi="Times New Roman"/>
          <w:color w:val="993300"/>
          <w:sz w:val="16"/>
          <w:szCs w:val="16"/>
        </w:rPr>
        <w:t>"</w:t>
      </w:r>
      <w:proofErr w:type="spellStart"/>
      <w:r w:rsidRPr="009D5495">
        <w:rPr>
          <w:rFonts w:ascii="Times New Roman" w:hAnsi="Times New Roman"/>
          <w:color w:val="993300"/>
          <w:sz w:val="16"/>
          <w:szCs w:val="16"/>
        </w:rPr>
        <w:t>globalUserName</w:t>
      </w:r>
      <w:proofErr w:type="spellEnd"/>
      <w:r w:rsidRPr="009D5495">
        <w:rPr>
          <w:rFonts w:ascii="Times New Roman" w:hAnsi="Times New Roman"/>
          <w:color w:val="993300"/>
          <w:sz w:val="16"/>
          <w:szCs w:val="16"/>
        </w:rPr>
        <w:t>"</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&lt;ns4:AttributeValue</w:t>
      </w:r>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xmlns:xsi</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"http://www.w3.org/2001/XMLSchema-instance"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xmlns:xs</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w:t>
      </w:r>
      <w:r w:rsidRPr="009D5495">
        <w:rPr>
          <w:rFonts w:ascii="Times New Roman" w:hAnsi="Times New Roman"/>
          <w:color w:val="F5844C"/>
          <w:sz w:val="16"/>
          <w:szCs w:val="16"/>
        </w:rPr>
        <w:t xml:space="preserve"> </w:t>
      </w:r>
      <w:proofErr w:type="spellStart"/>
      <w:r w:rsidRPr="009D5495">
        <w:rPr>
          <w:rFonts w:ascii="Times New Roman" w:hAnsi="Times New Roman"/>
          <w:color w:val="F5844C"/>
          <w:sz w:val="16"/>
          <w:szCs w:val="16"/>
        </w:rPr>
        <w:t>xsi:type</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w:t>
      </w:r>
      <w:proofErr w:type="spellStart"/>
      <w:r w:rsidRPr="009D5495">
        <w:rPr>
          <w:rFonts w:ascii="Times New Roman" w:hAnsi="Times New Roman"/>
          <w:color w:val="993300"/>
          <w:sz w:val="16"/>
          <w:szCs w:val="16"/>
        </w:rPr>
        <w:t>xs:string</w:t>
      </w:r>
      <w:proofErr w:type="spellEnd"/>
      <w:r w:rsidRPr="009D5495">
        <w:rPr>
          <w:rFonts w:ascii="Times New Roman" w:hAnsi="Times New Roman"/>
          <w:color w:val="993300"/>
          <w:sz w:val="16"/>
          <w:szCs w:val="16"/>
        </w:rPr>
        <w:t>"</w:t>
      </w:r>
      <w:r w:rsidRPr="009D5495">
        <w:rPr>
          <w:rFonts w:ascii="Times New Roman" w:hAnsi="Times New Roman"/>
          <w:color w:val="000000"/>
          <w:sz w:val="16"/>
          <w:szCs w:val="16"/>
        </w:rPr>
        <w:br/>
      </w:r>
      <w:r w:rsidRPr="009D5495">
        <w:rPr>
          <w:rFonts w:ascii="Times New Roman" w:hAnsi="Times New Roman"/>
          <w:color w:val="F5844C"/>
          <w:sz w:val="16"/>
          <w:szCs w:val="16"/>
        </w:rPr>
        <w:lastRenderedPageBreak/>
        <w:t xml:space="preserve">                        </w:t>
      </w:r>
      <w:r w:rsidRPr="009D5495">
        <w:rPr>
          <w:rFonts w:ascii="Times New Roman" w:hAnsi="Times New Roman"/>
          <w:color w:val="000096"/>
          <w:sz w:val="16"/>
          <w:szCs w:val="16"/>
        </w:rPr>
        <w:t>&gt;</w:t>
      </w:r>
      <w:r w:rsidRPr="009D5495">
        <w:rPr>
          <w:rFonts w:ascii="Times New Roman" w:hAnsi="Times New Roman"/>
          <w:color w:val="000000"/>
          <w:sz w:val="16"/>
          <w:szCs w:val="16"/>
        </w:rPr>
        <w:t>jrv@internet2.edu</w:t>
      </w:r>
      <w:r w:rsidRPr="009D5495">
        <w:rPr>
          <w:rFonts w:ascii="Times New Roman" w:hAnsi="Times New Roman"/>
          <w:color w:val="000096"/>
          <w:sz w:val="16"/>
          <w:szCs w:val="16"/>
        </w:rPr>
        <w:t>&lt;/ns4:AttributeValue&gt;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w:t>
      </w:r>
      <w:r w:rsidRPr="009D5495">
        <w:rPr>
          <w:rFonts w:ascii="Times New Roman" w:hAnsi="Times New Roman"/>
          <w:color w:val="F5844C"/>
          <w:sz w:val="16"/>
          <w:szCs w:val="16"/>
        </w:rPr>
        <w:t xml:space="preserve"> </w:t>
      </w:r>
      <w:proofErr w:type="spellStart"/>
      <w:r w:rsidRPr="009D5495">
        <w:rPr>
          <w:rFonts w:ascii="Times New Roman" w:hAnsi="Times New Roman"/>
          <w:color w:val="F5844C"/>
          <w:sz w:val="16"/>
          <w:szCs w:val="16"/>
        </w:rPr>
        <w:t>NameFormat</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"urn:oasis:names:tc:SAML:2.0:attrname-format:basic"</w:t>
      </w:r>
      <w:r>
        <w:rPr>
          <w:rFonts w:ascii="Times New Roman" w:hAnsi="Times New Roman"/>
          <w:color w:val="000000"/>
          <w:sz w:val="16"/>
          <w:szCs w:val="16"/>
        </w:rPr>
        <w:t xml:space="preserve"> </w:t>
      </w:r>
      <w:r w:rsidRPr="009D5495">
        <w:rPr>
          <w:rFonts w:ascii="Times New Roman" w:hAnsi="Times New Roman"/>
          <w:color w:val="F5844C"/>
          <w:sz w:val="16"/>
          <w:szCs w:val="16"/>
        </w:rPr>
        <w:t>Name</w:t>
      </w:r>
      <w:r w:rsidRPr="009D5495">
        <w:rPr>
          <w:rFonts w:ascii="Times New Roman" w:hAnsi="Times New Roman"/>
          <w:color w:val="FF8040"/>
          <w:sz w:val="16"/>
          <w:szCs w:val="16"/>
        </w:rPr>
        <w:t>=</w:t>
      </w:r>
      <w:r w:rsidRPr="009D5495">
        <w:rPr>
          <w:rFonts w:ascii="Times New Roman" w:hAnsi="Times New Roman"/>
          <w:color w:val="993300"/>
          <w:sz w:val="16"/>
          <w:szCs w:val="16"/>
        </w:rPr>
        <w:t>"role"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&lt;ns4:AttributeValue</w:t>
      </w:r>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xmlns:xsi</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"http://www.w3.org/2001/XMLSchema-instance"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xmlns:xs</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w:t>
      </w:r>
      <w:r w:rsidRPr="009D5495">
        <w:rPr>
          <w:rFonts w:ascii="Times New Roman" w:hAnsi="Times New Roman"/>
          <w:color w:val="F5844C"/>
          <w:sz w:val="16"/>
          <w:szCs w:val="16"/>
        </w:rPr>
        <w:t xml:space="preserve"> </w:t>
      </w:r>
      <w:proofErr w:type="spellStart"/>
      <w:r w:rsidRPr="009D5495">
        <w:rPr>
          <w:rFonts w:ascii="Times New Roman" w:hAnsi="Times New Roman"/>
          <w:color w:val="F5844C"/>
          <w:sz w:val="16"/>
          <w:szCs w:val="16"/>
        </w:rPr>
        <w:t>xsi:type</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w:t>
      </w:r>
      <w:proofErr w:type="spellStart"/>
      <w:r w:rsidRPr="009D5495">
        <w:rPr>
          <w:rFonts w:ascii="Times New Roman" w:hAnsi="Times New Roman"/>
          <w:color w:val="993300"/>
          <w:sz w:val="16"/>
          <w:szCs w:val="16"/>
        </w:rPr>
        <w:t>xs:string</w:t>
      </w:r>
      <w:proofErr w:type="spellEnd"/>
      <w:r w:rsidRPr="009D5495">
        <w:rPr>
          <w:rFonts w:ascii="Times New Roman" w:hAnsi="Times New Roman"/>
          <w:color w:val="993300"/>
          <w:sz w:val="16"/>
          <w:szCs w:val="16"/>
        </w:rPr>
        <w:t>"</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AuthorizedUser</w:t>
      </w:r>
      <w:proofErr w:type="spellEnd"/>
      <w:r w:rsidRPr="009D5495">
        <w:rPr>
          <w:rFonts w:ascii="Times New Roman" w:hAnsi="Times New Roman"/>
          <w:color w:val="000096"/>
          <w:sz w:val="16"/>
          <w:szCs w:val="16"/>
        </w:rPr>
        <w:t>&lt;/ns4:AttributeValue&gt;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sessionSecurityAttr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&lt;ns7:reserve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t>urn:ogf:network:service:9cd41aa0-b019-435f-b3dc-075098816737</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&lt;description&gt;</w:t>
      </w:r>
      <w:r w:rsidRPr="009D5495">
        <w:rPr>
          <w:rFonts w:ascii="Times New Roman" w:hAnsi="Times New Roman"/>
          <w:color w:val="000000"/>
          <w:sz w:val="16"/>
          <w:szCs w:val="16"/>
        </w:rPr>
        <w:t>This is a test schedule connecting ps-80 to ams-80</w:t>
      </w:r>
      <w:r w:rsidRPr="009D5495">
        <w:rPr>
          <w:rFonts w:ascii="Times New Roman" w:hAnsi="Times New Roman"/>
          <w:color w:val="000096"/>
          <w:sz w:val="16"/>
          <w:szCs w:val="16"/>
        </w:rPr>
        <w:t>&lt;/description&gt;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&lt;connectionId&gt;</w:t>
      </w:r>
      <w:r w:rsidRPr="009D5495">
        <w:rPr>
          <w:rFonts w:ascii="Times New Roman" w:hAnsi="Times New Roman"/>
          <w:color w:val="000000"/>
          <w:sz w:val="16"/>
          <w:szCs w:val="16"/>
        </w:rPr>
        <w:t>urn:uuid:deb6aa8d-3e59-4821-9f7f-5c808be42bde</w:t>
      </w:r>
      <w:r w:rsidRPr="009D5495">
        <w:rPr>
          <w:rFonts w:ascii="Times New Roman" w:hAnsi="Times New Roman"/>
          <w:color w:val="000096"/>
          <w:sz w:val="16"/>
          <w:szCs w:val="16"/>
        </w:rPr>
        <w:t>&lt;/connectionId&gt;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serviceParameters</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startTime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2012-05-02T15:47:33.937Z</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startTime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endTime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2012-05-02T15:49:33.945Z</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endTime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&lt;bandwidth&gt;</w:t>
      </w:r>
      <w:r w:rsidRPr="009D5495">
        <w:rPr>
          <w:rFonts w:ascii="Times New Roman" w:hAnsi="Times New Roman"/>
          <w:color w:val="000000"/>
          <w:sz w:val="16"/>
          <w:szCs w:val="16"/>
        </w:rPr>
        <w:t>500</w:t>
      </w:r>
      <w:r w:rsidRPr="009D5495">
        <w:rPr>
          <w:rFonts w:ascii="Times New Roman" w:hAnsi="Times New Roman"/>
          <w:color w:val="000096"/>
          <w:sz w:val="16"/>
          <w:szCs w:val="16"/>
        </w:rPr>
        <w:t>&lt;/bandwidth&gt;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serviceParameters</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t>Bidirectional</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sourceSTP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urn:ogf:network:stp:czechlight.ets:ps-80</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sourceSTP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destSTP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urn:ogf:network:stp:czechlight.ets:ams-80</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destSTP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&lt;/ns7:reserve&gt;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r>
    </w:p>
    <w:p w:rsidR="00981AC7" w:rsidRPr="009D5495" w:rsidRDefault="00981AC7" w:rsidP="00981AC7">
      <w:r>
        <w:t>The following message is the HTTP response containing the acknowledgement to the previous Reserve request.</w:t>
      </w:r>
    </w:p>
    <w:p w:rsidR="00981AC7" w:rsidRDefault="00981AC7" w:rsidP="00981AC7">
      <w:pPr>
        <w:rPr>
          <w:rFonts w:ascii="Times New Roman" w:hAnsi="Times New Roman"/>
          <w:color w:val="000096"/>
          <w:sz w:val="16"/>
          <w:szCs w:val="16"/>
        </w:rPr>
      </w:pPr>
      <w:r w:rsidRPr="009D5495">
        <w:rPr>
          <w:rFonts w:ascii="Times New Roman" w:hAnsi="Times New Roman"/>
          <w:color w:val="000000"/>
          <w:sz w:val="16"/>
          <w:szCs w:val="16"/>
        </w:rPr>
        <w:t>HTTP/1.1 200 OK</w:t>
      </w:r>
      <w:r w:rsidRPr="009D5495">
        <w:rPr>
          <w:rFonts w:ascii="Times New Roman" w:hAnsi="Times New Roman"/>
          <w:color w:val="000000"/>
          <w:sz w:val="16"/>
          <w:szCs w:val="16"/>
        </w:rPr>
        <w:br/>
        <w:t>Server: Apache-Coyote/1.1</w:t>
      </w:r>
      <w:r w:rsidRPr="009D5495">
        <w:rPr>
          <w:rFonts w:ascii="Times New Roman" w:hAnsi="Times New Roman"/>
          <w:color w:val="000000"/>
          <w:sz w:val="16"/>
          <w:szCs w:val="16"/>
        </w:rPr>
        <w:br/>
        <w:t>Content-Type: text/</w:t>
      </w:r>
      <w:proofErr w:type="spellStart"/>
      <w:r w:rsidRPr="009D5495">
        <w:rPr>
          <w:rFonts w:ascii="Times New Roman" w:hAnsi="Times New Roman"/>
          <w:color w:val="000000"/>
          <w:sz w:val="16"/>
          <w:szCs w:val="16"/>
        </w:rPr>
        <w:t>xml;charset</w:t>
      </w:r>
      <w:proofErr w:type="spellEnd"/>
      <w:r w:rsidRPr="009D5495">
        <w:rPr>
          <w:rFonts w:ascii="Times New Roman" w:hAnsi="Times New Roman"/>
          <w:color w:val="000000"/>
          <w:sz w:val="16"/>
          <w:szCs w:val="16"/>
        </w:rPr>
        <w:t>=utf-8</w:t>
      </w:r>
      <w:r w:rsidRPr="009D5495">
        <w:rPr>
          <w:rFonts w:ascii="Times New Roman" w:hAnsi="Times New Roman"/>
          <w:color w:val="000000"/>
          <w:sz w:val="16"/>
          <w:szCs w:val="16"/>
        </w:rPr>
        <w:br/>
        <w:t>Transfer-Encoding: chunked</w:t>
      </w:r>
      <w:r w:rsidRPr="009D5495">
        <w:rPr>
          <w:rFonts w:ascii="Times New Roman" w:hAnsi="Times New Roman"/>
          <w:color w:val="000000"/>
          <w:sz w:val="16"/>
          <w:szCs w:val="16"/>
        </w:rPr>
        <w:br/>
        <w:t>Date: Wed, 02 May 2012 15:45:34 GMT</w:t>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8B26C9"/>
          <w:sz w:val="16"/>
          <w:szCs w:val="16"/>
        </w:rPr>
        <w:t>&lt;?xml version='1.0' encoding='UTF-8'?&gt;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xmlns:S</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urn:uuid:b0dea3cf-dd4b-4c2c-bee3-f9ec8cf3affa</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urn:ogf:network:nsa:netherlight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urn:ogf:network:nsa:czechlight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&lt;ns6:acknowledgment</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lastRenderedPageBreak/>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/2012/03/framework/headers"</w:t>
      </w:r>
      <w:r w:rsidRPr="009D5495">
        <w:rPr>
          <w:rFonts w:ascii="Times New Roman" w:hAnsi="Times New Roman"/>
          <w:color w:val="F5844C"/>
          <w:sz w:val="16"/>
          <w:szCs w:val="16"/>
        </w:rPr>
        <w:t xml:space="preserve"> </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000096"/>
          <w:sz w:val="16"/>
          <w:szCs w:val="16"/>
        </w:rPr>
        <w:t>&gt;</w:t>
      </w:r>
    </w:p>
    <w:p w:rsidR="00981AC7" w:rsidRPr="00C8544D" w:rsidRDefault="00981AC7" w:rsidP="00981AC7">
      <w:r>
        <w:t xml:space="preserve">The following SOAP over HTTP message shows the new structural layout of the </w:t>
      </w:r>
      <w:proofErr w:type="spellStart"/>
      <w:r>
        <w:t>ReserveConfirmed</w:t>
      </w:r>
      <w:proofErr w:type="spellEnd"/>
      <w:r>
        <w:t xml:space="preserve"> primitive in response to a successful schedule creation as requested in the previous Reserve request operation.</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Pr>
          <w:rFonts w:ascii="Helvetica" w:hAnsi="Helvetica" w:cs="Helvetica"/>
          <w:sz w:val="16"/>
          <w:szCs w:val="16"/>
        </w:rPr>
        <w:t>POST /nsi-v2/</w:t>
      </w:r>
      <w:proofErr w:type="spellStart"/>
      <w:r w:rsidRPr="009D5495">
        <w:rPr>
          <w:rFonts w:ascii="Helvetica" w:hAnsi="Helvetica" w:cs="Helvetica"/>
          <w:sz w:val="16"/>
          <w:szCs w:val="16"/>
        </w:rPr>
        <w:t>ConnectionServiceRequester</w:t>
      </w:r>
      <w:proofErr w:type="spellEnd"/>
      <w:r w:rsidRPr="009D5495">
        <w:rPr>
          <w:rFonts w:ascii="Helvetica" w:hAnsi="Helvetica" w:cs="Helvetica"/>
          <w:sz w:val="16"/>
          <w:szCs w:val="16"/>
        </w:rPr>
        <w:t xml:space="preserve"> HTTP/1.1</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Content-type: text/</w:t>
      </w:r>
      <w:proofErr w:type="spellStart"/>
      <w:r w:rsidRPr="009D5495">
        <w:rPr>
          <w:rFonts w:ascii="Helvetica" w:hAnsi="Helvetica" w:cs="Helvetica"/>
          <w:sz w:val="16"/>
          <w:szCs w:val="16"/>
        </w:rPr>
        <w:t>xml</w:t>
      </w:r>
      <w:proofErr w:type="gramStart"/>
      <w:r w:rsidRPr="009D5495">
        <w:rPr>
          <w:rFonts w:ascii="Helvetica" w:hAnsi="Helvetica" w:cs="Helvetica"/>
          <w:sz w:val="16"/>
          <w:szCs w:val="16"/>
        </w:rPr>
        <w:t>;charset</w:t>
      </w:r>
      <w:proofErr w:type="spellEnd"/>
      <w:proofErr w:type="gramEnd"/>
      <w:r w:rsidRPr="009D5495">
        <w:rPr>
          <w:rFonts w:ascii="Helvetica" w:hAnsi="Helvetica" w:cs="Helvetica"/>
          <w:sz w:val="16"/>
          <w:szCs w:val="16"/>
        </w:rPr>
        <w:t>="utf-8"</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Authorization: Basic bnNpZGVtbzpSaW9QbHVnLUZlc3QyMDExIQ==</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proofErr w:type="spellStart"/>
      <w:r w:rsidRPr="009D5495">
        <w:rPr>
          <w:rFonts w:ascii="Helvetica" w:hAnsi="Helvetica" w:cs="Helvetica"/>
          <w:sz w:val="16"/>
          <w:szCs w:val="16"/>
        </w:rPr>
        <w:t>Soapaction</w:t>
      </w:r>
      <w:proofErr w:type="spellEnd"/>
      <w:r w:rsidRPr="009D5495">
        <w:rPr>
          <w:rFonts w:ascii="Helvetica" w:hAnsi="Helvetica" w:cs="Helvetica"/>
          <w:sz w:val="16"/>
          <w:szCs w:val="16"/>
        </w:rPr>
        <w:t>: "http://schemas.ogf.org/nsi/2012/03/connection/service/reserveConfirmed"</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Accept: text/xml, multipart/related, text/html, image/gif, image/jpeg, *; q=.2, */*; q=.2</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User-Agent: JAX-WS RI 2.1.6 in JDK 6</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Host: localhost</w:t>
      </w:r>
      <w:proofErr w:type="gramStart"/>
      <w:r w:rsidRPr="009D5495">
        <w:rPr>
          <w:rFonts w:ascii="Helvetica" w:hAnsi="Helvetica" w:cs="Helvetica"/>
          <w:sz w:val="16"/>
          <w:szCs w:val="16"/>
        </w:rPr>
        <w:t>:9080</w:t>
      </w:r>
      <w:proofErr w:type="gramEnd"/>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Connection: keep-alive</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Content-Length: 2529</w:t>
      </w:r>
    </w:p>
    <w:p w:rsidR="00981AC7" w:rsidRPr="009D5495" w:rsidRDefault="00981AC7" w:rsidP="00981AC7">
      <w:pPr>
        <w:rPr>
          <w:rFonts w:ascii="Times New Roman" w:hAnsi="Times New Roman"/>
          <w:color w:val="8B26C9"/>
          <w:sz w:val="16"/>
          <w:szCs w:val="16"/>
        </w:rPr>
      </w:pPr>
    </w:p>
    <w:p w:rsidR="00981AC7" w:rsidRDefault="00981AC7" w:rsidP="00981AC7">
      <w:pPr>
        <w:rPr>
          <w:rFonts w:ascii="Times New Roman" w:hAnsi="Times New Roman"/>
          <w:color w:val="000096"/>
          <w:sz w:val="16"/>
          <w:szCs w:val="16"/>
        </w:rPr>
      </w:pPr>
      <w:r w:rsidRPr="009D5495">
        <w:rPr>
          <w:rFonts w:ascii="Times New Roman" w:hAnsi="Times New Roman"/>
          <w:color w:val="8B26C9"/>
          <w:sz w:val="16"/>
          <w:szCs w:val="16"/>
        </w:rPr>
        <w:t>&lt;?xml version="1.0" ?&gt;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xmlns:S</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urn:uuid:67724f3b-38aa-4508-af84-10df715c5b41</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urn:ogf:network:nsa:netherlight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urn:ogf:network:nsa:czechlight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&lt;ns5:reserveConfirmed</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t>urn:ogf:network:service:9cd41aa0-b019-435f-b3dc-075098816737</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&lt;description&gt;</w:t>
      </w:r>
      <w:r w:rsidRPr="009D5495">
        <w:rPr>
          <w:rFonts w:ascii="Times New Roman" w:hAnsi="Times New Roman"/>
          <w:color w:val="000000"/>
          <w:sz w:val="16"/>
          <w:szCs w:val="16"/>
        </w:rPr>
        <w:t>This is a test schedule connecting ps-80 to ams-80</w:t>
      </w:r>
      <w:r w:rsidRPr="009D5495">
        <w:rPr>
          <w:rFonts w:ascii="Times New Roman" w:hAnsi="Times New Roman"/>
          <w:color w:val="000096"/>
          <w:sz w:val="16"/>
          <w:szCs w:val="16"/>
        </w:rPr>
        <w:t>&lt;/description&gt;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&lt;connectionId&gt;</w:t>
      </w:r>
      <w:r w:rsidRPr="009D5495">
        <w:rPr>
          <w:rFonts w:ascii="Times New Roman" w:hAnsi="Times New Roman"/>
          <w:color w:val="000000"/>
          <w:sz w:val="16"/>
          <w:szCs w:val="16"/>
        </w:rPr>
        <w:t>urn:uuid:deb6aa8d-3e59-4821-9f7f-5c808be42bde</w:t>
      </w:r>
      <w:r w:rsidRPr="009D5495">
        <w:rPr>
          <w:rFonts w:ascii="Times New Roman" w:hAnsi="Times New Roman"/>
          <w:color w:val="000096"/>
          <w:sz w:val="16"/>
          <w:szCs w:val="16"/>
        </w:rPr>
        <w:t>&lt;/connectionId&gt;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serviceParameters</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startTime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2012-05-02T15:47:33.937Z</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startTime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endTime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2012-05-02T15:49:33.945Z</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endTime</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&lt;bandwidth&gt;</w:t>
      </w:r>
      <w:r w:rsidRPr="009D5495">
        <w:rPr>
          <w:rFonts w:ascii="Times New Roman" w:hAnsi="Times New Roman"/>
          <w:color w:val="000000"/>
          <w:sz w:val="16"/>
          <w:szCs w:val="16"/>
        </w:rPr>
        <w:t>500</w:t>
      </w:r>
      <w:r w:rsidRPr="009D5495">
        <w:rPr>
          <w:rFonts w:ascii="Times New Roman" w:hAnsi="Times New Roman"/>
          <w:color w:val="000096"/>
          <w:sz w:val="16"/>
          <w:szCs w:val="16"/>
        </w:rPr>
        <w:t>&lt;/bandwidth&gt;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serviceParameters</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t>Bidirectional</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sourceSTP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urn:ogf:network:stp:czechlight.ets:ps-80</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sourceSTP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destSTP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t>urn:ogf:network:stp:czechlight.ets:ams-80</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stpId</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destSTP</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&lt;/ns5:reserveConfirmed&gt;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000096"/>
          <w:sz w:val="16"/>
          <w:szCs w:val="16"/>
        </w:rPr>
        <w:t>&gt;</w:t>
      </w:r>
    </w:p>
    <w:p w:rsidR="00C8024A" w:rsidRDefault="00C8024A" w:rsidP="00981AC7">
      <w:pPr>
        <w:rPr>
          <w:rFonts w:ascii="Times New Roman" w:hAnsi="Times New Roman"/>
          <w:color w:val="000096"/>
          <w:sz w:val="16"/>
          <w:szCs w:val="16"/>
        </w:rPr>
      </w:pPr>
    </w:p>
    <w:p w:rsidR="00981AC7" w:rsidRPr="00C8544D" w:rsidRDefault="00981AC7" w:rsidP="00981AC7">
      <w:r>
        <w:t xml:space="preserve">The following message is the HTTP response containing the acknowledgement to the previous </w:t>
      </w:r>
      <w:proofErr w:type="spellStart"/>
      <w:r>
        <w:t>ReserveConfirmed</w:t>
      </w:r>
      <w:proofErr w:type="spellEnd"/>
      <w:r>
        <w:t xml:space="preserve"> primitive.</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HTTP/1.1 200 OK</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lastRenderedPageBreak/>
        <w:t>Server: Apache-Coyote/1.1</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Content-Type: text/</w:t>
      </w:r>
      <w:proofErr w:type="spellStart"/>
      <w:r w:rsidRPr="009D5495">
        <w:rPr>
          <w:rFonts w:ascii="Helvetica" w:hAnsi="Helvetica" w:cs="Helvetica"/>
          <w:sz w:val="16"/>
          <w:szCs w:val="16"/>
        </w:rPr>
        <w:t>xml</w:t>
      </w:r>
      <w:proofErr w:type="gramStart"/>
      <w:r w:rsidRPr="009D5495">
        <w:rPr>
          <w:rFonts w:ascii="Helvetica" w:hAnsi="Helvetica" w:cs="Helvetica"/>
          <w:sz w:val="16"/>
          <w:szCs w:val="16"/>
        </w:rPr>
        <w:t>;charset</w:t>
      </w:r>
      <w:proofErr w:type="spellEnd"/>
      <w:proofErr w:type="gramEnd"/>
      <w:r w:rsidRPr="009D5495">
        <w:rPr>
          <w:rFonts w:ascii="Helvetica" w:hAnsi="Helvetica" w:cs="Helvetica"/>
          <w:sz w:val="16"/>
          <w:szCs w:val="16"/>
        </w:rPr>
        <w:t>=utf-8</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Transfer-Encoding: chunked</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Date: Wed, 02 May 2012 15:45:34 GMT</w:t>
      </w:r>
    </w:p>
    <w:p w:rsidR="00981AC7" w:rsidRPr="009D5495" w:rsidRDefault="00981AC7" w:rsidP="00981AC7">
      <w:pPr>
        <w:rPr>
          <w:rFonts w:ascii="Times New Roman" w:hAnsi="Times New Roman"/>
          <w:color w:val="8B26C9"/>
          <w:sz w:val="16"/>
          <w:szCs w:val="16"/>
        </w:rPr>
      </w:pPr>
    </w:p>
    <w:p w:rsidR="00981AC7" w:rsidRDefault="00981AC7" w:rsidP="00981AC7">
      <w:pPr>
        <w:rPr>
          <w:rFonts w:ascii="Times New Roman" w:hAnsi="Times New Roman"/>
          <w:color w:val="000096"/>
          <w:sz w:val="16"/>
          <w:szCs w:val="16"/>
        </w:rPr>
      </w:pPr>
      <w:r w:rsidRPr="009D5495">
        <w:rPr>
          <w:rFonts w:ascii="Times New Roman" w:hAnsi="Times New Roman"/>
          <w:color w:val="8B26C9"/>
          <w:sz w:val="16"/>
          <w:szCs w:val="16"/>
        </w:rPr>
        <w:t>&lt;?xml version='1.0' encoding='UTF-8'?&gt;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F5844C"/>
          <w:sz w:val="16"/>
          <w:szCs w:val="16"/>
        </w:rPr>
        <w:t xml:space="preserve"> </w:t>
      </w:r>
      <w:proofErr w:type="spellStart"/>
      <w:r w:rsidRPr="009D5495">
        <w:rPr>
          <w:rFonts w:ascii="Times New Roman" w:hAnsi="Times New Roman"/>
          <w:color w:val="0099CC"/>
          <w:sz w:val="16"/>
          <w:szCs w:val="16"/>
        </w:rPr>
        <w:t>xmlns:S</w:t>
      </w:r>
      <w:proofErr w:type="spellEnd"/>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&lt;ns6:nsiHeader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urn:uuid:67724f3b-38aa-4508-af84-10df715c5b41</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urn:ogf:network:nsa:netherlight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requesterNSA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proofErr w:type="spellStart"/>
      <w:r w:rsidRPr="009D5495">
        <w:rPr>
          <w:rFonts w:ascii="Times New Roman" w:hAnsi="Times New Roman"/>
          <w:color w:val="000000"/>
          <w:sz w:val="16"/>
          <w:szCs w:val="16"/>
        </w:rPr>
        <w:t>urn:ogf:network:nsa:czechlight</w:t>
      </w:r>
      <w:proofErr w:type="spellEnd"/>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providerNSA</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&lt;/ns6:nsiHeader&gt;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S:Header</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&lt;ns5:acknowledgment</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w:t>
      </w:r>
      <w:proofErr w:type="spellStart"/>
      <w:r w:rsidRPr="009D5495">
        <w:rPr>
          <w:rFonts w:ascii="Times New Roman" w:hAnsi="Times New Roman"/>
          <w:color w:val="993300"/>
          <w:sz w:val="16"/>
          <w:szCs w:val="16"/>
        </w:rPr>
        <w:t>nsi</w:t>
      </w:r>
      <w:proofErr w:type="spellEnd"/>
      <w:r w:rsidRPr="009D5495">
        <w:rPr>
          <w:rFonts w:ascii="Times New Roman" w:hAnsi="Times New Roman"/>
          <w:color w:val="993300"/>
          <w:sz w:val="16"/>
          <w:szCs w:val="16"/>
        </w:rPr>
        <w:t>/2012/03/connection/types"</w:t>
      </w:r>
      <w:r w:rsidRPr="009D5495">
        <w:rPr>
          <w:rFonts w:ascii="Times New Roman" w:hAnsi="Times New Roman"/>
          <w:color w:val="F5844C"/>
          <w:sz w:val="16"/>
          <w:szCs w:val="16"/>
        </w:rPr>
        <w:t xml:space="preserve"> </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S:Body</w:t>
      </w:r>
      <w:proofErr w:type="spellEnd"/>
      <w:r w:rsidRPr="009D5495">
        <w:rPr>
          <w:rFonts w:ascii="Times New Roman" w:hAnsi="Times New Roman"/>
          <w:color w:val="000096"/>
          <w:sz w:val="16"/>
          <w:szCs w:val="16"/>
        </w:rPr>
        <w:t>&gt;</w:t>
      </w:r>
      <w:r w:rsidRPr="009D5495">
        <w:rPr>
          <w:rFonts w:ascii="Times New Roman" w:hAnsi="Times New Roman"/>
          <w:color w:val="000000"/>
          <w:sz w:val="16"/>
          <w:szCs w:val="16"/>
        </w:rPr>
        <w:br/>
      </w:r>
      <w:r w:rsidRPr="009D5495">
        <w:rPr>
          <w:rFonts w:ascii="Times New Roman" w:hAnsi="Times New Roman"/>
          <w:color w:val="000096"/>
          <w:sz w:val="16"/>
          <w:szCs w:val="16"/>
        </w:rPr>
        <w:t>&lt;/</w:t>
      </w:r>
      <w:proofErr w:type="spellStart"/>
      <w:r w:rsidRPr="009D5495">
        <w:rPr>
          <w:rFonts w:ascii="Times New Roman" w:hAnsi="Times New Roman"/>
          <w:color w:val="000096"/>
          <w:sz w:val="16"/>
          <w:szCs w:val="16"/>
        </w:rPr>
        <w:t>S:Envelope</w:t>
      </w:r>
      <w:proofErr w:type="spellEnd"/>
      <w:r w:rsidRPr="009D5495">
        <w:rPr>
          <w:rFonts w:ascii="Times New Roman" w:hAnsi="Times New Roman"/>
          <w:color w:val="000096"/>
          <w:sz w:val="16"/>
          <w:szCs w:val="16"/>
        </w:rPr>
        <w:t>&gt;</w:t>
      </w:r>
    </w:p>
    <w:p w:rsidR="00981AC7" w:rsidRPr="009D5495" w:rsidRDefault="00981AC7" w:rsidP="00981AC7">
      <w:pPr>
        <w:jc w:val="center"/>
        <w:rPr>
          <w:rFonts w:ascii="Times New Roman" w:hAnsi="Times New Roman"/>
          <w:color w:val="000096"/>
          <w:sz w:val="16"/>
          <w:szCs w:val="16"/>
        </w:rPr>
      </w:pPr>
    </w:p>
    <w:p w:rsidR="00981AC7" w:rsidRDefault="00981AC7" w:rsidP="0028295D"/>
    <w:p w:rsidR="007F7C82" w:rsidRDefault="00A25750" w:rsidP="0028295D">
      <w:pPr>
        <w:pStyle w:val="Heading1"/>
      </w:pPr>
      <w:bookmarkStart w:id="174" w:name="_Toc5010630"/>
      <w:bookmarkStart w:id="175" w:name="_Toc130006544"/>
      <w:bookmarkStart w:id="176" w:name="_Toc327290252"/>
      <w:r>
        <w:t>Contributors</w:t>
      </w:r>
      <w:bookmarkEnd w:id="174"/>
      <w:bookmarkEnd w:id="175"/>
      <w:bookmarkEnd w:id="176"/>
    </w:p>
    <w:p w:rsidR="0028295D" w:rsidRDefault="00A25750" w:rsidP="0028295D">
      <w:r>
        <w:t>Chin Guok, ESNET</w:t>
      </w:r>
    </w:p>
    <w:p w:rsidR="00987946" w:rsidRDefault="00987946" w:rsidP="00987946">
      <w:r>
        <w:t>Jeroen van der Ham, University of Amsterdam</w:t>
      </w:r>
    </w:p>
    <w:p w:rsidR="0028295D" w:rsidRDefault="00A25750" w:rsidP="0028295D">
      <w:r w:rsidRPr="00EE7B77">
        <w:t>Radek Krzywania</w:t>
      </w:r>
      <w:r>
        <w:t>, PSNC</w:t>
      </w:r>
    </w:p>
    <w:p w:rsidR="0028295D" w:rsidRDefault="00A25750" w:rsidP="0028295D">
      <w:r>
        <w:t>Tomohiro Kudoh, AIST</w:t>
      </w:r>
    </w:p>
    <w:p w:rsidR="0028295D" w:rsidRDefault="00A25750" w:rsidP="0028295D">
      <w:r w:rsidRPr="00105A86">
        <w:t>John MacAuley</w:t>
      </w:r>
      <w:r>
        <w:t xml:space="preserve">, </w:t>
      </w:r>
      <w:proofErr w:type="spellStart"/>
      <w:r>
        <w:t>Surfnet</w:t>
      </w:r>
      <w:proofErr w:type="spellEnd"/>
    </w:p>
    <w:p w:rsidR="0028295D" w:rsidRDefault="00A25750" w:rsidP="0028295D">
      <w:r>
        <w:t>Takahiro Miyamoto, KDDI R&amp;D Laboratories</w:t>
      </w:r>
    </w:p>
    <w:p w:rsidR="0028295D" w:rsidRDefault="00A25750" w:rsidP="0028295D">
      <w:r>
        <w:t xml:space="preserve">Inder Monga, </w:t>
      </w:r>
      <w:proofErr w:type="spellStart"/>
      <w:r>
        <w:t>ESnet</w:t>
      </w:r>
      <w:proofErr w:type="spellEnd"/>
    </w:p>
    <w:p w:rsidR="0028295D" w:rsidRDefault="00A25750" w:rsidP="0028295D">
      <w:r>
        <w:t>Guy Roberts, DANTE</w:t>
      </w:r>
    </w:p>
    <w:p w:rsidR="0028295D" w:rsidRDefault="00A25750" w:rsidP="0028295D">
      <w:r>
        <w:t>Jerry Sobieski, NORDUNET</w:t>
      </w:r>
    </w:p>
    <w:p w:rsidR="0028295D" w:rsidRPr="00A12DD3" w:rsidRDefault="0028295D" w:rsidP="0028295D"/>
    <w:p w:rsidR="007F7C82" w:rsidRDefault="00A25750" w:rsidP="0028295D">
      <w:pPr>
        <w:pStyle w:val="Heading1"/>
      </w:pPr>
      <w:bookmarkStart w:id="177" w:name="_Toc5010631"/>
      <w:bookmarkStart w:id="178" w:name="_Toc130006545"/>
      <w:bookmarkStart w:id="179" w:name="_Toc327290253"/>
      <w:r>
        <w:t>Glossary</w:t>
      </w:r>
      <w:bookmarkEnd w:id="177"/>
      <w:bookmarkEnd w:id="178"/>
      <w:bookmarkEnd w:id="179"/>
    </w:p>
    <w:p w:rsidR="0028295D" w:rsidRPr="008520E0" w:rsidRDefault="0028295D" w:rsidP="0028295D">
      <w:pPr>
        <w:rPr>
          <w:rFonts w:cs="Arial"/>
          <w:color w:val="000000"/>
          <w:lang w:val="en-GB" w:eastAsia="en-GB"/>
        </w:rPr>
      </w:pPr>
    </w:p>
    <w:p w:rsidR="0028295D" w:rsidRPr="004955F3" w:rsidRDefault="00A25750" w:rsidP="0028295D">
      <w:pPr>
        <w:rPr>
          <w:lang w:val="en-GB" w:eastAsia="en-GB"/>
        </w:rPr>
      </w:pPr>
      <w:r w:rsidRPr="004955F3">
        <w:rPr>
          <w:lang w:val="en-GB" w:eastAsia="en-GB"/>
        </w:rPr>
        <w:t>Connection</w:t>
      </w:r>
    </w:p>
    <w:p w:rsidR="0028295D" w:rsidRPr="004955F3" w:rsidRDefault="00A25750" w:rsidP="0028295D">
      <w:pPr>
        <w:rPr>
          <w:lang w:val="en-GB" w:eastAsia="en-GB"/>
        </w:rPr>
      </w:pPr>
      <w:r w:rsidRPr="004955F3">
        <w:rPr>
          <w:lang w:val="en-GB" w:eastAsia="en-GB"/>
        </w:rPr>
        <w:t>A </w:t>
      </w:r>
      <w:r w:rsidRPr="004955F3">
        <w:rPr>
          <w:iCs/>
          <w:lang w:val="en-GB" w:eastAsia="en-GB"/>
        </w:rPr>
        <w:t>Connection </w:t>
      </w:r>
      <w:r w:rsidRPr="004955F3">
        <w:rPr>
          <w:lang w:val="en-GB" w:eastAsia="en-GB"/>
        </w:rPr>
        <w:t xml:space="preserve">is a conduit that transparently moves user information </w:t>
      </w:r>
      <w:r>
        <w:rPr>
          <w:lang w:val="en-GB" w:eastAsia="en-GB"/>
        </w:rPr>
        <w:t>between STPs across</w:t>
      </w:r>
      <w:r w:rsidRPr="004955F3">
        <w:rPr>
          <w:lang w:val="en-GB" w:eastAsia="en-GB"/>
        </w:rPr>
        <w:t xml:space="preserve"> a </w:t>
      </w:r>
      <w:r w:rsidRPr="004955F3">
        <w:rPr>
          <w:iCs/>
          <w:lang w:val="en-GB" w:eastAsia="en-GB"/>
        </w:rPr>
        <w:t>Network</w:t>
      </w:r>
      <w:r>
        <w:rPr>
          <w:iCs/>
          <w:lang w:val="en-GB" w:eastAsia="en-GB"/>
        </w:rPr>
        <w:t xml:space="preserve">. </w:t>
      </w:r>
      <w:r w:rsidRPr="004955F3">
        <w:rPr>
          <w:lang w:val="en-GB" w:eastAsia="en-GB"/>
        </w:rPr>
        <w:t xml:space="preserve"> A </w:t>
      </w:r>
      <w:r w:rsidRPr="004955F3">
        <w:rPr>
          <w:iCs/>
          <w:lang w:val="en-GB" w:eastAsia="en-GB"/>
        </w:rPr>
        <w:t>Connection </w:t>
      </w:r>
      <w:r w:rsidRPr="004955F3">
        <w:rPr>
          <w:lang w:val="en-GB" w:eastAsia="en-GB"/>
        </w:rPr>
        <w:t>has a set of properties (for instance, capacity, or authorization, or start time).  These properties, and their allowed range of values, are defined by a </w:t>
      </w:r>
      <w:r>
        <w:rPr>
          <w:lang w:val="en-GB" w:eastAsia="en-GB"/>
        </w:rPr>
        <w:t>S</w:t>
      </w:r>
      <w:r w:rsidRPr="004955F3">
        <w:rPr>
          <w:lang w:val="en-GB" w:eastAsia="en-GB"/>
        </w:rPr>
        <w:t xml:space="preserve">ervice </w:t>
      </w:r>
      <w:r>
        <w:rPr>
          <w:lang w:val="en-GB" w:eastAsia="en-GB"/>
        </w:rPr>
        <w:t>D</w:t>
      </w:r>
      <w:r w:rsidRPr="004955F3">
        <w:rPr>
          <w:lang w:val="en-GB" w:eastAsia="en-GB"/>
        </w:rPr>
        <w:t>efinition. A </w:t>
      </w:r>
      <w:r w:rsidRPr="004955F3">
        <w:rPr>
          <w:iCs/>
          <w:lang w:val="en-GB" w:eastAsia="en-GB"/>
        </w:rPr>
        <w:t>Connection</w:t>
      </w:r>
      <w:r w:rsidRPr="004955F3">
        <w:rPr>
          <w:lang w:val="en-GB" w:eastAsia="en-GB"/>
        </w:rPr>
        <w:t xml:space="preserve"> instance </w:t>
      </w:r>
      <w:r>
        <w:rPr>
          <w:lang w:val="en-GB" w:eastAsia="en-GB"/>
        </w:rPr>
        <w:t>on the Transport Plane is</w:t>
      </w:r>
      <w:r w:rsidRPr="004955F3">
        <w:rPr>
          <w:lang w:val="en-GB" w:eastAsia="en-GB"/>
        </w:rPr>
        <w:t xml:space="preserve"> identified by a </w:t>
      </w:r>
      <w:r w:rsidRPr="004955F3">
        <w:rPr>
          <w:iCs/>
          <w:lang w:val="en-GB" w:eastAsia="en-GB"/>
        </w:rPr>
        <w:t>Connection Identifier</w:t>
      </w:r>
      <w:r>
        <w:rPr>
          <w:lang w:val="en-GB" w:eastAsia="en-GB"/>
        </w:rPr>
        <w:t xml:space="preserve"> exchanged on the Service Plane.  Connections are unidirectional.</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Connection Service </w:t>
      </w:r>
    </w:p>
    <w:p w:rsidR="0028295D" w:rsidRPr="004955F3" w:rsidRDefault="00A25750" w:rsidP="0028295D">
      <w:pPr>
        <w:rPr>
          <w:iCs/>
          <w:lang w:val="en-GB" w:eastAsia="en-GB"/>
        </w:rPr>
      </w:pPr>
      <w:r w:rsidRPr="004955F3">
        <w:rPr>
          <w:lang w:val="en-GB" w:eastAsia="en-GB"/>
        </w:rPr>
        <w:t>A </w:t>
      </w:r>
      <w:r w:rsidRPr="004955F3">
        <w:rPr>
          <w:iCs/>
          <w:lang w:val="en-GB" w:eastAsia="en-GB"/>
        </w:rPr>
        <w:t>Connection Service</w:t>
      </w:r>
      <w:r w:rsidRPr="004955F3">
        <w:rPr>
          <w:lang w:val="en-GB" w:eastAsia="en-GB"/>
        </w:rPr>
        <w:t> is a service that allows a </w:t>
      </w:r>
      <w:r w:rsidRPr="004955F3">
        <w:rPr>
          <w:iCs/>
          <w:lang w:val="en-GB" w:eastAsia="en-GB"/>
        </w:rPr>
        <w:t>Requester NSA</w:t>
      </w:r>
      <w:r w:rsidRPr="004955F3">
        <w:rPr>
          <w:lang w:val="en-GB" w:eastAsia="en-GB"/>
        </w:rPr>
        <w:t> to request and manage a </w:t>
      </w:r>
      <w:r w:rsidRPr="004955F3">
        <w:rPr>
          <w:iCs/>
          <w:lang w:val="en-GB" w:eastAsia="en-GB"/>
        </w:rPr>
        <w:t>Connection </w:t>
      </w:r>
      <w:r w:rsidRPr="004955F3">
        <w:rPr>
          <w:lang w:val="en-GB" w:eastAsia="en-GB"/>
        </w:rPr>
        <w:t>from a </w:t>
      </w:r>
      <w:r w:rsidRPr="004955F3">
        <w:rPr>
          <w:iCs/>
          <w:lang w:val="en-GB" w:eastAsia="en-GB"/>
        </w:rPr>
        <w:t>Provider NSA</w:t>
      </w:r>
    </w:p>
    <w:p w:rsidR="0028295D" w:rsidRDefault="0028295D" w:rsidP="0028295D">
      <w:pPr>
        <w:rPr>
          <w:lang w:val="en-GB" w:eastAsia="en-GB"/>
        </w:rPr>
      </w:pPr>
    </w:p>
    <w:p w:rsidR="00BD7E8B" w:rsidRPr="004955F3" w:rsidRDefault="00BD7E8B" w:rsidP="00BD7E8B">
      <w:pPr>
        <w:rPr>
          <w:lang w:val="en-GB" w:eastAsia="en-GB"/>
        </w:rPr>
      </w:pPr>
      <w:r w:rsidRPr="004955F3">
        <w:rPr>
          <w:lang w:val="en-GB" w:eastAsia="en-GB"/>
        </w:rPr>
        <w:t>Connection Service </w:t>
      </w:r>
      <w:r>
        <w:rPr>
          <w:lang w:val="en-GB" w:eastAsia="en-GB"/>
        </w:rPr>
        <w:t>Protocol</w:t>
      </w:r>
    </w:p>
    <w:p w:rsidR="00BD7E8B" w:rsidRPr="004955F3" w:rsidRDefault="00BD7E8B" w:rsidP="00BD7E8B">
      <w:pPr>
        <w:rPr>
          <w:iCs/>
          <w:lang w:val="en-GB" w:eastAsia="en-GB"/>
        </w:rPr>
      </w:pPr>
      <w:r w:rsidRPr="004955F3">
        <w:rPr>
          <w:lang w:val="en-GB" w:eastAsia="en-GB"/>
        </w:rPr>
        <w:t>A </w:t>
      </w:r>
      <w:r w:rsidRPr="004955F3">
        <w:rPr>
          <w:iCs/>
          <w:lang w:val="en-GB" w:eastAsia="en-GB"/>
        </w:rPr>
        <w:t>Connection Service</w:t>
      </w:r>
      <w:r>
        <w:rPr>
          <w:iCs/>
          <w:lang w:val="en-GB" w:eastAsia="en-GB"/>
        </w:rPr>
        <w:t xml:space="preserve"> Protocol</w:t>
      </w:r>
      <w:r w:rsidRPr="004955F3">
        <w:rPr>
          <w:lang w:val="en-GB" w:eastAsia="en-GB"/>
        </w:rPr>
        <w:t xml:space="preserve"> is </w:t>
      </w:r>
      <w:r>
        <w:rPr>
          <w:lang w:val="en-GB" w:eastAsia="en-GB"/>
        </w:rPr>
        <w:t>the protocol that describes the messages and associated attributes that are exchanged between RA and PA.</w:t>
      </w:r>
    </w:p>
    <w:p w:rsidR="00BD7E8B" w:rsidRPr="004955F3" w:rsidRDefault="00BD7E8B" w:rsidP="0028295D">
      <w:pPr>
        <w:rPr>
          <w:lang w:val="en-GB" w:eastAsia="en-GB"/>
        </w:rPr>
      </w:pPr>
    </w:p>
    <w:p w:rsidR="0028295D" w:rsidRPr="004955F3" w:rsidRDefault="00A25750" w:rsidP="0028295D">
      <w:pPr>
        <w:rPr>
          <w:lang w:val="en-GB" w:eastAsia="en-GB"/>
        </w:rPr>
      </w:pPr>
      <w:r w:rsidRPr="004955F3">
        <w:rPr>
          <w:lang w:val="en-GB" w:eastAsia="en-GB"/>
        </w:rPr>
        <w:t>Control and Management Planes</w:t>
      </w:r>
    </w:p>
    <w:p w:rsidR="0028295D" w:rsidRDefault="00A25750" w:rsidP="0028295D">
      <w:pPr>
        <w:rPr>
          <w:lang w:val="en-GB" w:eastAsia="en-GB"/>
        </w:rPr>
      </w:pPr>
      <w:r w:rsidRPr="004955F3">
        <w:rPr>
          <w:lang w:val="en-GB" w:eastAsia="en-GB"/>
        </w:rPr>
        <w:lastRenderedPageBreak/>
        <w:t>The </w:t>
      </w:r>
      <w:r w:rsidRPr="004955F3">
        <w:rPr>
          <w:iCs/>
          <w:lang w:val="en-GB" w:eastAsia="en-GB"/>
        </w:rPr>
        <w:t>Control Plane</w:t>
      </w:r>
      <w:r w:rsidRPr="004955F3">
        <w:rPr>
          <w:lang w:val="en-GB" w:eastAsia="en-GB"/>
        </w:rPr>
        <w:t> and/or </w:t>
      </w:r>
      <w:r w:rsidRPr="004955F3">
        <w:rPr>
          <w:iCs/>
          <w:lang w:val="en-GB" w:eastAsia="en-GB"/>
        </w:rPr>
        <w:t>Management Plane</w:t>
      </w:r>
      <w:r w:rsidRPr="004955F3">
        <w:rPr>
          <w:lang w:val="en-GB" w:eastAsia="en-GB"/>
        </w:rPr>
        <w:t> are not defined in this document, but follow common usage.</w:t>
      </w:r>
    </w:p>
    <w:p w:rsidR="004A1B62" w:rsidRDefault="004A1B62" w:rsidP="0028295D">
      <w:pPr>
        <w:rPr>
          <w:lang w:val="en-GB" w:eastAsia="en-GB"/>
        </w:rPr>
      </w:pPr>
    </w:p>
    <w:p w:rsidR="004A1B62" w:rsidRDefault="004A1B62" w:rsidP="0028295D">
      <w:pPr>
        <w:rPr>
          <w:lang w:val="en-GB" w:eastAsia="en-GB"/>
        </w:rPr>
      </w:pPr>
      <w:r>
        <w:rPr>
          <w:lang w:val="en-GB" w:eastAsia="en-GB"/>
        </w:rPr>
        <w:t>Data</w:t>
      </w:r>
      <w:r w:rsidR="000A6711">
        <w:rPr>
          <w:lang w:val="en-GB" w:eastAsia="en-GB"/>
        </w:rPr>
        <w:t xml:space="preserve"> </w:t>
      </w:r>
      <w:r>
        <w:rPr>
          <w:lang w:val="en-GB" w:eastAsia="en-GB"/>
        </w:rPr>
        <w:t>Plane</w:t>
      </w:r>
    </w:p>
    <w:p w:rsidR="004A1B62" w:rsidRPr="004955F3" w:rsidRDefault="004A1B62" w:rsidP="0028295D">
      <w:pPr>
        <w:rPr>
          <w:lang w:val="en-GB" w:eastAsia="en-GB"/>
        </w:rPr>
      </w:pPr>
      <w:r>
        <w:rPr>
          <w:lang w:val="en-GB" w:eastAsia="en-GB"/>
        </w:rPr>
        <w:t>The Data-Plane refers to the infrastructure that carries the physical instance of the Connection, e.g. the Ethernet switches that deliver the circuit.</w:t>
      </w:r>
    </w:p>
    <w:p w:rsidR="0028295D" w:rsidRDefault="0028295D" w:rsidP="0028295D">
      <w:pPr>
        <w:rPr>
          <w:lang w:val="en-GB" w:eastAsia="en-GB"/>
        </w:rPr>
      </w:pPr>
    </w:p>
    <w:p w:rsidR="0028295D" w:rsidRDefault="00A25750" w:rsidP="0028295D">
      <w:r>
        <w:t>Edge Point</w:t>
      </w:r>
    </w:p>
    <w:p w:rsidR="0028295D" w:rsidRDefault="00A25750" w:rsidP="0028295D">
      <w:r>
        <w:t xml:space="preserve">A network resource that resides at the boundary of an intra-network topology, this may include for example a connector on a distribution frame, a port on an Ethernet switch, or a connector at the end of a </w:t>
      </w:r>
      <w:proofErr w:type="spellStart"/>
      <w:r>
        <w:t>fibre</w:t>
      </w:r>
      <w:proofErr w:type="spellEnd"/>
      <w:r>
        <w:t>.</w:t>
      </w:r>
    </w:p>
    <w:p w:rsidR="0028295D" w:rsidRDefault="0028295D" w:rsidP="0028295D">
      <w:pPr>
        <w:rPr>
          <w:lang w:val="en-GB" w:eastAsia="en-GB"/>
        </w:rPr>
      </w:pPr>
    </w:p>
    <w:p w:rsidR="0028295D" w:rsidRDefault="00A25750" w:rsidP="0028295D">
      <w:pPr>
        <w:rPr>
          <w:lang w:val="en-GB" w:eastAsia="en-GB"/>
        </w:rPr>
      </w:pPr>
      <w:r>
        <w:rPr>
          <w:lang w:val="en-GB" w:eastAsia="en-GB"/>
        </w:rPr>
        <w:t>Inter-Network Topology</w:t>
      </w:r>
    </w:p>
    <w:p w:rsidR="0028295D" w:rsidRDefault="00A25750" w:rsidP="0028295D">
      <w:pPr>
        <w:rPr>
          <w:lang w:val="en-GB" w:eastAsia="en-GB"/>
        </w:rPr>
      </w:pPr>
      <w:r>
        <w:rPr>
          <w:lang w:val="en-GB" w:eastAsia="en-GB"/>
        </w:rPr>
        <w:t>This is a topological description of a set of Networks and their transfer functions, and the connectivity between Networks.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w:t>
      </w:r>
      <w:r w:rsidRPr="004955F3">
        <w:rPr>
          <w:bdr w:val="dashed" w:sz="6" w:space="1" w:color="C0C0C0" w:frame="1"/>
          <w:shd w:val="clear" w:color="auto" w:fill="FFE3C0"/>
          <w:lang w:val="en-GB" w:eastAsia="en-GB"/>
        </w:rPr>
        <w:br/>
      </w:r>
      <w:r w:rsidRPr="004955F3">
        <w:rPr>
          <w:lang w:val="en-GB" w:eastAsia="en-GB"/>
        </w:rPr>
        <w:t>A</w:t>
      </w:r>
      <w:r w:rsidRPr="004955F3">
        <w:rPr>
          <w:iCs/>
          <w:lang w:val="en-GB" w:eastAsia="en-GB"/>
        </w:rPr>
        <w:t> Network</w:t>
      </w:r>
      <w:r>
        <w:rPr>
          <w:iCs/>
          <w:lang w:val="en-GB" w:eastAsia="en-GB"/>
        </w:rPr>
        <w:t xml:space="preserve"> is an Inter-Network topology object that describes </w:t>
      </w:r>
      <w:r>
        <w:rPr>
          <w:lang w:val="en-GB" w:eastAsia="en-GB"/>
        </w:rPr>
        <w:t>a set of STPs with a Transfer Function between STPs.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 Resource Manager (NRM)</w:t>
      </w:r>
    </w:p>
    <w:p w:rsidR="0028295D" w:rsidRPr="004955F3" w:rsidRDefault="00A25750" w:rsidP="0028295D">
      <w:pPr>
        <w:rPr>
          <w:lang w:val="en-GB" w:eastAsia="en-GB"/>
        </w:rPr>
      </w:pPr>
      <w:r w:rsidRPr="004955F3">
        <w:rPr>
          <w:lang w:val="en-GB" w:eastAsia="en-GB"/>
        </w:rPr>
        <w:t>The </w:t>
      </w:r>
      <w:r w:rsidRPr="004955F3">
        <w:rPr>
          <w:iCs/>
          <w:lang w:val="en-GB" w:eastAsia="en-GB"/>
        </w:rPr>
        <w:t>Network Resource Manager</w:t>
      </w:r>
      <w:r w:rsidRPr="004955F3">
        <w:rPr>
          <w:lang w:val="en-GB" w:eastAsia="en-GB"/>
        </w:rPr>
        <w:t> owns a set of transport resources and has ultimate responsibility for authorizing and managing the use of these resources. </w:t>
      </w:r>
      <w:r>
        <w:rPr>
          <w:lang w:val="en-GB" w:eastAsia="en-GB"/>
        </w:rPr>
        <w:t>Each NRM is always associated with a single NSA.</w:t>
      </w:r>
    </w:p>
    <w:p w:rsidR="0028295D" w:rsidRPr="004955F3" w:rsidRDefault="00A25750" w:rsidP="0028295D">
      <w:pPr>
        <w:rPr>
          <w:lang w:val="en-GB" w:eastAsia="en-GB"/>
        </w:rPr>
      </w:pPr>
      <w:r w:rsidRPr="004955F3">
        <w:rPr>
          <w:lang w:val="en-GB" w:eastAsia="en-GB"/>
        </w:rPr>
        <w:t xml:space="preserve"> </w:t>
      </w:r>
    </w:p>
    <w:p w:rsidR="0028295D" w:rsidRDefault="00A25750" w:rsidP="0028295D">
      <w:pPr>
        <w:rPr>
          <w:lang w:val="en-GB" w:eastAsia="en-GB"/>
        </w:rPr>
      </w:pPr>
      <w:r w:rsidRPr="004955F3">
        <w:rPr>
          <w:lang w:val="en-GB" w:eastAsia="en-GB"/>
        </w:rPr>
        <w:t>Network Service</w:t>
      </w:r>
      <w:r>
        <w:rPr>
          <w:lang w:val="en-GB" w:eastAsia="en-GB"/>
        </w:rPr>
        <w:t>s</w:t>
      </w:r>
    </w:p>
    <w:p w:rsidR="0028295D" w:rsidRPr="004955F3" w:rsidRDefault="00A25750" w:rsidP="0028295D">
      <w:pPr>
        <w:rPr>
          <w:lang w:val="en-GB" w:eastAsia="en-GB"/>
        </w:rPr>
      </w:pPr>
      <w:r>
        <w:rPr>
          <w:lang w:val="en-GB" w:eastAsia="en-GB"/>
        </w:rPr>
        <w:t>Network Services are the services offered by an NSA.   Each NSA will support one or more Network Services.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 Service Agent (NSA)</w:t>
      </w:r>
    </w:p>
    <w:p w:rsidR="0028295D" w:rsidRPr="004955F3" w:rsidRDefault="00A25750" w:rsidP="0028295D">
      <w:pPr>
        <w:rPr>
          <w:lang w:val="en-GB" w:eastAsia="en-GB"/>
        </w:rPr>
      </w:pPr>
      <w:r w:rsidRPr="004955F3">
        <w:rPr>
          <w:lang w:val="en-GB" w:eastAsia="en-GB"/>
        </w:rPr>
        <w:t>The </w:t>
      </w:r>
      <w:r w:rsidRPr="004955F3">
        <w:rPr>
          <w:iCs/>
          <w:lang w:val="en-GB" w:eastAsia="en-GB"/>
        </w:rPr>
        <w:t>Network Service Agent</w:t>
      </w:r>
      <w:r w:rsidRPr="004955F3">
        <w:rPr>
          <w:lang w:val="en-GB" w:eastAsia="en-GB"/>
        </w:rPr>
        <w:t> is a concrete piece of software that sends and receives NSI </w:t>
      </w:r>
      <w:r>
        <w:rPr>
          <w:iCs/>
          <w:lang w:val="en-GB" w:eastAsia="en-GB"/>
        </w:rPr>
        <w:t>M</w:t>
      </w:r>
      <w:r w:rsidRPr="004955F3">
        <w:rPr>
          <w:iCs/>
          <w:lang w:val="en-GB" w:eastAsia="en-GB"/>
        </w:rPr>
        <w:t>essages</w:t>
      </w:r>
      <w:r w:rsidRPr="004955F3">
        <w:rPr>
          <w:lang w:val="en-GB" w:eastAsia="en-GB"/>
        </w:rPr>
        <w:t>.  The NSA includes a set of capabilities that allow </w:t>
      </w:r>
      <w:r w:rsidRPr="004955F3">
        <w:rPr>
          <w:iCs/>
          <w:lang w:val="en-GB" w:eastAsia="en-GB"/>
        </w:rPr>
        <w:t>Network Services</w:t>
      </w:r>
      <w:r w:rsidRPr="004955F3">
        <w:rPr>
          <w:lang w:val="en-GB" w:eastAsia="en-GB"/>
        </w:rPr>
        <w:t> to be delivered.</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 Service Interface (NSI)</w:t>
      </w:r>
    </w:p>
    <w:p w:rsidR="0028295D" w:rsidRPr="004955F3" w:rsidRDefault="00A25750" w:rsidP="0028295D">
      <w:pPr>
        <w:rPr>
          <w:lang w:val="en-GB" w:eastAsia="en-GB"/>
        </w:rPr>
      </w:pPr>
      <w:r w:rsidRPr="004955F3">
        <w:rPr>
          <w:lang w:val="en-GB" w:eastAsia="en-GB"/>
        </w:rPr>
        <w:t>The NSI is the interface between </w:t>
      </w:r>
      <w:r w:rsidRPr="004955F3">
        <w:rPr>
          <w:iCs/>
          <w:lang w:val="en-GB" w:eastAsia="en-GB"/>
        </w:rPr>
        <w:t>Requester </w:t>
      </w:r>
      <w:r w:rsidRPr="004955F3">
        <w:rPr>
          <w:lang w:val="en-GB" w:eastAsia="en-GB"/>
        </w:rPr>
        <w:t>NSAs and </w:t>
      </w:r>
      <w:r w:rsidRPr="004955F3">
        <w:rPr>
          <w:iCs/>
          <w:lang w:val="en-GB" w:eastAsia="en-GB"/>
        </w:rPr>
        <w:t>Provider </w:t>
      </w:r>
      <w:r w:rsidRPr="004955F3">
        <w:rPr>
          <w:lang w:val="en-GB" w:eastAsia="en-GB"/>
        </w:rPr>
        <w:t>NSAs.  The NSI defines a set of interactions or transactions between these NSAs to realize a </w:t>
      </w:r>
      <w:r w:rsidRPr="004955F3">
        <w:rPr>
          <w:iCs/>
          <w:lang w:val="en-GB" w:eastAsia="en-GB"/>
        </w:rPr>
        <w:t>Network Service</w:t>
      </w:r>
      <w:r w:rsidRPr="004955F3">
        <w:rPr>
          <w:lang w:val="en-GB" w:eastAsia="en-GB"/>
        </w:rPr>
        <w:t>.</w:t>
      </w:r>
    </w:p>
    <w:p w:rsidR="0028295D" w:rsidRDefault="0028295D" w:rsidP="0028295D">
      <w:pPr>
        <w:rPr>
          <w:lang w:val="en-GB" w:eastAsia="en-GB"/>
        </w:rPr>
      </w:pPr>
    </w:p>
    <w:p w:rsidR="0028295D" w:rsidRDefault="00A25750" w:rsidP="0028295D">
      <w:pPr>
        <w:rPr>
          <w:lang w:val="en-GB" w:eastAsia="en-GB"/>
        </w:rPr>
      </w:pPr>
      <w:r>
        <w:rPr>
          <w:lang w:val="en-GB" w:eastAsia="en-GB"/>
        </w:rPr>
        <w:t>Network Services Framework</w:t>
      </w:r>
      <w:r w:rsidR="00105E40">
        <w:rPr>
          <w:lang w:val="en-GB" w:eastAsia="en-GB"/>
        </w:rPr>
        <w:t xml:space="preserve"> (NSF)</w:t>
      </w:r>
    </w:p>
    <w:p w:rsidR="0028295D" w:rsidRDefault="00A25750" w:rsidP="0028295D">
      <w:pPr>
        <w:rPr>
          <w:lang w:val="en-GB" w:eastAsia="en-GB"/>
        </w:rPr>
      </w:pPr>
      <w:r>
        <w:rPr>
          <w:lang w:val="en-GB" w:eastAsia="en-GB"/>
        </w:rPr>
        <w:t>The Network Services framework describes a NSI message based platform capable of supporting a range of Network Services.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NSI Message</w:t>
      </w:r>
    </w:p>
    <w:p w:rsidR="0028295D" w:rsidRPr="004955F3" w:rsidRDefault="00A25750" w:rsidP="0028295D">
      <w:pPr>
        <w:rPr>
          <w:lang w:val="en-GB" w:eastAsia="en-GB"/>
        </w:rPr>
      </w:pPr>
      <w:r w:rsidRPr="004955F3">
        <w:rPr>
          <w:lang w:val="en-GB" w:eastAsia="en-GB"/>
        </w:rPr>
        <w:t>A </w:t>
      </w:r>
      <w:r w:rsidRPr="004955F3">
        <w:rPr>
          <w:iCs/>
          <w:lang w:val="en-GB" w:eastAsia="en-GB"/>
        </w:rPr>
        <w:t>NSI Message </w:t>
      </w:r>
      <w:r w:rsidRPr="004955F3">
        <w:rPr>
          <w:lang w:val="en-GB" w:eastAsia="en-GB"/>
        </w:rPr>
        <w:t>is a structured unit of data sent between a </w:t>
      </w:r>
      <w:r w:rsidRPr="004955F3">
        <w:rPr>
          <w:iCs/>
          <w:lang w:val="en-GB" w:eastAsia="en-GB"/>
        </w:rPr>
        <w:t>Requester NSA</w:t>
      </w:r>
      <w:r w:rsidRPr="004955F3">
        <w:rPr>
          <w:lang w:val="en-GB" w:eastAsia="en-GB"/>
        </w:rPr>
        <w:t> and a </w:t>
      </w:r>
      <w:r w:rsidRPr="004955F3">
        <w:rPr>
          <w:iCs/>
          <w:lang w:val="en-GB" w:eastAsia="en-GB"/>
        </w:rPr>
        <w:t>Provider NSA</w:t>
      </w:r>
      <w:r w:rsidRPr="004955F3">
        <w:rPr>
          <w:lang w:val="en-GB" w:eastAsia="en-GB"/>
        </w:rPr>
        <w:t>. </w:t>
      </w:r>
    </w:p>
    <w:p w:rsidR="00105E40" w:rsidRDefault="00105E40" w:rsidP="0028295D">
      <w:pPr>
        <w:rPr>
          <w:lang w:val="en-GB" w:eastAsia="en-GB"/>
        </w:rPr>
      </w:pPr>
    </w:p>
    <w:p w:rsidR="00276D84" w:rsidRDefault="004D2EEC" w:rsidP="0028295D">
      <w:pPr>
        <w:rPr>
          <w:lang w:val="en-GB" w:eastAsia="en-GB"/>
        </w:rPr>
      </w:pPr>
      <w:r>
        <w:rPr>
          <w:lang w:val="en-GB" w:eastAsia="en-GB"/>
        </w:rPr>
        <w:t>Provision/</w:t>
      </w:r>
      <w:r w:rsidR="00276D84">
        <w:rPr>
          <w:lang w:val="en-GB" w:eastAsia="en-GB"/>
        </w:rPr>
        <w:t>Provisioning</w:t>
      </w:r>
      <w:r w:rsidR="00CA37DE">
        <w:rPr>
          <w:lang w:val="en-GB" w:eastAsia="en-GB"/>
        </w:rPr>
        <w:t>/Provisioned</w:t>
      </w:r>
    </w:p>
    <w:p w:rsidR="00276D84" w:rsidRDefault="00276D84" w:rsidP="0028295D">
      <w:pPr>
        <w:rPr>
          <w:lang w:val="en-GB" w:eastAsia="en-GB"/>
        </w:rPr>
      </w:pPr>
      <w:r>
        <w:rPr>
          <w:lang w:val="en-GB" w:eastAsia="en-GB"/>
        </w:rPr>
        <w:t xml:space="preserve">Provisioning is the process of creating the physical instance of a Connection in the </w:t>
      </w:r>
      <w:r w:rsidR="004A1B62">
        <w:rPr>
          <w:lang w:val="en-GB" w:eastAsia="en-GB"/>
        </w:rPr>
        <w:t>data plane</w:t>
      </w:r>
      <w:r>
        <w:rPr>
          <w:lang w:val="en-GB" w:eastAsia="en-GB"/>
        </w:rPr>
        <w:t xml:space="preserve">. </w:t>
      </w:r>
      <w:r w:rsidR="004C7E00">
        <w:rPr>
          <w:lang w:val="en-GB" w:eastAsia="en-GB"/>
        </w:rPr>
        <w:t>A Provisioned Connection is ready to carry user data.</w:t>
      </w:r>
      <w:r w:rsidR="00CA37DE">
        <w:rPr>
          <w:lang w:val="en-GB" w:eastAsia="en-GB"/>
        </w:rPr>
        <w:t xml:space="preserve">  </w:t>
      </w:r>
      <w:r w:rsidR="004A1B62">
        <w:rPr>
          <w:lang w:val="en-GB" w:eastAsia="en-GB"/>
        </w:rPr>
        <w:t>This term has a formal definition in the CS state-machine.</w:t>
      </w:r>
    </w:p>
    <w:p w:rsidR="00276D84" w:rsidRPr="004955F3" w:rsidRDefault="00276D84" w:rsidP="0028295D">
      <w:pPr>
        <w:rPr>
          <w:lang w:val="en-GB" w:eastAsia="en-GB"/>
        </w:rPr>
      </w:pPr>
    </w:p>
    <w:p w:rsidR="0028295D" w:rsidRPr="004955F3" w:rsidRDefault="00A25750" w:rsidP="0028295D">
      <w:pPr>
        <w:rPr>
          <w:lang w:val="en-GB" w:eastAsia="en-GB"/>
        </w:rPr>
      </w:pPr>
      <w:r w:rsidRPr="004955F3">
        <w:rPr>
          <w:lang w:val="en-GB" w:eastAsia="en-GB"/>
        </w:rPr>
        <w:t>Requester/ Provider NSA</w:t>
      </w:r>
      <w:r w:rsidR="004D2EEC">
        <w:rPr>
          <w:lang w:val="en-GB" w:eastAsia="en-GB"/>
        </w:rPr>
        <w:t xml:space="preserve"> (RA/PA)</w:t>
      </w:r>
    </w:p>
    <w:p w:rsidR="0028295D" w:rsidRPr="004955F3" w:rsidRDefault="00A25750" w:rsidP="0028295D">
      <w:pPr>
        <w:rPr>
          <w:lang w:val="en-GB" w:eastAsia="en-GB"/>
        </w:rPr>
      </w:pPr>
      <w:r w:rsidRPr="004955F3">
        <w:rPr>
          <w:lang w:val="en-GB" w:eastAsia="en-GB"/>
        </w:rPr>
        <w:t>An NSA acts in one of two possible roles relative to a particular instance of an NSI.  When an NSA requests a service, it is called a </w:t>
      </w:r>
      <w:r w:rsidRPr="004955F3">
        <w:rPr>
          <w:iCs/>
          <w:lang w:val="en-GB" w:eastAsia="en-GB"/>
        </w:rPr>
        <w:t>Requester NSA</w:t>
      </w:r>
      <w:r w:rsidRPr="004955F3">
        <w:rPr>
          <w:lang w:val="en-GB" w:eastAsia="en-GB"/>
        </w:rPr>
        <w:t>. When an NSA realizes a service, it is called a </w:t>
      </w:r>
      <w:r w:rsidRPr="004955F3">
        <w:rPr>
          <w:iCs/>
          <w:lang w:val="en-GB" w:eastAsia="en-GB"/>
        </w:rPr>
        <w:t>Provider NSA</w:t>
      </w:r>
      <w:r w:rsidRPr="004955F3">
        <w:rPr>
          <w:lang w:val="en-GB" w:eastAsia="en-GB"/>
        </w:rPr>
        <w:t>. </w:t>
      </w:r>
      <w:r>
        <w:rPr>
          <w:lang w:val="en-GB" w:eastAsia="en-GB"/>
        </w:rPr>
        <w:t xml:space="preserve"> A particular NSA may act in different roles at different interfaces.</w:t>
      </w:r>
    </w:p>
    <w:p w:rsidR="0028295D" w:rsidRDefault="0028295D" w:rsidP="0028295D">
      <w:pPr>
        <w:rPr>
          <w:lang w:val="en-GB" w:eastAsia="en-GB"/>
        </w:rPr>
      </w:pPr>
    </w:p>
    <w:p w:rsidR="004D2EEC" w:rsidRDefault="004D2EEC" w:rsidP="0028295D">
      <w:pPr>
        <w:rPr>
          <w:lang w:val="en-GB" w:eastAsia="en-GB"/>
        </w:rPr>
      </w:pPr>
      <w:r>
        <w:rPr>
          <w:lang w:val="en-GB" w:eastAsia="en-GB"/>
        </w:rPr>
        <w:t>Release/Releasing/Released</w:t>
      </w:r>
    </w:p>
    <w:p w:rsidR="004D2EEC" w:rsidRDefault="004D2EEC" w:rsidP="0028295D">
      <w:pPr>
        <w:rPr>
          <w:lang w:val="en-GB" w:eastAsia="en-GB"/>
        </w:rPr>
      </w:pPr>
      <w:r>
        <w:rPr>
          <w:lang w:val="en-GB" w:eastAsia="en-GB"/>
        </w:rPr>
        <w:lastRenderedPageBreak/>
        <w:t xml:space="preserve">Releasing is the process of de-provisioning resources on the data-plane.  When </w:t>
      </w:r>
      <w:r w:rsidR="004A1B62">
        <w:rPr>
          <w:lang w:val="en-GB" w:eastAsia="en-GB"/>
        </w:rPr>
        <w:t xml:space="preserve">a Connection is </w:t>
      </w:r>
      <w:proofErr w:type="gramStart"/>
      <w:r>
        <w:rPr>
          <w:lang w:val="en-GB" w:eastAsia="en-GB"/>
        </w:rPr>
        <w:t>Released</w:t>
      </w:r>
      <w:proofErr w:type="gramEnd"/>
      <w:r w:rsidR="004A1B62">
        <w:rPr>
          <w:lang w:val="en-GB" w:eastAsia="en-GB"/>
        </w:rPr>
        <w:t xml:space="preserve"> on the data-plane,</w:t>
      </w:r>
      <w:r>
        <w:rPr>
          <w:lang w:val="en-GB" w:eastAsia="en-GB"/>
        </w:rPr>
        <w:t xml:space="preserve"> the Reservation is retained.</w:t>
      </w:r>
      <w:r w:rsidR="004A1B62">
        <w:rPr>
          <w:lang w:val="en-GB" w:eastAsia="en-GB"/>
        </w:rPr>
        <w:t xml:space="preserve"> This term has a formal definition in the CS state-machine.</w:t>
      </w:r>
    </w:p>
    <w:p w:rsidR="004D2EEC" w:rsidRDefault="004D2EEC" w:rsidP="0028295D">
      <w:pPr>
        <w:rPr>
          <w:lang w:val="en-GB" w:eastAsia="en-GB"/>
        </w:rPr>
      </w:pPr>
    </w:p>
    <w:p w:rsidR="00F53315" w:rsidRDefault="004D2EEC" w:rsidP="00105E40">
      <w:pPr>
        <w:rPr>
          <w:lang w:val="en-GB" w:eastAsia="en-GB"/>
        </w:rPr>
      </w:pPr>
      <w:r>
        <w:rPr>
          <w:lang w:val="en-GB" w:eastAsia="en-GB"/>
        </w:rPr>
        <w:t>Reserve/</w:t>
      </w:r>
      <w:r w:rsidR="00CA37DE">
        <w:rPr>
          <w:lang w:val="en-GB" w:eastAsia="en-GB"/>
        </w:rPr>
        <w:t>Reserving/</w:t>
      </w:r>
      <w:r w:rsidR="00F53315">
        <w:rPr>
          <w:lang w:val="en-GB" w:eastAsia="en-GB"/>
        </w:rPr>
        <w:t>Reservation</w:t>
      </w:r>
    </w:p>
    <w:p w:rsidR="00CA37DE" w:rsidRDefault="00F53315" w:rsidP="0028295D">
      <w:pPr>
        <w:rPr>
          <w:lang w:val="en-GB" w:eastAsia="en-GB"/>
        </w:rPr>
      </w:pPr>
      <w:r>
        <w:rPr>
          <w:lang w:val="en-GB" w:eastAsia="en-GB"/>
        </w:rPr>
        <w:t xml:space="preserve">A Provider Agent holds a Connection Reservation.  This Reservation has start and end times, ingress and egress STPs and an associated set of additional local resources necessary to build the Connection locally. </w:t>
      </w:r>
      <w:r w:rsidR="00CA37DE">
        <w:rPr>
          <w:lang w:val="en-GB" w:eastAsia="en-GB"/>
        </w:rPr>
        <w:t xml:space="preserve"> </w:t>
      </w:r>
      <w:r w:rsidR="004A1B62">
        <w:rPr>
          <w:lang w:val="en-GB" w:eastAsia="en-GB"/>
        </w:rPr>
        <w:t>This term has a formal definition in the CS state-machine.</w:t>
      </w:r>
    </w:p>
    <w:p w:rsidR="00CA37DE" w:rsidRDefault="00CA37DE" w:rsidP="0028295D">
      <w:pPr>
        <w:rPr>
          <w:lang w:val="en-GB" w:eastAsia="en-GB"/>
        </w:rPr>
      </w:pPr>
    </w:p>
    <w:p w:rsidR="0028295D" w:rsidRPr="004955F3" w:rsidRDefault="00A25750" w:rsidP="0028295D">
      <w:pPr>
        <w:rPr>
          <w:lang w:val="en-GB" w:eastAsia="en-GB"/>
        </w:rPr>
      </w:pPr>
      <w:r w:rsidRPr="004955F3">
        <w:rPr>
          <w:lang w:val="en-GB" w:eastAsia="en-GB"/>
        </w:rPr>
        <w:t>Service Definition</w:t>
      </w:r>
    </w:p>
    <w:p w:rsidR="0028295D" w:rsidRPr="004955F3" w:rsidRDefault="00A25750" w:rsidP="0028295D">
      <w:pPr>
        <w:rPr>
          <w:lang w:val="en-GB" w:eastAsia="en-GB"/>
        </w:rPr>
      </w:pPr>
      <w:r>
        <w:t>The Service Definition consists of a set of attributes that formally and explicitly define the complete scope of a service offering</w:t>
      </w:r>
      <w:r w:rsidRPr="004955F3">
        <w:rPr>
          <w:rStyle w:val="apple-style-span"/>
          <w:rFonts w:cs="Arial"/>
          <w:color w:val="000000"/>
        </w:rPr>
        <w:t xml:space="preserve">.  </w:t>
      </w:r>
      <w:r>
        <w:rPr>
          <w:rStyle w:val="apple-style-span"/>
          <w:rFonts w:cs="Arial"/>
          <w:color w:val="000000"/>
        </w:rPr>
        <w:t>Each provider defines its service with an SD, each request identifies requirements in terms of SD attributes, and e</w:t>
      </w:r>
      <w:r w:rsidRPr="004955F3">
        <w:rPr>
          <w:rStyle w:val="apple-style-span"/>
          <w:rFonts w:cs="Arial"/>
          <w:color w:val="000000"/>
        </w:rPr>
        <w:t>ach </w:t>
      </w:r>
      <w:r w:rsidRPr="004955F3">
        <w:rPr>
          <w:rStyle w:val="apple-style-span"/>
          <w:rFonts w:cs="Arial"/>
          <w:iCs/>
          <w:color w:val="000000"/>
        </w:rPr>
        <w:t>Connection </w:t>
      </w:r>
      <w:r w:rsidRPr="004955F3">
        <w:rPr>
          <w:rStyle w:val="apple-style-span"/>
          <w:rFonts w:cs="Arial"/>
          <w:color w:val="000000"/>
        </w:rPr>
        <w:t>has an associated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instance</w:t>
      </w:r>
      <w:r>
        <w:rPr>
          <w:rStyle w:val="apple-style-span"/>
          <w:rFonts w:cs="Arial"/>
          <w:color w:val="000000"/>
        </w:rPr>
        <w:t>.</w:t>
      </w:r>
    </w:p>
    <w:p w:rsidR="0028295D" w:rsidRDefault="0028295D" w:rsidP="0028295D">
      <w:pPr>
        <w:rPr>
          <w:lang w:val="en-GB" w:eastAsia="en-GB"/>
        </w:rPr>
      </w:pPr>
    </w:p>
    <w:p w:rsidR="00812238" w:rsidRDefault="00812238" w:rsidP="00812238">
      <w:pPr>
        <w:rPr>
          <w:lang w:val="en-GB" w:eastAsia="en-GB"/>
        </w:rPr>
      </w:pPr>
      <w:r>
        <w:rPr>
          <w:lang w:val="en-GB" w:eastAsia="en-GB"/>
        </w:rPr>
        <w:t>Service Demarcation Point (SDP)</w:t>
      </w:r>
    </w:p>
    <w:p w:rsidR="00812238" w:rsidRDefault="00812238" w:rsidP="00812238">
      <w:r>
        <w:t xml:space="preserve">Service </w:t>
      </w:r>
      <w:r>
        <w:rPr>
          <w:lang w:val="en-GB" w:eastAsia="en-GB"/>
        </w:rPr>
        <w:t xml:space="preserve">Demarcation </w:t>
      </w:r>
      <w:r>
        <w:t>Points (STPs) identify a grouping of two Edge Points at the boundary between t</w:t>
      </w:r>
      <w:r w:rsidR="00771F7B">
        <w:t>w</w:t>
      </w:r>
      <w:r>
        <w:t>o Networks.</w:t>
      </w:r>
    </w:p>
    <w:p w:rsidR="00812238" w:rsidRDefault="00812238" w:rsidP="0028295D">
      <w:pPr>
        <w:rPr>
          <w:lang w:val="en-GB" w:eastAsia="en-GB"/>
        </w:rPr>
      </w:pPr>
    </w:p>
    <w:p w:rsidR="0028295D" w:rsidRDefault="00A25750" w:rsidP="0028295D">
      <w:pPr>
        <w:rPr>
          <w:lang w:val="en-GB" w:eastAsia="en-GB"/>
        </w:rPr>
      </w:pPr>
      <w:r>
        <w:rPr>
          <w:lang w:val="en-GB" w:eastAsia="en-GB"/>
        </w:rPr>
        <w:t>Service Termination Point (STP)</w:t>
      </w:r>
    </w:p>
    <w:p w:rsidR="0028295D" w:rsidRDefault="00A25750" w:rsidP="0028295D">
      <w:r>
        <w:t>Service Termination Points (S</w:t>
      </w:r>
      <w:r w:rsidR="00771F7B">
        <w:t>TPs) identify the Edge Points of a Network in</w:t>
      </w:r>
      <w:r>
        <w:t xml:space="preserve"> the intra-network topology.</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Service Plane</w:t>
      </w:r>
    </w:p>
    <w:p w:rsidR="0028295D" w:rsidRPr="004955F3" w:rsidRDefault="00A25750" w:rsidP="0028295D">
      <w:pPr>
        <w:rPr>
          <w:lang w:val="en-GB" w:eastAsia="en-GB"/>
        </w:rPr>
      </w:pPr>
      <w:r w:rsidRPr="004955F3">
        <w:rPr>
          <w:lang w:val="en-GB" w:eastAsia="en-GB"/>
        </w:rPr>
        <w:t>The </w:t>
      </w:r>
      <w:r w:rsidRPr="004955F3">
        <w:rPr>
          <w:iCs/>
          <w:lang w:val="en-GB" w:eastAsia="en-GB"/>
        </w:rPr>
        <w:t>Service Plane </w:t>
      </w:r>
      <w:r w:rsidRPr="004955F3">
        <w:rPr>
          <w:lang w:val="en-GB" w:eastAsia="en-GB"/>
        </w:rPr>
        <w:t>is a plane in which services are requested and managed; these services include the </w:t>
      </w:r>
      <w:r w:rsidRPr="004955F3">
        <w:rPr>
          <w:iCs/>
          <w:lang w:val="en-GB" w:eastAsia="en-GB"/>
        </w:rPr>
        <w:t>Network Service. </w:t>
      </w:r>
      <w:r w:rsidRPr="004955F3">
        <w:rPr>
          <w:lang w:val="en-GB" w:eastAsia="en-GB"/>
        </w:rPr>
        <w:t>The </w:t>
      </w:r>
      <w:r w:rsidRPr="004955F3">
        <w:rPr>
          <w:iCs/>
          <w:lang w:val="en-GB" w:eastAsia="en-GB"/>
        </w:rPr>
        <w:t>Service Plane</w:t>
      </w:r>
      <w:r w:rsidRPr="004955F3">
        <w:rPr>
          <w:lang w:val="en-GB" w:eastAsia="en-GB"/>
        </w:rPr>
        <w:t xml:space="preserve"> contains </w:t>
      </w:r>
      <w:r>
        <w:rPr>
          <w:lang w:val="en-GB" w:eastAsia="en-GB"/>
        </w:rPr>
        <w:t xml:space="preserve">a </w:t>
      </w:r>
      <w:r w:rsidRPr="004955F3">
        <w:rPr>
          <w:lang w:val="en-GB" w:eastAsia="en-GB"/>
        </w:rPr>
        <w:t>set </w:t>
      </w:r>
      <w:r>
        <w:rPr>
          <w:lang w:val="en-GB" w:eastAsia="en-GB"/>
        </w:rPr>
        <w:t xml:space="preserve">of </w:t>
      </w:r>
      <w:r w:rsidRPr="004955F3">
        <w:rPr>
          <w:iCs/>
          <w:lang w:val="en-GB" w:eastAsia="en-GB"/>
        </w:rPr>
        <w:t>Network Service Agents</w:t>
      </w:r>
      <w:r w:rsidRPr="004955F3">
        <w:rPr>
          <w:lang w:val="en-GB" w:eastAsia="en-GB"/>
        </w:rPr>
        <w:t> communicating using </w:t>
      </w:r>
      <w:r w:rsidRPr="004955F3">
        <w:rPr>
          <w:iCs/>
          <w:lang w:val="en-GB" w:eastAsia="en-GB"/>
        </w:rPr>
        <w:t>Network Service Interfaces</w:t>
      </w:r>
      <w:r w:rsidRPr="004955F3">
        <w:rPr>
          <w:lang w:val="en-GB" w:eastAsia="en-GB"/>
        </w:rPr>
        <w:t>.</w:t>
      </w:r>
    </w:p>
    <w:p w:rsidR="0028295D" w:rsidRDefault="0028295D" w:rsidP="0028295D">
      <w:pPr>
        <w:rPr>
          <w:lang w:val="en-GB" w:eastAsia="en-GB"/>
        </w:rPr>
      </w:pPr>
    </w:p>
    <w:p w:rsidR="004D2EEC" w:rsidRDefault="004D2EEC" w:rsidP="0028295D">
      <w:pPr>
        <w:rPr>
          <w:lang w:val="en-GB" w:eastAsia="en-GB"/>
        </w:rPr>
      </w:pPr>
      <w:r>
        <w:rPr>
          <w:lang w:val="en-GB" w:eastAsia="en-GB"/>
        </w:rPr>
        <w:t>Terminate/Terminating/Terminated</w:t>
      </w:r>
    </w:p>
    <w:p w:rsidR="004D2EEC" w:rsidRDefault="004D2EEC" w:rsidP="0028295D">
      <w:pPr>
        <w:rPr>
          <w:lang w:val="en-GB" w:eastAsia="en-GB"/>
        </w:rPr>
      </w:pPr>
      <w:r>
        <w:rPr>
          <w:lang w:val="en-GB" w:eastAsia="en-GB"/>
        </w:rPr>
        <w:t>Terminating is the process</w:t>
      </w:r>
      <w:r w:rsidR="00231B34">
        <w:rPr>
          <w:lang w:val="en-GB" w:eastAsia="en-GB"/>
        </w:rPr>
        <w:t xml:space="preserve"> which will completely remove a Reservation and Release any associated Connections.</w:t>
      </w:r>
      <w:r w:rsidR="004A1B62">
        <w:rPr>
          <w:lang w:val="en-GB" w:eastAsia="en-GB"/>
        </w:rPr>
        <w:t xml:space="preserve">  This term has a formal definition in the CS state-machine.</w:t>
      </w:r>
    </w:p>
    <w:p w:rsidR="004D2EEC" w:rsidRPr="004955F3" w:rsidRDefault="004D2EEC" w:rsidP="0028295D">
      <w:pPr>
        <w:rPr>
          <w:lang w:val="en-GB" w:eastAsia="en-GB"/>
        </w:rPr>
      </w:pPr>
    </w:p>
    <w:p w:rsidR="0028295D" w:rsidRPr="004955F3" w:rsidRDefault="00A25750" w:rsidP="0028295D">
      <w:pPr>
        <w:rPr>
          <w:lang w:val="en-GB" w:eastAsia="en-GB"/>
        </w:rPr>
      </w:pPr>
      <w:r w:rsidRPr="004955F3">
        <w:rPr>
          <w:lang w:val="en-GB" w:eastAsia="en-GB"/>
        </w:rPr>
        <w:t>Transport Plane</w:t>
      </w:r>
    </w:p>
    <w:p w:rsidR="0028295D" w:rsidRPr="004955F3" w:rsidRDefault="00A25750" w:rsidP="0028295D">
      <w:pPr>
        <w:rPr>
          <w:lang w:val="en-GB" w:eastAsia="en-GB"/>
        </w:rPr>
      </w:pPr>
      <w:r w:rsidRPr="004955F3">
        <w:rPr>
          <w:lang w:val="en-GB" w:eastAsia="en-GB"/>
        </w:rPr>
        <w:t>The </w:t>
      </w:r>
      <w:r w:rsidRPr="004955F3">
        <w:rPr>
          <w:iCs/>
          <w:lang w:val="en-GB" w:eastAsia="en-GB"/>
        </w:rPr>
        <w:t>Transport Plane</w:t>
      </w:r>
      <w:r w:rsidRPr="004955F3">
        <w:rPr>
          <w:lang w:val="en-GB" w:eastAsia="en-GB"/>
        </w:rPr>
        <w:t xml:space="preserve"> contains is the set of </w:t>
      </w:r>
      <w:r>
        <w:rPr>
          <w:lang w:val="en-GB" w:eastAsia="en-GB"/>
        </w:rPr>
        <w:t>transport equipment and associated</w:t>
      </w:r>
      <w:r w:rsidRPr="004955F3">
        <w:rPr>
          <w:lang w:val="en-GB" w:eastAsia="en-GB"/>
        </w:rPr>
        <w:t xml:space="preserve"> resources that </w:t>
      </w:r>
      <w:r>
        <w:rPr>
          <w:lang w:val="en-GB" w:eastAsia="en-GB"/>
        </w:rPr>
        <w:t>carry</w:t>
      </w:r>
      <w:r w:rsidRPr="004955F3">
        <w:rPr>
          <w:lang w:val="en-GB" w:eastAsia="en-GB"/>
        </w:rPr>
        <w:t xml:space="preserve"> user data through the network.  </w:t>
      </w:r>
    </w:p>
    <w:p w:rsidR="0028295D" w:rsidRPr="004955F3" w:rsidRDefault="0028295D">
      <w:pPr>
        <w:rPr>
          <w:lang w:val="en-GB" w:eastAsia="en-GB"/>
        </w:rPr>
      </w:pPr>
    </w:p>
    <w:p w:rsidR="0028295D" w:rsidRDefault="0028295D"/>
    <w:p w:rsidR="007F7C82" w:rsidRDefault="00A25750" w:rsidP="0028295D">
      <w:pPr>
        <w:pStyle w:val="Heading1"/>
      </w:pPr>
      <w:bookmarkStart w:id="180" w:name="_Toc526008660"/>
      <w:bookmarkStart w:id="181" w:name="_Toc5010632"/>
      <w:bookmarkStart w:id="182" w:name="_Toc130006546"/>
      <w:bookmarkStart w:id="183" w:name="_Toc327290254"/>
      <w:r>
        <w:t>Intellectual Property Statement</w:t>
      </w:r>
      <w:bookmarkEnd w:id="180"/>
      <w:bookmarkEnd w:id="181"/>
      <w:bookmarkEnd w:id="182"/>
      <w:bookmarkEnd w:id="183"/>
    </w:p>
    <w:p w:rsidR="007F7C82" w:rsidRDefault="007F7C82" w:rsidP="0028295D"/>
    <w:p w:rsidR="007F7C82" w:rsidRDefault="00A25750" w:rsidP="0028295D">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7F7C82" w:rsidRDefault="007F7C82" w:rsidP="0028295D">
      <w:pPr>
        <w:rPr>
          <w:lang w:eastAsia="zh-CN"/>
        </w:rPr>
      </w:pPr>
    </w:p>
    <w:p w:rsidR="007F7C82" w:rsidRDefault="00A25750" w:rsidP="0028295D">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7F7C82" w:rsidRDefault="007F7C82" w:rsidP="0028295D"/>
    <w:p w:rsidR="007F7C82" w:rsidRDefault="00A25750" w:rsidP="0028295D">
      <w:pPr>
        <w:pStyle w:val="Heading1"/>
      </w:pPr>
      <w:bookmarkStart w:id="184" w:name="_Toc5010633"/>
      <w:bookmarkStart w:id="185" w:name="_Toc130006547"/>
      <w:bookmarkStart w:id="186" w:name="_Toc327290255"/>
      <w:bookmarkStart w:id="187" w:name="_Toc526008661"/>
      <w:r>
        <w:lastRenderedPageBreak/>
        <w:t>Disclaimer</w:t>
      </w:r>
      <w:bookmarkEnd w:id="184"/>
      <w:bookmarkEnd w:id="185"/>
      <w:bookmarkEnd w:id="186"/>
    </w:p>
    <w:p w:rsidR="007F7C82" w:rsidRDefault="00A25750" w:rsidP="0028295D">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7F7C82" w:rsidRPr="003633AF" w:rsidRDefault="007F7C82" w:rsidP="0028295D"/>
    <w:p w:rsidR="007F7C82" w:rsidRDefault="00A25750" w:rsidP="0028295D">
      <w:pPr>
        <w:pStyle w:val="Heading1"/>
      </w:pPr>
      <w:bookmarkStart w:id="188" w:name="_Toc5010634"/>
      <w:bookmarkStart w:id="189" w:name="_Toc130006548"/>
      <w:bookmarkStart w:id="190" w:name="_Toc327290256"/>
      <w:r>
        <w:t>Full Copyright Notice</w:t>
      </w:r>
      <w:bookmarkEnd w:id="187"/>
      <w:bookmarkEnd w:id="188"/>
      <w:bookmarkEnd w:id="189"/>
      <w:bookmarkEnd w:id="190"/>
    </w:p>
    <w:p w:rsidR="007F7C82" w:rsidRDefault="007F7C82" w:rsidP="0028295D"/>
    <w:p w:rsidR="007F7C82" w:rsidRDefault="00A25750" w:rsidP="0028295D">
      <w:r>
        <w:t>Copyright (C) Open Grid Forum (2008-201</w:t>
      </w:r>
      <w:r w:rsidR="00EB5901">
        <w:t>2</w:t>
      </w:r>
      <w:r>
        <w:t xml:space="preserve">). All Rights Reserved. </w:t>
      </w:r>
    </w:p>
    <w:p w:rsidR="007F7C82" w:rsidRDefault="007F7C82" w:rsidP="0028295D"/>
    <w:p w:rsidR="007F7C82" w:rsidRDefault="00A25750" w:rsidP="0028295D">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7F7C82" w:rsidRDefault="007F7C82" w:rsidP="0028295D"/>
    <w:p w:rsidR="007F7C82" w:rsidRDefault="00A25750" w:rsidP="0028295D">
      <w:r>
        <w:t>The limited permissions granted above are perpetual and will not be revoked by the OGF or its successors or assignees.</w:t>
      </w:r>
    </w:p>
    <w:p w:rsidR="007F7C82" w:rsidRDefault="007F7C82" w:rsidP="0028295D"/>
    <w:p w:rsidR="007F7C82" w:rsidRPr="003633AF" w:rsidRDefault="00A25750" w:rsidP="0028295D">
      <w:pPr>
        <w:pStyle w:val="Heading1"/>
      </w:pPr>
      <w:bookmarkStart w:id="191" w:name="_Toc5010635"/>
      <w:bookmarkStart w:id="192" w:name="_Toc130006549"/>
      <w:bookmarkStart w:id="193" w:name="_Toc327290257"/>
      <w:r>
        <w:t>References</w:t>
      </w:r>
      <w:bookmarkEnd w:id="191"/>
      <w:bookmarkEnd w:id="192"/>
      <w:bookmarkEnd w:id="193"/>
    </w:p>
    <w:p w:rsidR="007F7C82" w:rsidRPr="00F05B9C" w:rsidRDefault="00F64E4A" w:rsidP="00C03C9A">
      <w:pPr>
        <w:pStyle w:val="ListParagraph"/>
        <w:numPr>
          <w:ilvl w:val="0"/>
          <w:numId w:val="19"/>
        </w:numPr>
      </w:pPr>
      <w:r w:rsidRPr="00F05B9C">
        <w:t xml:space="preserve">OGF GFD.173: </w:t>
      </w:r>
      <w:r w:rsidR="00C03C9A" w:rsidRPr="00F05B9C">
        <w:t>“</w:t>
      </w:r>
      <w:r w:rsidR="00A25750" w:rsidRPr="00F05B9C">
        <w:t>Network Service Framework</w:t>
      </w:r>
      <w:r w:rsidR="00C03C9A" w:rsidRPr="00F05B9C">
        <w:t xml:space="preserve"> v1.0”, http://www.gridforum.org/documents/GFD.173.pdf</w:t>
      </w:r>
    </w:p>
    <w:p w:rsidR="00E42826" w:rsidRPr="00F05B9C" w:rsidRDefault="00E42826" w:rsidP="004D4EA9">
      <w:pPr>
        <w:pStyle w:val="ListParagraph"/>
        <w:numPr>
          <w:ilvl w:val="0"/>
          <w:numId w:val="19"/>
        </w:numPr>
      </w:pPr>
      <w:r w:rsidRPr="00F05B9C">
        <w:t>IETF RFC 5905</w:t>
      </w:r>
      <w:r w:rsidR="00F64E4A" w:rsidRPr="00F05B9C">
        <w:t>, Network Time Protocol Version 4: Protocol and Algorithms Specification</w:t>
      </w:r>
    </w:p>
    <w:p w:rsidR="00935362" w:rsidRPr="00F05B9C" w:rsidRDefault="00935362" w:rsidP="004D4EA9">
      <w:pPr>
        <w:pStyle w:val="ListParagraph"/>
        <w:numPr>
          <w:ilvl w:val="0"/>
          <w:numId w:val="19"/>
        </w:numPr>
      </w:pPr>
      <w:bookmarkStart w:id="194" w:name="_Ref311816555"/>
      <w:r w:rsidRPr="00F05B9C">
        <w:t>IETF RFC 4122</w:t>
      </w:r>
      <w:r w:rsidR="00F64E4A" w:rsidRPr="00F05B9C">
        <w:t xml:space="preserve">, A Universally Unique </w:t>
      </w:r>
      <w:proofErr w:type="spellStart"/>
      <w:r w:rsidR="00F64E4A" w:rsidRPr="00F05B9C">
        <w:t>IDdentifier</w:t>
      </w:r>
      <w:proofErr w:type="spellEnd"/>
      <w:r w:rsidR="00F64E4A" w:rsidRPr="00F05B9C">
        <w:t xml:space="preserve"> (UUID) URN Namespace</w:t>
      </w:r>
      <w:bookmarkEnd w:id="194"/>
    </w:p>
    <w:p w:rsidR="0090493C" w:rsidRPr="00F05B9C" w:rsidRDefault="0090493C" w:rsidP="004D4EA9">
      <w:pPr>
        <w:pStyle w:val="ListParagraph"/>
        <w:numPr>
          <w:ilvl w:val="0"/>
          <w:numId w:val="19"/>
        </w:numPr>
      </w:pPr>
      <w:bookmarkStart w:id="195" w:name="_Ref311816558"/>
      <w:r w:rsidRPr="00F05B9C">
        <w:t>ITU-T Rec. X.667 Information technology - Open Systems Interconnection - Procedures for the operation of OSI Registration Authorities: Generation and registration of Universally Unique Identifiers (UUIDs) and their use as ASN.1 Object Identifier components</w:t>
      </w:r>
      <w:bookmarkEnd w:id="195"/>
    </w:p>
    <w:p w:rsidR="0090493C" w:rsidRPr="00F05B9C" w:rsidRDefault="0090493C" w:rsidP="004D4EA9">
      <w:pPr>
        <w:pStyle w:val="ListParagraph"/>
        <w:numPr>
          <w:ilvl w:val="0"/>
          <w:numId w:val="19"/>
        </w:numPr>
      </w:pPr>
      <w:bookmarkStart w:id="196" w:name="_Ref311816560"/>
      <w:r w:rsidRPr="00F05B9C">
        <w:t>ISO/IEC 9834-8:2005  Information technology -- Open Systems Interconnection -- Procedures for the operation of OSI Registration Authorities: Generation and registration of Universally Unique Identifiers (UUIDs) and their use as ASN.1 Object Identifier components</w:t>
      </w:r>
      <w:bookmarkEnd w:id="196"/>
    </w:p>
    <w:p w:rsidR="00AC0933" w:rsidRPr="00F05B9C" w:rsidRDefault="00F64E4A" w:rsidP="00C03C9A">
      <w:pPr>
        <w:pStyle w:val="ListParagraph"/>
        <w:numPr>
          <w:ilvl w:val="0"/>
          <w:numId w:val="19"/>
        </w:numPr>
      </w:pPr>
      <w:r w:rsidRPr="00F05B9C">
        <w:t>IETF RFC 4655, "A Path Computation Element (PCE)-Based Architecture"</w:t>
      </w:r>
      <w:r w:rsidR="00C03C9A" w:rsidRPr="00F05B9C">
        <w:t>, http://www.rfc-editor.org/rfc/rfc4655.txt</w:t>
      </w:r>
    </w:p>
    <w:p w:rsidR="0033491F" w:rsidRPr="00F05B9C" w:rsidRDefault="00CD6045" w:rsidP="004D4EA9">
      <w:pPr>
        <w:pStyle w:val="ListParagraph"/>
        <w:numPr>
          <w:ilvl w:val="0"/>
          <w:numId w:val="19"/>
        </w:numPr>
      </w:pPr>
      <w:bookmarkStart w:id="197" w:name="_Ref298164422"/>
      <w:r w:rsidRPr="00F05B9C">
        <w:t xml:space="preserve">ISO 8601:2000 “Data elements and interchange formats — Information interchange — Representation of dates and times” or </w:t>
      </w:r>
      <w:proofErr w:type="spellStart"/>
      <w:r w:rsidRPr="00F05B9C">
        <w:t>xsd</w:t>
      </w:r>
      <w:proofErr w:type="spellEnd"/>
      <w:r w:rsidRPr="00F05B9C">
        <w:t xml:space="preserve"> </w:t>
      </w:r>
      <w:proofErr w:type="spellStart"/>
      <w:r w:rsidRPr="00F05B9C">
        <w:t>dateTime</w:t>
      </w:r>
      <w:bookmarkEnd w:id="197"/>
      <w:proofErr w:type="spellEnd"/>
    </w:p>
    <w:p w:rsidR="00557B59" w:rsidRPr="00F05B9C" w:rsidRDefault="00A650D9" w:rsidP="005E045F">
      <w:pPr>
        <w:pStyle w:val="ListParagraph"/>
        <w:numPr>
          <w:ilvl w:val="0"/>
          <w:numId w:val="19"/>
        </w:numPr>
      </w:pPr>
      <w:bookmarkStart w:id="198" w:name="_Ref311473831"/>
      <w:r w:rsidRPr="00F05B9C">
        <w:t xml:space="preserve">IETF </w:t>
      </w:r>
      <w:r w:rsidR="00557B59" w:rsidRPr="00F05B9C">
        <w:t>RFC 5905</w:t>
      </w:r>
      <w:r w:rsidRPr="00F05B9C">
        <w:t>,</w:t>
      </w:r>
      <w:r w:rsidR="00557B59" w:rsidRPr="00F05B9C">
        <w:t xml:space="preserve"> </w:t>
      </w:r>
      <w:bookmarkEnd w:id="198"/>
      <w:r w:rsidRPr="00F05B9C">
        <w:t>“Network Time Protocol Version 4: Protocol and Algorithms Specification”</w:t>
      </w:r>
      <w:r w:rsidR="005E045F" w:rsidRPr="00F05B9C">
        <w:t>, http://tools.ietf.org/html/rfc5905</w:t>
      </w:r>
    </w:p>
    <w:p w:rsidR="00A650D9" w:rsidRPr="00F05B9C" w:rsidRDefault="00A650D9" w:rsidP="00A650D9">
      <w:pPr>
        <w:pStyle w:val="ListParagraph"/>
        <w:numPr>
          <w:ilvl w:val="0"/>
          <w:numId w:val="19"/>
        </w:numPr>
      </w:pPr>
      <w:bookmarkStart w:id="199" w:name="_Ref312079946"/>
      <w:r w:rsidRPr="00F05B9C">
        <w:t xml:space="preserve">IETF RFC 6453, “A URN Namespace for the Open Grid Forum (OGF)”,  </w:t>
      </w:r>
      <w:hyperlink r:id="rId69" w:history="1">
        <w:r w:rsidR="00F34E5B" w:rsidRPr="00F05B9C">
          <w:rPr>
            <w:rStyle w:val="Hyperlink"/>
            <w:color w:val="auto"/>
          </w:rPr>
          <w:t>http://tools.ietf.org/html/rfc6453</w:t>
        </w:r>
      </w:hyperlink>
      <w:bookmarkEnd w:id="199"/>
    </w:p>
    <w:p w:rsidR="00F34E5B" w:rsidRPr="00F05B9C" w:rsidRDefault="00F34E5B" w:rsidP="005E045F">
      <w:pPr>
        <w:pStyle w:val="ListParagraph"/>
        <w:numPr>
          <w:ilvl w:val="0"/>
          <w:numId w:val="19"/>
        </w:numPr>
      </w:pPr>
      <w:bookmarkStart w:id="200" w:name="_Ref312080516"/>
      <w:r w:rsidRPr="00F05B9C">
        <w:t xml:space="preserve">OGF GFD-CP.191 "Procedure for Registration of </w:t>
      </w:r>
      <w:proofErr w:type="spellStart"/>
      <w:r w:rsidRPr="00F05B9C">
        <w:t>Subnamespace</w:t>
      </w:r>
      <w:proofErr w:type="spellEnd"/>
      <w:r w:rsidRPr="00F05B9C">
        <w:t xml:space="preserve"> Identifiers in the URN:OGF Hierarchy</w:t>
      </w:r>
      <w:bookmarkEnd w:id="200"/>
      <w:r w:rsidR="005E045F" w:rsidRPr="00F05B9C">
        <w:t>”, http://www.ogf.org/gf/docs/</w:t>
      </w:r>
    </w:p>
    <w:p w:rsidR="001F3158" w:rsidRPr="00F05B9C" w:rsidRDefault="00F34E5B" w:rsidP="001F3158">
      <w:pPr>
        <w:pStyle w:val="ListParagraph"/>
        <w:numPr>
          <w:ilvl w:val="0"/>
          <w:numId w:val="19"/>
        </w:numPr>
      </w:pPr>
      <w:bookmarkStart w:id="201" w:name="_Ref312080896"/>
      <w:r w:rsidRPr="00F05B9C">
        <w:t xml:space="preserve">W3C XML </w:t>
      </w:r>
      <w:r w:rsidR="005E045F" w:rsidRPr="00F05B9C">
        <w:t>“</w:t>
      </w:r>
      <w:r w:rsidRPr="00F05B9C">
        <w:t xml:space="preserve">Schema Definition Language (XSD) 1.1 Part 2: </w:t>
      </w:r>
      <w:proofErr w:type="spellStart"/>
      <w:r w:rsidRPr="00F05B9C">
        <w:t>Datatypes</w:t>
      </w:r>
      <w:proofErr w:type="spellEnd"/>
      <w:r w:rsidR="005E045F" w:rsidRPr="00F05B9C">
        <w:t>”</w:t>
      </w:r>
      <w:r w:rsidRPr="00F05B9C">
        <w:t>, http://www.w3.org/TR/xmlschema11-2/#anyURI</w:t>
      </w:r>
      <w:bookmarkEnd w:id="201"/>
    </w:p>
    <w:sectPr w:rsidR="001F3158" w:rsidRPr="00F05B9C" w:rsidSect="007152C2">
      <w:headerReference w:type="default" r:id="rId70"/>
      <w:footerReference w:type="default" r:id="rId71"/>
      <w:headerReference w:type="first" r:id="rId72"/>
      <w:pgSz w:w="12240" w:h="15840"/>
      <w:pgMar w:top="1440" w:right="1800" w:bottom="1440" w:left="1800" w:header="708" w:footer="708" w:gutter="0"/>
      <w:cols w:space="708"/>
      <w:noEndnote/>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4" w:author="Guy" w:date="2012-06-13T15:24:00Z" w:initials="G">
    <w:p w:rsidR="0076452F" w:rsidRDefault="0076452F">
      <w:pPr>
        <w:pStyle w:val="CommentText"/>
      </w:pPr>
      <w:r>
        <w:rPr>
          <w:rStyle w:val="CommentReference"/>
        </w:rPr>
        <w:annotationRef/>
      </w:r>
      <w:r>
        <w:t>Move to main body of the specification.</w:t>
      </w:r>
    </w:p>
  </w:comment>
  <w:comment w:id="138" w:author="Guy" w:date="2012-06-13T15:25:00Z" w:initials="G">
    <w:p w:rsidR="0076452F" w:rsidRDefault="0076452F">
      <w:pPr>
        <w:pStyle w:val="CommentText"/>
      </w:pPr>
      <w:r>
        <w:rPr>
          <w:rStyle w:val="CommentReference"/>
        </w:rPr>
        <w:annotationRef/>
      </w:r>
      <w:r>
        <w:t>Jerry: should state which messages should processed in parallel.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D8F" w:rsidRDefault="00592D8F" w:rsidP="0028295D">
      <w:r>
        <w:separator/>
      </w:r>
    </w:p>
  </w:endnote>
  <w:endnote w:type="continuationSeparator" w:id="0">
    <w:p w:rsidR="00592D8F" w:rsidRDefault="00592D8F"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n-e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52F" w:rsidRDefault="0076452F"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BD0808">
      <w:rPr>
        <w:rStyle w:val="PageNumber"/>
        <w:noProof/>
      </w:rPr>
      <w:t>10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D8F" w:rsidRDefault="00592D8F" w:rsidP="0028295D">
      <w:r>
        <w:separator/>
      </w:r>
    </w:p>
  </w:footnote>
  <w:footnote w:type="continuationSeparator" w:id="0">
    <w:p w:rsidR="00592D8F" w:rsidRDefault="00592D8F" w:rsidP="002829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52F" w:rsidRDefault="0076452F" w:rsidP="00881480">
    <w:pPr>
      <w:pStyle w:val="Header"/>
      <w:tabs>
        <w:tab w:val="left" w:pos="7340"/>
      </w:tabs>
    </w:pPr>
    <w:r>
      <w:t>GFD.XXX v2.0</w:t>
    </w:r>
    <w:r>
      <w:tab/>
    </w:r>
    <w:r>
      <w:tab/>
    </w:r>
    <w:r>
      <w:tab/>
    </w:r>
  </w:p>
  <w:p w:rsidR="0076452F" w:rsidRDefault="0076452F" w:rsidP="00FA7781">
    <w:pPr>
      <w:pStyle w:val="Header"/>
      <w:tabs>
        <w:tab w:val="left" w:pos="6946"/>
      </w:tabs>
    </w:pPr>
    <w:r>
      <w:t>NSI-WG</w:t>
    </w:r>
    <w:r>
      <w:tab/>
    </w:r>
    <w:r>
      <w:tab/>
      <w:t>June 8, 2012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52F" w:rsidRDefault="0076452F" w:rsidP="00C95FAD">
    <w:pPr>
      <w:pStyle w:val="Header"/>
      <w:tabs>
        <w:tab w:val="left" w:pos="6946"/>
      </w:tabs>
    </w:pPr>
    <w:r>
      <w:t>GFD.XXX v2.0</w:t>
    </w:r>
    <w:r>
      <w:tab/>
    </w:r>
    <w:r>
      <w:tab/>
    </w:r>
    <w:r>
      <w:tab/>
      <w:t>Guy Roberts</w:t>
    </w:r>
  </w:p>
  <w:p w:rsidR="0076452F" w:rsidRDefault="0076452F" w:rsidP="00C95FAD">
    <w:pPr>
      <w:pStyle w:val="Header"/>
      <w:jc w:val="right"/>
    </w:pPr>
    <w:r>
      <w:t>NSI-WG</w:t>
    </w:r>
    <w:r>
      <w:tab/>
    </w:r>
    <w:r>
      <w:tab/>
      <w:t>Tomohiro Kudoh</w:t>
    </w:r>
  </w:p>
  <w:p w:rsidR="0076452F" w:rsidRDefault="0076452F" w:rsidP="007152C2">
    <w:pPr>
      <w:pStyle w:val="Header"/>
      <w:jc w:val="right"/>
    </w:pPr>
    <w:r>
      <w:tab/>
      <w:t>Inder Monga</w:t>
    </w:r>
  </w:p>
  <w:p w:rsidR="0076452F" w:rsidRDefault="0076452F" w:rsidP="007152C2">
    <w:pPr>
      <w:pStyle w:val="Header"/>
      <w:jc w:val="right"/>
    </w:pPr>
    <w:r>
      <w:tab/>
      <w:t>Jerry Sobieski</w:t>
    </w:r>
  </w:p>
  <w:p w:rsidR="0076452F" w:rsidRDefault="0076452F" w:rsidP="007152C2">
    <w:pPr>
      <w:pStyle w:val="Header"/>
      <w:jc w:val="right"/>
    </w:pPr>
    <w:r>
      <w:t>John MacAuley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2">
    <w:nsid w:val="07021266"/>
    <w:multiLevelType w:val="hybridMultilevel"/>
    <w:tmpl w:val="EF60D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7C071AE"/>
    <w:multiLevelType w:val="hybridMultilevel"/>
    <w:tmpl w:val="FE38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A54367"/>
    <w:multiLevelType w:val="hybridMultilevel"/>
    <w:tmpl w:val="1EA2991E"/>
    <w:lvl w:ilvl="0" w:tplc="29BA15C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0D117C58"/>
    <w:multiLevelType w:val="hybridMultilevel"/>
    <w:tmpl w:val="1352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5191B46"/>
    <w:multiLevelType w:val="hybridMultilevel"/>
    <w:tmpl w:val="F0C65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0B32F6F"/>
    <w:multiLevelType w:val="hybridMultilevel"/>
    <w:tmpl w:val="DDC21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2832460"/>
    <w:multiLevelType w:val="hybridMultilevel"/>
    <w:tmpl w:val="71C4EFD2"/>
    <w:lvl w:ilvl="0" w:tplc="7C1495D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65A7379"/>
    <w:multiLevelType w:val="hybridMultilevel"/>
    <w:tmpl w:val="7DCC6FCA"/>
    <w:lvl w:ilvl="0" w:tplc="7E60B29A">
      <w:start w:val="1"/>
      <w:numFmt w:val="decimal"/>
      <w:lvlText w:val="%1."/>
      <w:lvlJc w:val="left"/>
      <w:pPr>
        <w:ind w:left="720" w:hanging="360"/>
      </w:pPr>
    </w:lvl>
    <w:lvl w:ilvl="1" w:tplc="587ADA20" w:tentative="1">
      <w:start w:val="1"/>
      <w:numFmt w:val="lowerLetter"/>
      <w:lvlText w:val="%2."/>
      <w:lvlJc w:val="left"/>
      <w:pPr>
        <w:ind w:left="1440" w:hanging="360"/>
      </w:pPr>
    </w:lvl>
    <w:lvl w:ilvl="2" w:tplc="9962C190" w:tentative="1">
      <w:start w:val="1"/>
      <w:numFmt w:val="lowerRoman"/>
      <w:lvlText w:val="%3."/>
      <w:lvlJc w:val="right"/>
      <w:pPr>
        <w:ind w:left="2160" w:hanging="180"/>
      </w:pPr>
    </w:lvl>
    <w:lvl w:ilvl="3" w:tplc="6D1A1A6C" w:tentative="1">
      <w:start w:val="1"/>
      <w:numFmt w:val="decimal"/>
      <w:lvlText w:val="%4."/>
      <w:lvlJc w:val="left"/>
      <w:pPr>
        <w:ind w:left="2880" w:hanging="360"/>
      </w:pPr>
    </w:lvl>
    <w:lvl w:ilvl="4" w:tplc="E7C4F478" w:tentative="1">
      <w:start w:val="1"/>
      <w:numFmt w:val="lowerLetter"/>
      <w:lvlText w:val="%5."/>
      <w:lvlJc w:val="left"/>
      <w:pPr>
        <w:ind w:left="3600" w:hanging="360"/>
      </w:pPr>
    </w:lvl>
    <w:lvl w:ilvl="5" w:tplc="2A94E950" w:tentative="1">
      <w:start w:val="1"/>
      <w:numFmt w:val="lowerRoman"/>
      <w:lvlText w:val="%6."/>
      <w:lvlJc w:val="right"/>
      <w:pPr>
        <w:ind w:left="4320" w:hanging="180"/>
      </w:pPr>
    </w:lvl>
    <w:lvl w:ilvl="6" w:tplc="574213EA" w:tentative="1">
      <w:start w:val="1"/>
      <w:numFmt w:val="decimal"/>
      <w:lvlText w:val="%7."/>
      <w:lvlJc w:val="left"/>
      <w:pPr>
        <w:ind w:left="5040" w:hanging="360"/>
      </w:pPr>
    </w:lvl>
    <w:lvl w:ilvl="7" w:tplc="5D260CC6" w:tentative="1">
      <w:start w:val="1"/>
      <w:numFmt w:val="lowerLetter"/>
      <w:lvlText w:val="%8."/>
      <w:lvlJc w:val="left"/>
      <w:pPr>
        <w:ind w:left="5760" w:hanging="360"/>
      </w:pPr>
    </w:lvl>
    <w:lvl w:ilvl="8" w:tplc="60D09628" w:tentative="1">
      <w:start w:val="1"/>
      <w:numFmt w:val="lowerRoman"/>
      <w:lvlText w:val="%9."/>
      <w:lvlJc w:val="right"/>
      <w:pPr>
        <w:ind w:left="6480" w:hanging="180"/>
      </w:pPr>
    </w:lvl>
  </w:abstractNum>
  <w:abstractNum w:abstractNumId="22">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nsid w:val="274F2FCC"/>
    <w:multiLevelType w:val="hybridMultilevel"/>
    <w:tmpl w:val="E90E52AC"/>
    <w:lvl w:ilvl="0" w:tplc="52C60F78">
      <w:numFmt w:val="bullet"/>
      <w:lvlText w:val="-"/>
      <w:lvlJc w:val="left"/>
      <w:pPr>
        <w:ind w:left="720" w:hanging="360"/>
      </w:pPr>
      <w:rPr>
        <w:rFonts w:ascii="Arial" w:eastAsia="MS Mincho"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B647AC"/>
    <w:multiLevelType w:val="hybridMultilevel"/>
    <w:tmpl w:val="93A6F222"/>
    <w:lvl w:ilvl="0" w:tplc="9FF29834">
      <w:start w:val="1"/>
      <w:numFmt w:val="bullet"/>
      <w:lvlText w:val="•"/>
      <w:lvlJc w:val="left"/>
      <w:pPr>
        <w:tabs>
          <w:tab w:val="num" w:pos="720"/>
        </w:tabs>
        <w:ind w:left="720" w:hanging="360"/>
      </w:pPr>
      <w:rPr>
        <w:rFonts w:ascii="Times" w:hAnsi="Times" w:hint="default"/>
      </w:rPr>
    </w:lvl>
    <w:lvl w:ilvl="1" w:tplc="801E6A5A" w:tentative="1">
      <w:start w:val="1"/>
      <w:numFmt w:val="bullet"/>
      <w:lvlText w:val="•"/>
      <w:lvlJc w:val="left"/>
      <w:pPr>
        <w:tabs>
          <w:tab w:val="num" w:pos="1440"/>
        </w:tabs>
        <w:ind w:left="1440" w:hanging="360"/>
      </w:pPr>
      <w:rPr>
        <w:rFonts w:ascii="Times" w:hAnsi="Times" w:hint="default"/>
      </w:rPr>
    </w:lvl>
    <w:lvl w:ilvl="2" w:tplc="875C6550" w:tentative="1">
      <w:start w:val="1"/>
      <w:numFmt w:val="bullet"/>
      <w:lvlText w:val="•"/>
      <w:lvlJc w:val="left"/>
      <w:pPr>
        <w:tabs>
          <w:tab w:val="num" w:pos="2160"/>
        </w:tabs>
        <w:ind w:left="2160" w:hanging="360"/>
      </w:pPr>
      <w:rPr>
        <w:rFonts w:ascii="Times" w:hAnsi="Times" w:hint="default"/>
      </w:rPr>
    </w:lvl>
    <w:lvl w:ilvl="3" w:tplc="3A9E38BC" w:tentative="1">
      <w:start w:val="1"/>
      <w:numFmt w:val="bullet"/>
      <w:lvlText w:val="•"/>
      <w:lvlJc w:val="left"/>
      <w:pPr>
        <w:tabs>
          <w:tab w:val="num" w:pos="2880"/>
        </w:tabs>
        <w:ind w:left="2880" w:hanging="360"/>
      </w:pPr>
      <w:rPr>
        <w:rFonts w:ascii="Times" w:hAnsi="Times" w:hint="default"/>
      </w:rPr>
    </w:lvl>
    <w:lvl w:ilvl="4" w:tplc="FC74BAB0" w:tentative="1">
      <w:start w:val="1"/>
      <w:numFmt w:val="bullet"/>
      <w:lvlText w:val="•"/>
      <w:lvlJc w:val="left"/>
      <w:pPr>
        <w:tabs>
          <w:tab w:val="num" w:pos="3600"/>
        </w:tabs>
        <w:ind w:left="3600" w:hanging="360"/>
      </w:pPr>
      <w:rPr>
        <w:rFonts w:ascii="Times" w:hAnsi="Times" w:hint="default"/>
      </w:rPr>
    </w:lvl>
    <w:lvl w:ilvl="5" w:tplc="8CC4D948" w:tentative="1">
      <w:start w:val="1"/>
      <w:numFmt w:val="bullet"/>
      <w:lvlText w:val="•"/>
      <w:lvlJc w:val="left"/>
      <w:pPr>
        <w:tabs>
          <w:tab w:val="num" w:pos="4320"/>
        </w:tabs>
        <w:ind w:left="4320" w:hanging="360"/>
      </w:pPr>
      <w:rPr>
        <w:rFonts w:ascii="Times" w:hAnsi="Times" w:hint="default"/>
      </w:rPr>
    </w:lvl>
    <w:lvl w:ilvl="6" w:tplc="233861BC" w:tentative="1">
      <w:start w:val="1"/>
      <w:numFmt w:val="bullet"/>
      <w:lvlText w:val="•"/>
      <w:lvlJc w:val="left"/>
      <w:pPr>
        <w:tabs>
          <w:tab w:val="num" w:pos="5040"/>
        </w:tabs>
        <w:ind w:left="5040" w:hanging="360"/>
      </w:pPr>
      <w:rPr>
        <w:rFonts w:ascii="Times" w:hAnsi="Times" w:hint="default"/>
      </w:rPr>
    </w:lvl>
    <w:lvl w:ilvl="7" w:tplc="02503514" w:tentative="1">
      <w:start w:val="1"/>
      <w:numFmt w:val="bullet"/>
      <w:lvlText w:val="•"/>
      <w:lvlJc w:val="left"/>
      <w:pPr>
        <w:tabs>
          <w:tab w:val="num" w:pos="5760"/>
        </w:tabs>
        <w:ind w:left="5760" w:hanging="360"/>
      </w:pPr>
      <w:rPr>
        <w:rFonts w:ascii="Times" w:hAnsi="Times" w:hint="default"/>
      </w:rPr>
    </w:lvl>
    <w:lvl w:ilvl="8" w:tplc="C668088C" w:tentative="1">
      <w:start w:val="1"/>
      <w:numFmt w:val="bullet"/>
      <w:lvlText w:val="•"/>
      <w:lvlJc w:val="left"/>
      <w:pPr>
        <w:tabs>
          <w:tab w:val="num" w:pos="6480"/>
        </w:tabs>
        <w:ind w:left="6480" w:hanging="360"/>
      </w:pPr>
      <w:rPr>
        <w:rFonts w:ascii="Times" w:hAnsi="Times" w:hint="default"/>
      </w:rPr>
    </w:lvl>
  </w:abstractNum>
  <w:abstractNum w:abstractNumId="25">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63D0A80"/>
    <w:multiLevelType w:val="hybridMultilevel"/>
    <w:tmpl w:val="F21CD3F6"/>
    <w:lvl w:ilvl="0" w:tplc="2F0C61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2A0C18"/>
    <w:multiLevelType w:val="hybridMultilevel"/>
    <w:tmpl w:val="25CAFEF6"/>
    <w:lvl w:ilvl="0" w:tplc="7C1495D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7DB05B6"/>
    <w:multiLevelType w:val="hybridMultilevel"/>
    <w:tmpl w:val="807A3E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3D1F0496"/>
    <w:multiLevelType w:val="hybridMultilevel"/>
    <w:tmpl w:val="5A76CA6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1EF3F81"/>
    <w:multiLevelType w:val="hybridMultilevel"/>
    <w:tmpl w:val="09487544"/>
    <w:lvl w:ilvl="0" w:tplc="FD52F09E">
      <w:start w:val="1"/>
      <w:numFmt w:val="lowerRoman"/>
      <w:lvlText w:val="%1."/>
      <w:lvlJc w:val="right"/>
      <w:pPr>
        <w:ind w:left="540" w:hanging="18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FA5131"/>
    <w:multiLevelType w:val="multilevel"/>
    <w:tmpl w:val="FA0E73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4CD25DA0"/>
    <w:multiLevelType w:val="hybridMultilevel"/>
    <w:tmpl w:val="DEC4BE06"/>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Arial"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Arial"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Arial" w:hint="default"/>
      </w:rPr>
    </w:lvl>
    <w:lvl w:ilvl="8" w:tplc="08090005" w:tentative="1">
      <w:start w:val="1"/>
      <w:numFmt w:val="bullet"/>
      <w:lvlText w:val=""/>
      <w:lvlJc w:val="left"/>
      <w:pPr>
        <w:ind w:left="6522" w:hanging="360"/>
      </w:pPr>
      <w:rPr>
        <w:rFonts w:ascii="Wingdings" w:hAnsi="Wingdings" w:hint="default"/>
      </w:rPr>
    </w:lvl>
  </w:abstractNum>
  <w:abstractNum w:abstractNumId="33">
    <w:nsid w:val="5A1F14CA"/>
    <w:multiLevelType w:val="hybridMultilevel"/>
    <w:tmpl w:val="798C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FC5DF2"/>
    <w:multiLevelType w:val="hybridMultilevel"/>
    <w:tmpl w:val="B40A5AC0"/>
    <w:lvl w:ilvl="0" w:tplc="8D546EE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D314CFC"/>
    <w:multiLevelType w:val="hybridMultilevel"/>
    <w:tmpl w:val="93B042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CBF1125"/>
    <w:multiLevelType w:val="hybridMultilevel"/>
    <w:tmpl w:val="7A9E84A8"/>
    <w:lvl w:ilvl="0" w:tplc="08090001">
      <w:start w:val="1"/>
      <w:numFmt w:val="bullet"/>
      <w:lvlText w:val=""/>
      <w:lvlJc w:val="left"/>
      <w:pPr>
        <w:ind w:left="720" w:hanging="360"/>
      </w:pPr>
      <w:rPr>
        <w:rFonts w:ascii="Symbol" w:hAnsi="Symbol" w:hint="default"/>
      </w:rPr>
    </w:lvl>
    <w:lvl w:ilvl="1" w:tplc="868E661A">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18"/>
  </w:num>
  <w:num w:numId="14">
    <w:abstractNumId w:val="32"/>
  </w:num>
  <w:num w:numId="15">
    <w:abstractNumId w:val="33"/>
  </w:num>
  <w:num w:numId="16">
    <w:abstractNumId w:val="28"/>
  </w:num>
  <w:num w:numId="17">
    <w:abstractNumId w:val="36"/>
  </w:num>
  <w:num w:numId="18">
    <w:abstractNumId w:val="23"/>
  </w:num>
  <w:num w:numId="19">
    <w:abstractNumId w:val="16"/>
  </w:num>
  <w:num w:numId="20">
    <w:abstractNumId w:val="20"/>
  </w:num>
  <w:num w:numId="21">
    <w:abstractNumId w:val="31"/>
  </w:num>
  <w:num w:numId="22">
    <w:abstractNumId w:val="35"/>
  </w:num>
  <w:num w:numId="23">
    <w:abstractNumId w:val="14"/>
  </w:num>
  <w:num w:numId="24">
    <w:abstractNumId w:val="25"/>
  </w:num>
  <w:num w:numId="25">
    <w:abstractNumId w:val="34"/>
  </w:num>
  <w:num w:numId="26">
    <w:abstractNumId w:val="17"/>
  </w:num>
  <w:num w:numId="27">
    <w:abstractNumId w:val="15"/>
  </w:num>
  <w:num w:numId="28">
    <w:abstractNumId w:val="26"/>
  </w:num>
  <w:num w:numId="29">
    <w:abstractNumId w:val="30"/>
  </w:num>
  <w:num w:numId="30">
    <w:abstractNumId w:val="13"/>
  </w:num>
  <w:num w:numId="31">
    <w:abstractNumId w:val="29"/>
  </w:num>
  <w:num w:numId="32">
    <w:abstractNumId w:val="12"/>
  </w:num>
  <w:num w:numId="33">
    <w:abstractNumId w:val="27"/>
  </w:num>
  <w:num w:numId="34">
    <w:abstractNumId w:val="19"/>
  </w:num>
  <w:num w:numId="35">
    <w:abstractNumId w:val="24"/>
  </w:num>
  <w:num w:numId="36">
    <w:abstractNumId w:val="10"/>
  </w:num>
  <w:num w:numId="3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F7C82"/>
    <w:rsid w:val="00000A33"/>
    <w:rsid w:val="00006627"/>
    <w:rsid w:val="000069E5"/>
    <w:rsid w:val="00011BE9"/>
    <w:rsid w:val="00023DAF"/>
    <w:rsid w:val="000245D9"/>
    <w:rsid w:val="00024C9E"/>
    <w:rsid w:val="00032647"/>
    <w:rsid w:val="00033440"/>
    <w:rsid w:val="00042CEA"/>
    <w:rsid w:val="00043A78"/>
    <w:rsid w:val="00047145"/>
    <w:rsid w:val="00050DE6"/>
    <w:rsid w:val="00060BFE"/>
    <w:rsid w:val="00061200"/>
    <w:rsid w:val="000616CC"/>
    <w:rsid w:val="00061BAC"/>
    <w:rsid w:val="00063161"/>
    <w:rsid w:val="000647A9"/>
    <w:rsid w:val="0007144E"/>
    <w:rsid w:val="0007617E"/>
    <w:rsid w:val="0008014F"/>
    <w:rsid w:val="00082A3E"/>
    <w:rsid w:val="00083B21"/>
    <w:rsid w:val="00084DEB"/>
    <w:rsid w:val="000909A5"/>
    <w:rsid w:val="00090F04"/>
    <w:rsid w:val="0009119F"/>
    <w:rsid w:val="000913C6"/>
    <w:rsid w:val="000A1230"/>
    <w:rsid w:val="000A53C7"/>
    <w:rsid w:val="000A544D"/>
    <w:rsid w:val="000A6711"/>
    <w:rsid w:val="000A67F8"/>
    <w:rsid w:val="000A769B"/>
    <w:rsid w:val="000B1AF4"/>
    <w:rsid w:val="000B379B"/>
    <w:rsid w:val="000B4055"/>
    <w:rsid w:val="000B42FA"/>
    <w:rsid w:val="000B490D"/>
    <w:rsid w:val="000B5F9D"/>
    <w:rsid w:val="000C0097"/>
    <w:rsid w:val="000C1EA7"/>
    <w:rsid w:val="000C7CD5"/>
    <w:rsid w:val="000C7E16"/>
    <w:rsid w:val="000D0C1C"/>
    <w:rsid w:val="000D34C3"/>
    <w:rsid w:val="000D39E8"/>
    <w:rsid w:val="000D4A38"/>
    <w:rsid w:val="000D4DD4"/>
    <w:rsid w:val="000E6D2F"/>
    <w:rsid w:val="000F0196"/>
    <w:rsid w:val="000F07D8"/>
    <w:rsid w:val="000F5A2F"/>
    <w:rsid w:val="00105E40"/>
    <w:rsid w:val="001147BC"/>
    <w:rsid w:val="00115A1E"/>
    <w:rsid w:val="0011763B"/>
    <w:rsid w:val="00125432"/>
    <w:rsid w:val="001432A7"/>
    <w:rsid w:val="00144FDB"/>
    <w:rsid w:val="001470B3"/>
    <w:rsid w:val="00147680"/>
    <w:rsid w:val="00150BCB"/>
    <w:rsid w:val="00156067"/>
    <w:rsid w:val="00160342"/>
    <w:rsid w:val="00163F8E"/>
    <w:rsid w:val="00165BA9"/>
    <w:rsid w:val="001667C5"/>
    <w:rsid w:val="001750E5"/>
    <w:rsid w:val="00176109"/>
    <w:rsid w:val="00180C69"/>
    <w:rsid w:val="00181D52"/>
    <w:rsid w:val="00182F2C"/>
    <w:rsid w:val="001840D2"/>
    <w:rsid w:val="00191E86"/>
    <w:rsid w:val="00197317"/>
    <w:rsid w:val="001A38AE"/>
    <w:rsid w:val="001A6193"/>
    <w:rsid w:val="001A735E"/>
    <w:rsid w:val="001B1BF9"/>
    <w:rsid w:val="001C0B12"/>
    <w:rsid w:val="001C1469"/>
    <w:rsid w:val="001C42F4"/>
    <w:rsid w:val="001C6900"/>
    <w:rsid w:val="001E00E0"/>
    <w:rsid w:val="001E289D"/>
    <w:rsid w:val="001E56B3"/>
    <w:rsid w:val="001E755A"/>
    <w:rsid w:val="001E793D"/>
    <w:rsid w:val="001F3158"/>
    <w:rsid w:val="001F485C"/>
    <w:rsid w:val="0020221C"/>
    <w:rsid w:val="002075D5"/>
    <w:rsid w:val="002202DD"/>
    <w:rsid w:val="002206EA"/>
    <w:rsid w:val="00223C97"/>
    <w:rsid w:val="00227BBE"/>
    <w:rsid w:val="002314CE"/>
    <w:rsid w:val="00231B34"/>
    <w:rsid w:val="00231D0C"/>
    <w:rsid w:val="00231D5E"/>
    <w:rsid w:val="002361EE"/>
    <w:rsid w:val="002362E0"/>
    <w:rsid w:val="00246281"/>
    <w:rsid w:val="00246919"/>
    <w:rsid w:val="00252369"/>
    <w:rsid w:val="002647D4"/>
    <w:rsid w:val="00276D84"/>
    <w:rsid w:val="00280516"/>
    <w:rsid w:val="0028295D"/>
    <w:rsid w:val="00283B7D"/>
    <w:rsid w:val="002856FE"/>
    <w:rsid w:val="002859CA"/>
    <w:rsid w:val="002862D8"/>
    <w:rsid w:val="00293CAE"/>
    <w:rsid w:val="00293CEE"/>
    <w:rsid w:val="002A0AE6"/>
    <w:rsid w:val="002A18B4"/>
    <w:rsid w:val="002A3CC3"/>
    <w:rsid w:val="002A455C"/>
    <w:rsid w:val="002C66F6"/>
    <w:rsid w:val="002D0C8C"/>
    <w:rsid w:val="002D2E71"/>
    <w:rsid w:val="002D3541"/>
    <w:rsid w:val="002D7A80"/>
    <w:rsid w:val="002E4A1C"/>
    <w:rsid w:val="002E7124"/>
    <w:rsid w:val="002E78A4"/>
    <w:rsid w:val="002F0048"/>
    <w:rsid w:val="002F348F"/>
    <w:rsid w:val="003013A3"/>
    <w:rsid w:val="00305471"/>
    <w:rsid w:val="003076C1"/>
    <w:rsid w:val="00307963"/>
    <w:rsid w:val="003117E1"/>
    <w:rsid w:val="00317E19"/>
    <w:rsid w:val="00325B81"/>
    <w:rsid w:val="00327D0F"/>
    <w:rsid w:val="00327DD9"/>
    <w:rsid w:val="0033491F"/>
    <w:rsid w:val="00341C95"/>
    <w:rsid w:val="0034228D"/>
    <w:rsid w:val="00346CED"/>
    <w:rsid w:val="00346F59"/>
    <w:rsid w:val="00347993"/>
    <w:rsid w:val="00347F22"/>
    <w:rsid w:val="00351122"/>
    <w:rsid w:val="00351C1B"/>
    <w:rsid w:val="00360F2F"/>
    <w:rsid w:val="00375CED"/>
    <w:rsid w:val="00380A00"/>
    <w:rsid w:val="0038149A"/>
    <w:rsid w:val="00383F78"/>
    <w:rsid w:val="0038570F"/>
    <w:rsid w:val="0038655B"/>
    <w:rsid w:val="00386E6D"/>
    <w:rsid w:val="00391E53"/>
    <w:rsid w:val="003A2699"/>
    <w:rsid w:val="003A2FF8"/>
    <w:rsid w:val="003A586F"/>
    <w:rsid w:val="003D60C9"/>
    <w:rsid w:val="003D764C"/>
    <w:rsid w:val="003E3165"/>
    <w:rsid w:val="003F1B30"/>
    <w:rsid w:val="003F54AE"/>
    <w:rsid w:val="00410E01"/>
    <w:rsid w:val="00424CDB"/>
    <w:rsid w:val="00430AD1"/>
    <w:rsid w:val="00430DAA"/>
    <w:rsid w:val="00435D66"/>
    <w:rsid w:val="004403EB"/>
    <w:rsid w:val="004431AB"/>
    <w:rsid w:val="00447BA6"/>
    <w:rsid w:val="004517F7"/>
    <w:rsid w:val="00461A20"/>
    <w:rsid w:val="00461F44"/>
    <w:rsid w:val="00465AF5"/>
    <w:rsid w:val="00467BB6"/>
    <w:rsid w:val="00470E7E"/>
    <w:rsid w:val="00475BEE"/>
    <w:rsid w:val="00477BBB"/>
    <w:rsid w:val="004844AE"/>
    <w:rsid w:val="00492302"/>
    <w:rsid w:val="00493A5F"/>
    <w:rsid w:val="00495F74"/>
    <w:rsid w:val="004A1B62"/>
    <w:rsid w:val="004A1C94"/>
    <w:rsid w:val="004A1F09"/>
    <w:rsid w:val="004A554F"/>
    <w:rsid w:val="004B0875"/>
    <w:rsid w:val="004B1FB4"/>
    <w:rsid w:val="004B2A85"/>
    <w:rsid w:val="004B5930"/>
    <w:rsid w:val="004B5D79"/>
    <w:rsid w:val="004B71F5"/>
    <w:rsid w:val="004B7878"/>
    <w:rsid w:val="004C42DB"/>
    <w:rsid w:val="004C54BC"/>
    <w:rsid w:val="004C552A"/>
    <w:rsid w:val="004C7E00"/>
    <w:rsid w:val="004D2EEC"/>
    <w:rsid w:val="004D4EA9"/>
    <w:rsid w:val="004E0CBF"/>
    <w:rsid w:val="004E18FE"/>
    <w:rsid w:val="004E5AAC"/>
    <w:rsid w:val="004F05B2"/>
    <w:rsid w:val="004F1691"/>
    <w:rsid w:val="004F4E11"/>
    <w:rsid w:val="004F5D41"/>
    <w:rsid w:val="00500328"/>
    <w:rsid w:val="00500D40"/>
    <w:rsid w:val="00505295"/>
    <w:rsid w:val="00505669"/>
    <w:rsid w:val="00511C74"/>
    <w:rsid w:val="0052074F"/>
    <w:rsid w:val="005227FB"/>
    <w:rsid w:val="00523BA5"/>
    <w:rsid w:val="00523DAA"/>
    <w:rsid w:val="00527461"/>
    <w:rsid w:val="00533AB7"/>
    <w:rsid w:val="00542108"/>
    <w:rsid w:val="005421E3"/>
    <w:rsid w:val="00556F79"/>
    <w:rsid w:val="00557B59"/>
    <w:rsid w:val="00563CB7"/>
    <w:rsid w:val="00564570"/>
    <w:rsid w:val="00566AEC"/>
    <w:rsid w:val="005749FE"/>
    <w:rsid w:val="005768AB"/>
    <w:rsid w:val="00583B2E"/>
    <w:rsid w:val="005863D3"/>
    <w:rsid w:val="00592D8F"/>
    <w:rsid w:val="005973A1"/>
    <w:rsid w:val="005A1238"/>
    <w:rsid w:val="005A42E4"/>
    <w:rsid w:val="005A520B"/>
    <w:rsid w:val="005B196A"/>
    <w:rsid w:val="005C56C7"/>
    <w:rsid w:val="005C72D1"/>
    <w:rsid w:val="005C7386"/>
    <w:rsid w:val="005D1964"/>
    <w:rsid w:val="005D4934"/>
    <w:rsid w:val="005D5F22"/>
    <w:rsid w:val="005E045F"/>
    <w:rsid w:val="005E0AE3"/>
    <w:rsid w:val="005E4577"/>
    <w:rsid w:val="005F1F2E"/>
    <w:rsid w:val="005F439D"/>
    <w:rsid w:val="005F7BF9"/>
    <w:rsid w:val="00601012"/>
    <w:rsid w:val="006108CA"/>
    <w:rsid w:val="00610FF5"/>
    <w:rsid w:val="006145D5"/>
    <w:rsid w:val="00616027"/>
    <w:rsid w:val="0062197A"/>
    <w:rsid w:val="00627018"/>
    <w:rsid w:val="00627187"/>
    <w:rsid w:val="0063031F"/>
    <w:rsid w:val="00633AE4"/>
    <w:rsid w:val="00634B0B"/>
    <w:rsid w:val="00635CF9"/>
    <w:rsid w:val="00644A95"/>
    <w:rsid w:val="0065519E"/>
    <w:rsid w:val="00657A72"/>
    <w:rsid w:val="00671A8E"/>
    <w:rsid w:val="0067211D"/>
    <w:rsid w:val="006819DF"/>
    <w:rsid w:val="00695BB0"/>
    <w:rsid w:val="006A3543"/>
    <w:rsid w:val="006A42EC"/>
    <w:rsid w:val="006A5C89"/>
    <w:rsid w:val="006B433D"/>
    <w:rsid w:val="006C2408"/>
    <w:rsid w:val="006C48AF"/>
    <w:rsid w:val="006C7B88"/>
    <w:rsid w:val="006D1592"/>
    <w:rsid w:val="006E19C4"/>
    <w:rsid w:val="006F0FCF"/>
    <w:rsid w:val="006F126F"/>
    <w:rsid w:val="006F36DC"/>
    <w:rsid w:val="0070103C"/>
    <w:rsid w:val="00707164"/>
    <w:rsid w:val="00711137"/>
    <w:rsid w:val="007126DA"/>
    <w:rsid w:val="00712E93"/>
    <w:rsid w:val="00714650"/>
    <w:rsid w:val="00714CAF"/>
    <w:rsid w:val="007152C2"/>
    <w:rsid w:val="00720FBC"/>
    <w:rsid w:val="00721E04"/>
    <w:rsid w:val="007221AA"/>
    <w:rsid w:val="007232C0"/>
    <w:rsid w:val="00723CA8"/>
    <w:rsid w:val="007349BC"/>
    <w:rsid w:val="00734C62"/>
    <w:rsid w:val="00741DC3"/>
    <w:rsid w:val="007422FD"/>
    <w:rsid w:val="00743765"/>
    <w:rsid w:val="007437DD"/>
    <w:rsid w:val="00747B7A"/>
    <w:rsid w:val="0076452F"/>
    <w:rsid w:val="007666DC"/>
    <w:rsid w:val="0077170A"/>
    <w:rsid w:val="00771BB8"/>
    <w:rsid w:val="00771F7B"/>
    <w:rsid w:val="00776697"/>
    <w:rsid w:val="00776F77"/>
    <w:rsid w:val="00780305"/>
    <w:rsid w:val="0078071D"/>
    <w:rsid w:val="00782065"/>
    <w:rsid w:val="00784847"/>
    <w:rsid w:val="00785FBE"/>
    <w:rsid w:val="00792C3C"/>
    <w:rsid w:val="00796683"/>
    <w:rsid w:val="007A146A"/>
    <w:rsid w:val="007A295D"/>
    <w:rsid w:val="007A7439"/>
    <w:rsid w:val="007B47B5"/>
    <w:rsid w:val="007C4FF2"/>
    <w:rsid w:val="007D0B99"/>
    <w:rsid w:val="007D479F"/>
    <w:rsid w:val="007D48B3"/>
    <w:rsid w:val="007D64B6"/>
    <w:rsid w:val="007D78A8"/>
    <w:rsid w:val="007E49C1"/>
    <w:rsid w:val="007E5248"/>
    <w:rsid w:val="007E7028"/>
    <w:rsid w:val="007E7320"/>
    <w:rsid w:val="007E7D25"/>
    <w:rsid w:val="007F4684"/>
    <w:rsid w:val="007F69E8"/>
    <w:rsid w:val="007F6D80"/>
    <w:rsid w:val="007F7C82"/>
    <w:rsid w:val="008005C7"/>
    <w:rsid w:val="00812238"/>
    <w:rsid w:val="00812FDB"/>
    <w:rsid w:val="0081602B"/>
    <w:rsid w:val="008176B2"/>
    <w:rsid w:val="00821D08"/>
    <w:rsid w:val="00823E1E"/>
    <w:rsid w:val="00835621"/>
    <w:rsid w:val="00835F1A"/>
    <w:rsid w:val="00844746"/>
    <w:rsid w:val="008472AA"/>
    <w:rsid w:val="008625B9"/>
    <w:rsid w:val="00863486"/>
    <w:rsid w:val="00863C0C"/>
    <w:rsid w:val="008646E6"/>
    <w:rsid w:val="00866A9B"/>
    <w:rsid w:val="00875157"/>
    <w:rsid w:val="00877865"/>
    <w:rsid w:val="00881480"/>
    <w:rsid w:val="00881A51"/>
    <w:rsid w:val="00884ADF"/>
    <w:rsid w:val="0088680B"/>
    <w:rsid w:val="0089373E"/>
    <w:rsid w:val="00893DBA"/>
    <w:rsid w:val="00894B62"/>
    <w:rsid w:val="0089579A"/>
    <w:rsid w:val="00897A85"/>
    <w:rsid w:val="008A4DD8"/>
    <w:rsid w:val="008B086E"/>
    <w:rsid w:val="008B43FC"/>
    <w:rsid w:val="008C0586"/>
    <w:rsid w:val="008C0D8D"/>
    <w:rsid w:val="008D4703"/>
    <w:rsid w:val="008D4865"/>
    <w:rsid w:val="008D7AEE"/>
    <w:rsid w:val="008E1170"/>
    <w:rsid w:val="008E23B4"/>
    <w:rsid w:val="008E25BD"/>
    <w:rsid w:val="008F2BB7"/>
    <w:rsid w:val="00900D45"/>
    <w:rsid w:val="0090493C"/>
    <w:rsid w:val="00906938"/>
    <w:rsid w:val="009144FC"/>
    <w:rsid w:val="0091636B"/>
    <w:rsid w:val="00916594"/>
    <w:rsid w:val="00924A92"/>
    <w:rsid w:val="009251AC"/>
    <w:rsid w:val="00932BE4"/>
    <w:rsid w:val="00935362"/>
    <w:rsid w:val="009370DA"/>
    <w:rsid w:val="00941D2D"/>
    <w:rsid w:val="00945A2F"/>
    <w:rsid w:val="00950E38"/>
    <w:rsid w:val="00954FB1"/>
    <w:rsid w:val="0095736C"/>
    <w:rsid w:val="00960811"/>
    <w:rsid w:val="00960A0B"/>
    <w:rsid w:val="00963A80"/>
    <w:rsid w:val="00971E20"/>
    <w:rsid w:val="00981AC7"/>
    <w:rsid w:val="00982702"/>
    <w:rsid w:val="00987946"/>
    <w:rsid w:val="00992693"/>
    <w:rsid w:val="009926A0"/>
    <w:rsid w:val="009933DF"/>
    <w:rsid w:val="009A1220"/>
    <w:rsid w:val="009A31CD"/>
    <w:rsid w:val="009A4E04"/>
    <w:rsid w:val="009A50A0"/>
    <w:rsid w:val="009A6303"/>
    <w:rsid w:val="009B0221"/>
    <w:rsid w:val="009B3D15"/>
    <w:rsid w:val="009B6EF7"/>
    <w:rsid w:val="009B703F"/>
    <w:rsid w:val="009C422B"/>
    <w:rsid w:val="009C75AE"/>
    <w:rsid w:val="009D5DB1"/>
    <w:rsid w:val="009D5E34"/>
    <w:rsid w:val="009D66A2"/>
    <w:rsid w:val="009E43C4"/>
    <w:rsid w:val="009E48BE"/>
    <w:rsid w:val="009F4484"/>
    <w:rsid w:val="009F5E94"/>
    <w:rsid w:val="00A06B3F"/>
    <w:rsid w:val="00A16D14"/>
    <w:rsid w:val="00A2406B"/>
    <w:rsid w:val="00A24A11"/>
    <w:rsid w:val="00A25750"/>
    <w:rsid w:val="00A526BD"/>
    <w:rsid w:val="00A53B6A"/>
    <w:rsid w:val="00A579B6"/>
    <w:rsid w:val="00A64EDC"/>
    <w:rsid w:val="00A650D9"/>
    <w:rsid w:val="00A7022B"/>
    <w:rsid w:val="00A73E07"/>
    <w:rsid w:val="00A76514"/>
    <w:rsid w:val="00A77564"/>
    <w:rsid w:val="00A81D83"/>
    <w:rsid w:val="00A84356"/>
    <w:rsid w:val="00A90B5C"/>
    <w:rsid w:val="00A91A3F"/>
    <w:rsid w:val="00A9293F"/>
    <w:rsid w:val="00A934F5"/>
    <w:rsid w:val="00A9415E"/>
    <w:rsid w:val="00AB0C13"/>
    <w:rsid w:val="00AB53FF"/>
    <w:rsid w:val="00AB66CE"/>
    <w:rsid w:val="00AC0933"/>
    <w:rsid w:val="00AC17BD"/>
    <w:rsid w:val="00AC1B0B"/>
    <w:rsid w:val="00AC2C47"/>
    <w:rsid w:val="00AC43BD"/>
    <w:rsid w:val="00AC721E"/>
    <w:rsid w:val="00AD308D"/>
    <w:rsid w:val="00AE050A"/>
    <w:rsid w:val="00AE3262"/>
    <w:rsid w:val="00AE59BD"/>
    <w:rsid w:val="00AF0663"/>
    <w:rsid w:val="00AF086F"/>
    <w:rsid w:val="00AF299A"/>
    <w:rsid w:val="00AF52E4"/>
    <w:rsid w:val="00B03FEE"/>
    <w:rsid w:val="00B05A2C"/>
    <w:rsid w:val="00B14FE0"/>
    <w:rsid w:val="00B16378"/>
    <w:rsid w:val="00B21656"/>
    <w:rsid w:val="00B2256E"/>
    <w:rsid w:val="00B24A07"/>
    <w:rsid w:val="00B24EF5"/>
    <w:rsid w:val="00B31A94"/>
    <w:rsid w:val="00B4287F"/>
    <w:rsid w:val="00B506D2"/>
    <w:rsid w:val="00B539D8"/>
    <w:rsid w:val="00B6012D"/>
    <w:rsid w:val="00B618C4"/>
    <w:rsid w:val="00B626F0"/>
    <w:rsid w:val="00B646CF"/>
    <w:rsid w:val="00B66AAE"/>
    <w:rsid w:val="00B67971"/>
    <w:rsid w:val="00B72381"/>
    <w:rsid w:val="00B810E5"/>
    <w:rsid w:val="00B87FDF"/>
    <w:rsid w:val="00B95256"/>
    <w:rsid w:val="00BA5EF4"/>
    <w:rsid w:val="00BB281C"/>
    <w:rsid w:val="00BB51BC"/>
    <w:rsid w:val="00BC0E18"/>
    <w:rsid w:val="00BC35D1"/>
    <w:rsid w:val="00BC5434"/>
    <w:rsid w:val="00BC76B4"/>
    <w:rsid w:val="00BD0808"/>
    <w:rsid w:val="00BD3F32"/>
    <w:rsid w:val="00BD4A6F"/>
    <w:rsid w:val="00BD7E8B"/>
    <w:rsid w:val="00BE706C"/>
    <w:rsid w:val="00BF0588"/>
    <w:rsid w:val="00BF483F"/>
    <w:rsid w:val="00BF5E72"/>
    <w:rsid w:val="00C019A1"/>
    <w:rsid w:val="00C01B78"/>
    <w:rsid w:val="00C02EBD"/>
    <w:rsid w:val="00C03C9A"/>
    <w:rsid w:val="00C04731"/>
    <w:rsid w:val="00C06A3B"/>
    <w:rsid w:val="00C11BB7"/>
    <w:rsid w:val="00C13529"/>
    <w:rsid w:val="00C241B1"/>
    <w:rsid w:val="00C24495"/>
    <w:rsid w:val="00C310AF"/>
    <w:rsid w:val="00C31D10"/>
    <w:rsid w:val="00C32A47"/>
    <w:rsid w:val="00C34DA3"/>
    <w:rsid w:val="00C36EC9"/>
    <w:rsid w:val="00C37C06"/>
    <w:rsid w:val="00C436AE"/>
    <w:rsid w:val="00C45A6D"/>
    <w:rsid w:val="00C501ED"/>
    <w:rsid w:val="00C5453C"/>
    <w:rsid w:val="00C54E4A"/>
    <w:rsid w:val="00C55BD0"/>
    <w:rsid w:val="00C57248"/>
    <w:rsid w:val="00C622CD"/>
    <w:rsid w:val="00C705CD"/>
    <w:rsid w:val="00C73669"/>
    <w:rsid w:val="00C74C21"/>
    <w:rsid w:val="00C75003"/>
    <w:rsid w:val="00C7603B"/>
    <w:rsid w:val="00C776D8"/>
    <w:rsid w:val="00C8024A"/>
    <w:rsid w:val="00C80D83"/>
    <w:rsid w:val="00C83683"/>
    <w:rsid w:val="00C84F67"/>
    <w:rsid w:val="00C8605E"/>
    <w:rsid w:val="00C87F0E"/>
    <w:rsid w:val="00C94A61"/>
    <w:rsid w:val="00C95FAD"/>
    <w:rsid w:val="00CA0033"/>
    <w:rsid w:val="00CA20F8"/>
    <w:rsid w:val="00CA37DE"/>
    <w:rsid w:val="00CB0699"/>
    <w:rsid w:val="00CC11E2"/>
    <w:rsid w:val="00CC4D13"/>
    <w:rsid w:val="00CC774F"/>
    <w:rsid w:val="00CD0367"/>
    <w:rsid w:val="00CD085B"/>
    <w:rsid w:val="00CD2C02"/>
    <w:rsid w:val="00CD6045"/>
    <w:rsid w:val="00CD6DD3"/>
    <w:rsid w:val="00CE14B4"/>
    <w:rsid w:val="00CE6822"/>
    <w:rsid w:val="00CE6C54"/>
    <w:rsid w:val="00CE7479"/>
    <w:rsid w:val="00CE75F2"/>
    <w:rsid w:val="00CF4267"/>
    <w:rsid w:val="00D01EDC"/>
    <w:rsid w:val="00D02654"/>
    <w:rsid w:val="00D02C8B"/>
    <w:rsid w:val="00D061CF"/>
    <w:rsid w:val="00D11FE4"/>
    <w:rsid w:val="00D13FE5"/>
    <w:rsid w:val="00D1655D"/>
    <w:rsid w:val="00D23750"/>
    <w:rsid w:val="00D275DC"/>
    <w:rsid w:val="00D30D93"/>
    <w:rsid w:val="00D4513B"/>
    <w:rsid w:val="00D47AAD"/>
    <w:rsid w:val="00D504F8"/>
    <w:rsid w:val="00D51DCC"/>
    <w:rsid w:val="00D550CA"/>
    <w:rsid w:val="00D574BB"/>
    <w:rsid w:val="00D61A76"/>
    <w:rsid w:val="00D700E9"/>
    <w:rsid w:val="00D7038C"/>
    <w:rsid w:val="00D714F0"/>
    <w:rsid w:val="00D72EBA"/>
    <w:rsid w:val="00D85A0D"/>
    <w:rsid w:val="00D94E0C"/>
    <w:rsid w:val="00D95A40"/>
    <w:rsid w:val="00D95CFE"/>
    <w:rsid w:val="00D967E5"/>
    <w:rsid w:val="00DA0E73"/>
    <w:rsid w:val="00DA243C"/>
    <w:rsid w:val="00DA2E33"/>
    <w:rsid w:val="00DB1CA2"/>
    <w:rsid w:val="00DB7AC0"/>
    <w:rsid w:val="00DC0D6A"/>
    <w:rsid w:val="00DC75B0"/>
    <w:rsid w:val="00DD6E94"/>
    <w:rsid w:val="00DE3BA7"/>
    <w:rsid w:val="00DE3CBA"/>
    <w:rsid w:val="00DE739C"/>
    <w:rsid w:val="00DF2806"/>
    <w:rsid w:val="00DF7F7B"/>
    <w:rsid w:val="00E00D4A"/>
    <w:rsid w:val="00E06DFA"/>
    <w:rsid w:val="00E222FE"/>
    <w:rsid w:val="00E237F2"/>
    <w:rsid w:val="00E26B2D"/>
    <w:rsid w:val="00E3316E"/>
    <w:rsid w:val="00E355BC"/>
    <w:rsid w:val="00E40561"/>
    <w:rsid w:val="00E42826"/>
    <w:rsid w:val="00E54D2D"/>
    <w:rsid w:val="00E57BCE"/>
    <w:rsid w:val="00E57E9B"/>
    <w:rsid w:val="00E65C20"/>
    <w:rsid w:val="00E663D4"/>
    <w:rsid w:val="00E6700D"/>
    <w:rsid w:val="00E6727B"/>
    <w:rsid w:val="00E744B1"/>
    <w:rsid w:val="00E87252"/>
    <w:rsid w:val="00E916BA"/>
    <w:rsid w:val="00E925D3"/>
    <w:rsid w:val="00E960EE"/>
    <w:rsid w:val="00E96983"/>
    <w:rsid w:val="00EA0AA9"/>
    <w:rsid w:val="00EA455A"/>
    <w:rsid w:val="00EA5479"/>
    <w:rsid w:val="00EA60AD"/>
    <w:rsid w:val="00EB2F51"/>
    <w:rsid w:val="00EB46B4"/>
    <w:rsid w:val="00EB5901"/>
    <w:rsid w:val="00EC26C7"/>
    <w:rsid w:val="00EC62DF"/>
    <w:rsid w:val="00ED1E0C"/>
    <w:rsid w:val="00EF55BA"/>
    <w:rsid w:val="00EF59B1"/>
    <w:rsid w:val="00F03081"/>
    <w:rsid w:val="00F05B9C"/>
    <w:rsid w:val="00F06D47"/>
    <w:rsid w:val="00F10C21"/>
    <w:rsid w:val="00F12226"/>
    <w:rsid w:val="00F12D2B"/>
    <w:rsid w:val="00F15216"/>
    <w:rsid w:val="00F2106E"/>
    <w:rsid w:val="00F23466"/>
    <w:rsid w:val="00F27B88"/>
    <w:rsid w:val="00F34E5B"/>
    <w:rsid w:val="00F35164"/>
    <w:rsid w:val="00F44BD4"/>
    <w:rsid w:val="00F50324"/>
    <w:rsid w:val="00F51354"/>
    <w:rsid w:val="00F53315"/>
    <w:rsid w:val="00F54F41"/>
    <w:rsid w:val="00F56904"/>
    <w:rsid w:val="00F56DF2"/>
    <w:rsid w:val="00F64E4A"/>
    <w:rsid w:val="00F70629"/>
    <w:rsid w:val="00F85F75"/>
    <w:rsid w:val="00F956E9"/>
    <w:rsid w:val="00FA1A1D"/>
    <w:rsid w:val="00FA2765"/>
    <w:rsid w:val="00FA3C99"/>
    <w:rsid w:val="00FA7781"/>
    <w:rsid w:val="00FB5E67"/>
    <w:rsid w:val="00FC0627"/>
    <w:rsid w:val="00FC0D24"/>
    <w:rsid w:val="00FC1E12"/>
    <w:rsid w:val="00FD071C"/>
    <w:rsid w:val="00FD44E4"/>
    <w:rsid w:val="00FD5760"/>
    <w:rsid w:val="00FE3DE1"/>
    <w:rsid w:val="00FE604E"/>
    <w:rsid w:val="00FE66C6"/>
    <w:rsid w:val="00FF021F"/>
    <w:rsid w:val="00FF2EE9"/>
    <w:rsid w:val="00FF3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List Number 5"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semiHidden="0" w:uiPriority="62" w:unhideWhenUsed="0"/>
    <w:lsdException w:name="No Spacing" w:semiHidden="0" w:uiPriority="63" w:unhideWhenUsed="0"/>
    <w:lsdException w:name="Light Shading" w:semiHidden="0" w:uiPriority="64" w:unhideWhenUsed="0"/>
    <w:lsdException w:name="Light List" w:semiHidden="0" w:uiPriority="65" w:unhideWhenUsed="0"/>
    <w:lsdException w:name="Light Grid" w:unhideWhenUsed="0"/>
    <w:lsdException w:name="Medium Shading 1" w:semiHidden="0" w:uiPriority="34" w:unhideWhenUsed="0" w:qFormat="1"/>
    <w:lsdException w:name="Medium Shading 2" w:semiHidden="0" w:uiPriority="29" w:unhideWhenUsed="0" w:qFormat="1"/>
    <w:lsdException w:name="Medium List 1" w:semiHidden="0" w:uiPriority="30"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34" w:unhideWhenUsed="0" w:qFormat="1"/>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semiHidden="0" w:uiPriority="66" w:unhideWhenUsed="0"/>
    <w:lsdException w:name="List Paragraph" w:semiHidden="0" w:uiPriority="34" w:unhideWhenUsed="0" w:qFormat="1"/>
    <w:lsdException w:name="Quote" w:semiHidden="0" w:uiPriority="68" w:unhideWhenUsed="0"/>
    <w:lsdException w:name="Intense Quote" w:semiHidden="0" w:uiPriority="69" w:unhideWhenUsed="0"/>
    <w:lsdException w:name="Medium List 2 Accent 1" w:semiHidden="0" w:uiPriority="70" w:unhideWhenUsed="0"/>
    <w:lsdException w:name="Medium Grid 1 Accent 1" w:semiHidden="0" w:uiPriority="71" w:unhideWhenUsed="0"/>
    <w:lsdException w:name="Medium Grid 2 Accent 1" w:semiHidden="0" w:uiPriority="72" w:unhideWhenUsed="0"/>
    <w:lsdException w:name="Medium Grid 3 Accent 1" w:semiHidden="0" w:uiPriority="73" w:unhideWhenUsed="0"/>
    <w:lsdException w:name="Dark List Accent 1" w:semiHidden="0" w:uiPriority="60" w:unhideWhenUsed="0"/>
    <w:lsdException w:name="Colorful Shading Accent 1" w:semiHidden="0" w:uiPriority="61" w:unhideWhenUsed="0"/>
    <w:lsdException w:name="Colorful List Accent 1" w:semiHidden="0" w:uiPriority="62" w:unhideWhenUsed="0"/>
    <w:lsdException w:name="Colorful Grid Accent 1" w:semiHidden="0" w:uiPriority="63" w:unhideWhenUsed="0"/>
    <w:lsdException w:name="Light Shading Accent 2" w:semiHidden="0" w:uiPriority="64" w:unhideWhenUsed="0"/>
    <w:lsdException w:name="Light List Accent 2" w:semiHidden="0" w:uiPriority="65" w:unhideWhenUsed="0"/>
    <w:lsdException w:name="Light Grid Accent 2" w:semiHidden="0" w:uiPriority="66" w:unhideWhenUsed="0"/>
    <w:lsdException w:name="Medium Shading 1 Accent 2" w:semiHidden="0" w:uiPriority="67" w:unhideWhenUsed="0"/>
    <w:lsdException w:name="Medium Shading 2 Accent 2" w:semiHidden="0" w:uiPriority="68" w:unhideWhenUsed="0"/>
    <w:lsdException w:name="Medium List 1 Accent 2" w:semiHidden="0" w:uiPriority="69" w:unhideWhenUsed="0"/>
    <w:lsdException w:name="Medium List 2 Accent 2" w:semiHidden="0" w:uiPriority="70" w:unhideWhenUsed="0"/>
    <w:lsdException w:name="Medium Grid 1 Accent 2" w:semiHidden="0" w:uiPriority="71" w:unhideWhenUsed="0"/>
    <w:lsdException w:name="Medium Grid 2 Accent 2" w:semiHidden="0" w:uiPriority="72" w:unhideWhenUsed="0"/>
    <w:lsdException w:name="Medium Grid 3 Accent 2" w:semiHidden="0" w:uiPriority="73" w:unhideWhenUsed="0"/>
    <w:lsdException w:name="Dark List Accent 2" w:semiHidden="0" w:uiPriority="60" w:unhideWhenUsed="0"/>
    <w:lsdException w:name="Colorful Shading Accent 2" w:semiHidden="0" w:uiPriority="61" w:unhideWhenUsed="0"/>
    <w:lsdException w:name="Colorful List Accent 2" w:semiHidden="0" w:uiPriority="62" w:unhideWhenUsed="0"/>
    <w:lsdException w:name="Colorful Grid Accent 2" w:semiHidden="0" w:uiPriority="63" w:unhideWhenUsed="0"/>
    <w:lsdException w:name="Light Shading Accent 3" w:semiHidden="0" w:uiPriority="64" w:unhideWhenUsed="0"/>
    <w:lsdException w:name="Light List Accent 3" w:semiHidden="0" w:uiPriority="65" w:unhideWhenUsed="0"/>
    <w:lsdException w:name="Light Grid Accent 3" w:semiHidden="0" w:uiPriority="66" w:unhideWhenUsed="0"/>
    <w:lsdException w:name="Medium Shading 1 Accent 3" w:semiHidden="0" w:uiPriority="67" w:unhideWhenUsed="0"/>
    <w:lsdException w:name="Medium Shading 2 Accent 3" w:semiHidden="0" w:uiPriority="68" w:unhideWhenUsed="0"/>
    <w:lsdException w:name="Medium List 1 Accent 3" w:semiHidden="0" w:uiPriority="69" w:unhideWhenUsed="0"/>
    <w:lsdException w:name="Medium List 2 Accent 3" w:semiHidden="0" w:uiPriority="70" w:unhideWhenUsed="0"/>
    <w:lsdException w:name="Medium Grid 1 Accent 3" w:semiHidden="0" w:uiPriority="71" w:unhideWhenUsed="0"/>
    <w:lsdException w:name="Medium Grid 2 Accent 3" w:semiHidden="0" w:uiPriority="72" w:unhideWhenUsed="0"/>
    <w:lsdException w:name="Medium Grid 3 Accent 3" w:semiHidden="0" w:uiPriority="73" w:unhideWhenUsed="0"/>
    <w:lsdException w:name="Dark List Accent 3" w:semiHidden="0" w:uiPriority="60" w:unhideWhenUsed="0"/>
    <w:lsdException w:name="Colorful Shading Accent 3" w:semiHidden="0" w:uiPriority="61" w:unhideWhenUsed="0"/>
    <w:lsdException w:name="Colorful List Accent 3" w:semiHidden="0" w:uiPriority="62" w:unhideWhenUsed="0"/>
    <w:lsdException w:name="Colorful Grid Accent 3" w:semiHidden="0" w:uiPriority="63" w:unhideWhenUsed="0"/>
    <w:lsdException w:name="Light Shading Accent 4" w:semiHidden="0" w:uiPriority="64" w:unhideWhenUsed="0"/>
    <w:lsdException w:name="Light List Accent 4" w:semiHidden="0" w:uiPriority="65" w:unhideWhenUsed="0"/>
    <w:lsdException w:name="Light Grid Accent 4" w:semiHidden="0" w:uiPriority="66" w:unhideWhenUsed="0"/>
    <w:lsdException w:name="Medium Shading 1 Accent 4" w:semiHidden="0" w:uiPriority="67" w:unhideWhenUsed="0"/>
    <w:lsdException w:name="Medium Shading 2 Accent 4" w:semiHidden="0" w:uiPriority="68" w:unhideWhenUsed="0"/>
    <w:lsdException w:name="Medium List 1 Accent 4" w:semiHidden="0" w:uiPriority="69" w:unhideWhenUsed="0"/>
    <w:lsdException w:name="Medium List 2 Accent 4" w:semiHidden="0" w:uiPriority="70" w:unhideWhenUsed="0"/>
    <w:lsdException w:name="Medium Grid 1 Accent 4" w:semiHidden="0" w:uiPriority="71" w:unhideWhenUsed="0"/>
    <w:lsdException w:name="Medium Grid 2 Accent 4" w:semiHidden="0" w:uiPriority="72" w:unhideWhenUsed="0"/>
    <w:lsdException w:name="Medium Grid 3 Accent 4" w:semiHidden="0" w:uiPriority="73" w:unhideWhenUsed="0"/>
    <w:lsdException w:name="Dark List Accent 4" w:semiHidden="0" w:uiPriority="60" w:unhideWhenUsed="0"/>
    <w:lsdException w:name="Colorful Shading Accent 4" w:semiHidden="0" w:uiPriority="61" w:unhideWhenUsed="0"/>
    <w:lsdException w:name="Colorful List Accent 4" w:semiHidden="0" w:uiPriority="62" w:unhideWhenUsed="0"/>
    <w:lsdException w:name="Colorful Grid Accent 4" w:semiHidden="0" w:uiPriority="63" w:unhideWhenUsed="0"/>
    <w:lsdException w:name="Light Shading Accent 5" w:semiHidden="0" w:uiPriority="64" w:unhideWhenUsed="0"/>
    <w:lsdException w:name="Light List Accent 5" w:semiHidden="0" w:uiPriority="65" w:unhideWhenUsed="0"/>
    <w:lsdException w:name="Light Grid Accent 5" w:semiHidden="0" w:uiPriority="66" w:unhideWhenUsed="0"/>
    <w:lsdException w:name="Medium Shading 1 Accent 5" w:semiHidden="0" w:uiPriority="67" w:unhideWhenUsed="0"/>
    <w:lsdException w:name="Medium Shading 2 Accent 5" w:semiHidden="0" w:uiPriority="68" w:unhideWhenUsed="0"/>
    <w:lsdException w:name="Medium List 1 Accent 5" w:semiHidden="0" w:uiPriority="69" w:unhideWhenUsed="0"/>
    <w:lsdException w:name="Medium List 2 Accent 5" w:semiHidden="0" w:uiPriority="70" w:unhideWhenUsed="0"/>
    <w:lsdException w:name="Medium Grid 1 Accent 5" w:semiHidden="0" w:uiPriority="71" w:unhideWhenUsed="0"/>
    <w:lsdException w:name="Medium Grid 2 Accent 5" w:semiHidden="0" w:uiPriority="72" w:unhideWhenUsed="0"/>
    <w:lsdException w:name="Medium Grid 3 Accent 5" w:semiHidden="0" w:uiPriority="73" w:unhideWhenUsed="0"/>
    <w:lsdException w:name="Dark List Accent 5" w:semiHidden="0" w:uiPriority="19" w:unhideWhenUsed="0" w:qFormat="1"/>
    <w:lsdException w:name="Colorful Shading Accent 5" w:semiHidden="0" w:uiPriority="21" w:unhideWhenUsed="0" w:qFormat="1"/>
    <w:lsdException w:name="Colorful List Accent 5" w:semiHidden="0" w:uiPriority="31" w:unhideWhenUsed="0" w:qFormat="1"/>
    <w:lsdException w:name="Colorful Grid Accent 5" w:semiHidden="0" w:uiPriority="32" w:unhideWhenUsed="0" w:qFormat="1"/>
    <w:lsdException w:name="Light Shading Accent 6" w:semiHidden="0" w:uiPriority="33" w:unhideWhenUsed="0" w:qFormat="1"/>
    <w:lsdException w:name="Light List Accent 6" w:uiPriority="37"/>
    <w:lsdException w:name="Light Grid Accent 6" w:uiPriority="39" w:qFormat="1"/>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EC6A57"/>
    <w:pPr>
      <w:keepNext/>
      <w:numPr>
        <w:numId w:val="1"/>
      </w:numPr>
      <w:spacing w:before="120" w:after="60"/>
      <w:outlineLvl w:val="0"/>
    </w:pPr>
    <w:rPr>
      <w:b/>
      <w:kern w:val="32"/>
    </w:rPr>
  </w:style>
  <w:style w:type="paragraph" w:styleId="Heading2">
    <w:name w:val="heading 2"/>
    <w:basedOn w:val="Normal"/>
    <w:next w:val="nobreak"/>
    <w:link w:val="Heading2Char"/>
    <w:uiPriority w:val="9"/>
    <w:qFormat/>
    <w:rsid w:val="00EC6A57"/>
    <w:pPr>
      <w:keepNext/>
      <w:numPr>
        <w:ilvl w:val="1"/>
        <w:numId w:val="1"/>
      </w:numPr>
      <w:outlineLvl w:val="1"/>
    </w:pPr>
  </w:style>
  <w:style w:type="paragraph" w:styleId="Heading3">
    <w:name w:val="heading 3"/>
    <w:basedOn w:val="Normal"/>
    <w:next w:val="nobreak"/>
    <w:link w:val="Heading3Char"/>
    <w:uiPriority w:val="9"/>
    <w:qFormat/>
    <w:rsid w:val="00EC6A57"/>
    <w:pPr>
      <w:keepNext/>
      <w:numPr>
        <w:ilvl w:val="2"/>
        <w:numId w:val="1"/>
      </w:numPr>
      <w:outlineLvl w:val="2"/>
    </w:pPr>
    <w:rPr>
      <w:rFonts w:ascii="Helvetica" w:hAnsi="Helvetica"/>
    </w:rPr>
  </w:style>
  <w:style w:type="paragraph" w:styleId="Heading4">
    <w:name w:val="heading 4"/>
    <w:basedOn w:val="Normal"/>
    <w:next w:val="Normal"/>
    <w:link w:val="Heading4Char"/>
    <w:uiPriority w:val="9"/>
    <w:qFormat/>
    <w:rsid w:val="00EC6A57"/>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rsid w:val="00EC6A57"/>
    <w:pPr>
      <w:ind w:left="720"/>
    </w:pPr>
    <w:rPr>
      <w:rFonts w:ascii="Courier New" w:hAnsi="Courier New"/>
    </w:rPr>
  </w:style>
  <w:style w:type="paragraph" w:styleId="BodyText">
    <w:name w:val="Body Text"/>
    <w:basedOn w:val="Normal"/>
    <w:rsid w:val="00EC6A57"/>
    <w:pPr>
      <w:spacing w:after="120"/>
    </w:pPr>
  </w:style>
  <w:style w:type="paragraph" w:styleId="BodyTextIndent">
    <w:name w:val="Body Text Indent"/>
    <w:basedOn w:val="Normal"/>
    <w:rsid w:val="00EC6A57"/>
    <w:pPr>
      <w:spacing w:after="120"/>
      <w:ind w:left="360"/>
    </w:pPr>
  </w:style>
  <w:style w:type="paragraph" w:styleId="BodyText3">
    <w:name w:val="Body Text 3"/>
    <w:basedOn w:val="Normal"/>
    <w:rsid w:val="00EC6A57"/>
    <w:pPr>
      <w:spacing w:after="120"/>
    </w:pPr>
    <w:rPr>
      <w:sz w:val="16"/>
      <w:szCs w:val="16"/>
    </w:rPr>
  </w:style>
  <w:style w:type="paragraph" w:styleId="BodyTextFirstIndent">
    <w:name w:val="Body Text First Indent"/>
    <w:basedOn w:val="BodyText"/>
    <w:rsid w:val="00EC6A57"/>
    <w:pPr>
      <w:ind w:firstLine="210"/>
    </w:pPr>
  </w:style>
  <w:style w:type="paragraph" w:styleId="BodyTextFirstIndent2">
    <w:name w:val="Body Text First Indent 2"/>
    <w:basedOn w:val="BodyTextIndent"/>
    <w:rsid w:val="00EC6A57"/>
    <w:pPr>
      <w:ind w:firstLine="210"/>
    </w:pPr>
  </w:style>
  <w:style w:type="paragraph" w:styleId="BodyTextIndent2">
    <w:name w:val="Body Text Indent 2"/>
    <w:basedOn w:val="Normal"/>
    <w:rsid w:val="00EC6A57"/>
    <w:pPr>
      <w:spacing w:after="120" w:line="480" w:lineRule="auto"/>
      <w:ind w:left="360"/>
    </w:pPr>
  </w:style>
  <w:style w:type="paragraph" w:styleId="BodyTextIndent3">
    <w:name w:val="Body Text Indent 3"/>
    <w:basedOn w:val="Normal"/>
    <w:rsid w:val="00EC6A57"/>
    <w:pPr>
      <w:spacing w:after="120"/>
      <w:ind w:left="360"/>
    </w:pPr>
    <w:rPr>
      <w:sz w:val="16"/>
      <w:szCs w:val="16"/>
    </w:rPr>
  </w:style>
  <w:style w:type="paragraph" w:styleId="Closing">
    <w:name w:val="Closing"/>
    <w:basedOn w:val="Normal"/>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rsid w:val="00EC6A57"/>
  </w:style>
  <w:style w:type="paragraph" w:styleId="DocumentMap">
    <w:name w:val="Document Map"/>
    <w:basedOn w:val="Normal"/>
    <w:semiHidden/>
    <w:rsid w:val="00EC6A57"/>
    <w:pPr>
      <w:shd w:val="clear" w:color="auto" w:fill="000080"/>
    </w:pPr>
    <w:rPr>
      <w:rFonts w:ascii="Tahoma" w:hAnsi="Tahoma"/>
    </w:rPr>
  </w:style>
  <w:style w:type="paragraph" w:styleId="E-mailSignature">
    <w:name w:val="E-mail Signature"/>
    <w:basedOn w:val="Normal"/>
    <w:rsid w:val="00EC6A57"/>
  </w:style>
  <w:style w:type="paragraph" w:styleId="EndnoteText">
    <w:name w:val="endnote text"/>
    <w:basedOn w:val="Normal"/>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semiHidden/>
    <w:rsid w:val="00EC6A57"/>
  </w:style>
  <w:style w:type="paragraph" w:styleId="HTMLAddress">
    <w:name w:val="HTML Address"/>
    <w:basedOn w:val="Normal"/>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rsid w:val="00EC6A57"/>
  </w:style>
  <w:style w:type="paragraph" w:styleId="Salutation">
    <w:name w:val="Salutation"/>
    <w:basedOn w:val="Normal"/>
    <w:next w:val="Normal"/>
    <w:rsid w:val="00EC6A57"/>
  </w:style>
  <w:style w:type="paragraph" w:styleId="Signature">
    <w:name w:val="Signature"/>
    <w:basedOn w:val="Normal"/>
    <w:rsid w:val="00EC6A57"/>
    <w:pPr>
      <w:ind w:left="4320"/>
    </w:pPr>
  </w:style>
  <w:style w:type="paragraph" w:styleId="Subtitle">
    <w:name w:val="Subtitle"/>
    <w:basedOn w:val="Normal"/>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7F7C82"/>
    <w:rPr>
      <w:rFonts w:ascii="Arial" w:hAnsi="Arial"/>
      <w:b/>
      <w:kern w:val="32"/>
    </w:rPr>
  </w:style>
  <w:style w:type="character" w:customStyle="1" w:styleId="Heading2Char">
    <w:name w:val="Heading 2 Char"/>
    <w:basedOn w:val="DefaultParagraphFont"/>
    <w:link w:val="Heading2"/>
    <w:uiPriority w:val="9"/>
    <w:rsid w:val="007F7C82"/>
    <w:rPr>
      <w:rFonts w:ascii="Arial" w:hAnsi="Arial"/>
    </w:rPr>
  </w:style>
  <w:style w:type="character" w:customStyle="1" w:styleId="Heading3Char">
    <w:name w:val="Heading 3 Char"/>
    <w:basedOn w:val="DefaultParagraphFont"/>
    <w:link w:val="Heading3"/>
    <w:uiPriority w:val="9"/>
    <w:rsid w:val="007F7C82"/>
    <w:rPr>
      <w:rFonts w:ascii="Helvetica" w:hAnsi="Helvetica"/>
    </w:rPr>
  </w:style>
  <w:style w:type="character" w:customStyle="1" w:styleId="Heading4Char">
    <w:name w:val="Heading 4 Char"/>
    <w:basedOn w:val="DefaultParagraphFont"/>
    <w:link w:val="Heading4"/>
    <w:uiPriority w:val="9"/>
    <w:rsid w:val="007F7C82"/>
    <w:rPr>
      <w:b/>
      <w:sz w:val="28"/>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comments" Target="comments.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emf"/><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w3.org/TR/SOA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tools.ietf.org/html/rfc6453"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40F88-4A99-48EF-834A-5859C9D08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51</Pages>
  <Words>12982</Words>
  <Characters>74003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GGF Document Template</vt:lpstr>
    </vt:vector>
  </TitlesOfParts>
  <Manager/>
  <Company/>
  <LinksUpToDate>false</LinksUpToDate>
  <CharactersWithSpaces>86812</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subject/>
  <dc:creator>Inder Monga</dc:creator>
  <cp:keywords/>
  <dc:description/>
  <cp:lastModifiedBy>Guy</cp:lastModifiedBy>
  <cp:revision>152</cp:revision>
  <cp:lastPrinted>2010-06-19T02:03:00Z</cp:lastPrinted>
  <dcterms:created xsi:type="dcterms:W3CDTF">2011-07-18T05:25:00Z</dcterms:created>
  <dcterms:modified xsi:type="dcterms:W3CDTF">2012-10-07T10:44:00Z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